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F6064" w14:textId="6147C0F3" w:rsidR="00801217" w:rsidRPr="005012EF" w:rsidRDefault="00801217" w:rsidP="00801217">
      <w:pPr>
        <w:spacing w:line="240" w:lineRule="auto"/>
        <w:jc w:val="center"/>
        <w:rPr>
          <w:rFonts w:eastAsia="Calibri"/>
          <w:b/>
        </w:rPr>
      </w:pPr>
      <w:r w:rsidRPr="005012EF">
        <w:rPr>
          <w:rFonts w:eastAsia="Calibri"/>
          <w:b/>
        </w:rPr>
        <w:t>НАЦІОНАЛЬНИЙ ТЕХНІЧНИЙ УНІВЕРСИТЕТ УКРАЇНИ</w:t>
      </w:r>
    </w:p>
    <w:p w14:paraId="7331866F" w14:textId="77777777" w:rsidR="00801217" w:rsidRPr="005012EF" w:rsidRDefault="00801217" w:rsidP="00801217">
      <w:pPr>
        <w:spacing w:line="240" w:lineRule="auto"/>
        <w:jc w:val="center"/>
        <w:rPr>
          <w:rFonts w:eastAsia="Calibri"/>
          <w:b/>
        </w:rPr>
      </w:pPr>
      <w:r w:rsidRPr="005012EF">
        <w:rPr>
          <w:rFonts w:eastAsia="Calibri"/>
          <w:b/>
        </w:rPr>
        <w:t xml:space="preserve">«КИЇВСЬКИЙ ПОЛІТЕХНІЧНИЙ ІНСТИТУТ </w:t>
      </w:r>
    </w:p>
    <w:p w14:paraId="4DFF53AC" w14:textId="77777777" w:rsidR="00801217" w:rsidRPr="005012EF" w:rsidRDefault="00801217" w:rsidP="00801217">
      <w:pPr>
        <w:spacing w:line="240" w:lineRule="auto"/>
        <w:jc w:val="center"/>
        <w:rPr>
          <w:rFonts w:eastAsia="Calibri"/>
          <w:b/>
        </w:rPr>
      </w:pPr>
      <w:r w:rsidRPr="005012EF">
        <w:rPr>
          <w:rFonts w:eastAsia="Calibri"/>
          <w:b/>
        </w:rPr>
        <w:t>імені ІГОРЯ СІКОРСЬКОГО»</w:t>
      </w:r>
    </w:p>
    <w:p w14:paraId="5739D75B" w14:textId="77777777" w:rsidR="00801217" w:rsidRPr="005012EF" w:rsidRDefault="00801217" w:rsidP="00801217">
      <w:pPr>
        <w:spacing w:line="240" w:lineRule="auto"/>
        <w:jc w:val="center"/>
        <w:rPr>
          <w:rFonts w:eastAsia="Calibri"/>
        </w:rPr>
      </w:pPr>
    </w:p>
    <w:p w14:paraId="6107B126" w14:textId="77777777" w:rsidR="00801217" w:rsidRPr="005012EF" w:rsidRDefault="00801217" w:rsidP="00801217">
      <w:pPr>
        <w:spacing w:line="240" w:lineRule="auto"/>
        <w:jc w:val="center"/>
        <w:rPr>
          <w:rFonts w:eastAsia="Calibri"/>
          <w:u w:val="single"/>
        </w:rPr>
      </w:pPr>
      <w:r w:rsidRPr="005012EF">
        <w:rPr>
          <w:rFonts w:eastAsia="Calibri"/>
        </w:rPr>
        <w:t xml:space="preserve">Факультет </w:t>
      </w:r>
      <w:r w:rsidRPr="005012EF">
        <w:rPr>
          <w:rFonts w:eastAsia="Calibri"/>
          <w:u w:val="single"/>
        </w:rPr>
        <w:t>Інформатики та обчислювальної техніки</w:t>
      </w:r>
    </w:p>
    <w:p w14:paraId="7F23D8A4" w14:textId="77777777" w:rsidR="00801217" w:rsidRPr="005012EF" w:rsidRDefault="00801217" w:rsidP="00801217">
      <w:pPr>
        <w:spacing w:line="240" w:lineRule="auto"/>
        <w:jc w:val="center"/>
        <w:rPr>
          <w:rFonts w:eastAsia="Calibri"/>
        </w:rPr>
      </w:pPr>
      <w:r w:rsidRPr="005012EF">
        <w:rPr>
          <w:rFonts w:eastAsia="Calibri"/>
        </w:rPr>
        <w:t xml:space="preserve">Кафедра </w:t>
      </w:r>
      <w:r w:rsidRPr="005012EF">
        <w:rPr>
          <w:rFonts w:eastAsia="Calibri"/>
          <w:u w:val="single"/>
        </w:rPr>
        <w:t>Автоматики та управління в технічних системах</w:t>
      </w:r>
    </w:p>
    <w:p w14:paraId="1D3B039E" w14:textId="77777777" w:rsidR="00801217" w:rsidRPr="005012EF" w:rsidRDefault="00801217" w:rsidP="00801217">
      <w:pPr>
        <w:spacing w:line="240" w:lineRule="auto"/>
        <w:jc w:val="center"/>
        <w:rPr>
          <w:rFonts w:eastAsia="Calibri"/>
        </w:rPr>
      </w:pPr>
    </w:p>
    <w:p w14:paraId="7C067792" w14:textId="77777777" w:rsidR="00801217" w:rsidRPr="005012EF" w:rsidRDefault="00801217" w:rsidP="00801217">
      <w:pPr>
        <w:spacing w:line="240" w:lineRule="auto"/>
        <w:ind w:firstLine="5812"/>
        <w:rPr>
          <w:rFonts w:eastAsia="Calibri"/>
        </w:rPr>
      </w:pPr>
      <w:r w:rsidRPr="005012EF">
        <w:rPr>
          <w:rFonts w:eastAsia="Calibri"/>
        </w:rPr>
        <w:t>«До захисту допущено»</w:t>
      </w:r>
    </w:p>
    <w:p w14:paraId="1F261E91" w14:textId="77777777" w:rsidR="00801217" w:rsidRPr="005012EF" w:rsidRDefault="00801217" w:rsidP="00801217">
      <w:pPr>
        <w:spacing w:line="240" w:lineRule="auto"/>
        <w:ind w:firstLine="5812"/>
        <w:rPr>
          <w:rFonts w:eastAsia="Calibri"/>
        </w:rPr>
      </w:pPr>
      <w:r w:rsidRPr="005012EF">
        <w:rPr>
          <w:rFonts w:eastAsia="Calibri"/>
        </w:rPr>
        <w:t>Завідувач кафедрою</w:t>
      </w:r>
    </w:p>
    <w:p w14:paraId="146F6457" w14:textId="77777777" w:rsidR="00801217" w:rsidRPr="005012EF" w:rsidRDefault="00801217" w:rsidP="00801217">
      <w:pPr>
        <w:spacing w:line="240" w:lineRule="auto"/>
        <w:ind w:firstLine="5812"/>
        <w:rPr>
          <w:rFonts w:eastAsia="Calibri"/>
          <w:u w:val="single"/>
        </w:rPr>
      </w:pPr>
      <w:r w:rsidRPr="005012EF">
        <w:rPr>
          <w:rFonts w:eastAsia="Calibri"/>
        </w:rPr>
        <w:t xml:space="preserve">____________  </w:t>
      </w:r>
      <w:r w:rsidRPr="005012EF">
        <w:rPr>
          <w:rFonts w:eastAsia="Calibri"/>
          <w:u w:val="single"/>
        </w:rPr>
        <w:t xml:space="preserve">   </w:t>
      </w:r>
      <w:proofErr w:type="spellStart"/>
      <w:r w:rsidRPr="005012EF">
        <w:rPr>
          <w:rFonts w:eastAsia="Calibri"/>
          <w:u w:val="single"/>
        </w:rPr>
        <w:t>Ролік</w:t>
      </w:r>
      <w:proofErr w:type="spellEnd"/>
      <w:r w:rsidRPr="005012EF">
        <w:rPr>
          <w:rFonts w:eastAsia="Calibri"/>
          <w:u w:val="single"/>
        </w:rPr>
        <w:t xml:space="preserve"> О. І.    </w:t>
      </w:r>
    </w:p>
    <w:p w14:paraId="106911E9" w14:textId="77777777" w:rsidR="00801217" w:rsidRPr="005012EF" w:rsidRDefault="00801217" w:rsidP="00801217">
      <w:pPr>
        <w:spacing w:line="240" w:lineRule="auto"/>
        <w:ind w:firstLine="5812"/>
        <w:rPr>
          <w:rFonts w:eastAsia="Calibri"/>
          <w:vertAlign w:val="superscript"/>
        </w:rPr>
      </w:pPr>
      <w:r w:rsidRPr="005012EF">
        <w:rPr>
          <w:rFonts w:eastAsia="Calibri"/>
          <w:vertAlign w:val="superscript"/>
        </w:rPr>
        <w:t xml:space="preserve">             (підпис)             (ініціали, прізвище)</w:t>
      </w:r>
    </w:p>
    <w:p w14:paraId="29E0C2E1" w14:textId="77777777" w:rsidR="00801217" w:rsidRPr="005012EF" w:rsidRDefault="00801217" w:rsidP="00801217">
      <w:pPr>
        <w:spacing w:line="240" w:lineRule="auto"/>
        <w:ind w:firstLine="5812"/>
        <w:rPr>
          <w:rFonts w:eastAsia="Calibri"/>
        </w:rPr>
      </w:pPr>
      <w:r w:rsidRPr="005012EF">
        <w:rPr>
          <w:rFonts w:eastAsia="Calibri"/>
        </w:rPr>
        <w:t>«</w:t>
      </w:r>
      <w:r w:rsidRPr="005012EF">
        <w:rPr>
          <w:rFonts w:eastAsia="Calibri"/>
          <w:u w:val="single"/>
        </w:rPr>
        <w:t xml:space="preserve">    </w:t>
      </w:r>
      <w:r w:rsidRPr="005012EF">
        <w:rPr>
          <w:rFonts w:eastAsia="Calibri"/>
        </w:rPr>
        <w:t>»</w:t>
      </w:r>
      <w:r w:rsidRPr="005012EF">
        <w:rPr>
          <w:rFonts w:eastAsia="Calibri"/>
          <w:u w:val="single"/>
        </w:rPr>
        <w:t xml:space="preserve">                         </w:t>
      </w:r>
      <w:r w:rsidRPr="005012EF">
        <w:rPr>
          <w:rFonts w:eastAsia="Calibri"/>
        </w:rPr>
        <w:t xml:space="preserve"> 20</w:t>
      </w:r>
      <w:r w:rsidRPr="005012EF">
        <w:rPr>
          <w:rFonts w:eastAsia="Calibri"/>
          <w:u w:val="single"/>
        </w:rPr>
        <w:t>19</w:t>
      </w:r>
      <w:r w:rsidRPr="005012EF">
        <w:rPr>
          <w:rFonts w:eastAsia="Calibri"/>
        </w:rPr>
        <w:t xml:space="preserve"> р.</w:t>
      </w:r>
    </w:p>
    <w:p w14:paraId="2EA10429" w14:textId="77777777" w:rsidR="00801217" w:rsidRPr="005012EF" w:rsidRDefault="00801217" w:rsidP="00801217">
      <w:pPr>
        <w:spacing w:line="240" w:lineRule="auto"/>
        <w:jc w:val="center"/>
        <w:rPr>
          <w:rFonts w:eastAsia="Calibri"/>
        </w:rPr>
      </w:pPr>
    </w:p>
    <w:p w14:paraId="72296B3D" w14:textId="77777777" w:rsidR="00801217" w:rsidRPr="005012EF" w:rsidRDefault="00801217" w:rsidP="00801217">
      <w:pPr>
        <w:spacing w:line="240" w:lineRule="auto"/>
        <w:jc w:val="center"/>
        <w:rPr>
          <w:rFonts w:eastAsia="Calibri"/>
        </w:rPr>
      </w:pPr>
    </w:p>
    <w:p w14:paraId="3A03F4E7" w14:textId="77777777" w:rsidR="00801217" w:rsidRPr="005012EF" w:rsidRDefault="00801217" w:rsidP="00801217">
      <w:pPr>
        <w:spacing w:line="240" w:lineRule="auto"/>
        <w:jc w:val="center"/>
        <w:rPr>
          <w:rFonts w:eastAsia="Calibri"/>
          <w:b/>
          <w:sz w:val="40"/>
          <w:szCs w:val="40"/>
        </w:rPr>
      </w:pPr>
      <w:r w:rsidRPr="005012EF">
        <w:rPr>
          <w:rFonts w:eastAsia="Calibri"/>
          <w:b/>
          <w:sz w:val="40"/>
          <w:szCs w:val="40"/>
        </w:rPr>
        <w:t>Магістерська дисертація</w:t>
      </w:r>
    </w:p>
    <w:p w14:paraId="44D71191" w14:textId="77777777" w:rsidR="00801217" w:rsidRPr="005012EF" w:rsidRDefault="00801217" w:rsidP="00801217">
      <w:pPr>
        <w:spacing w:line="240" w:lineRule="auto"/>
        <w:jc w:val="center"/>
        <w:rPr>
          <w:rFonts w:eastAsia="Calibri"/>
        </w:rPr>
      </w:pPr>
      <w:r w:rsidRPr="005012EF">
        <w:rPr>
          <w:rFonts w:eastAsia="Calibri"/>
        </w:rPr>
        <w:t xml:space="preserve">                                                         </w:t>
      </w:r>
    </w:p>
    <w:p w14:paraId="09C9C4BE" w14:textId="77777777" w:rsidR="00801217" w:rsidRPr="005012EF" w:rsidRDefault="00801217" w:rsidP="00801217">
      <w:pPr>
        <w:rPr>
          <w:rFonts w:eastAsia="Calibri"/>
        </w:rPr>
      </w:pPr>
      <w:r w:rsidRPr="005012EF">
        <w:rPr>
          <w:rFonts w:eastAsia="Calibri"/>
          <w:noProof/>
          <w:lang w:eastAsia="ru-RU"/>
        </w:rPr>
        <mc:AlternateContent>
          <mc:Choice Requires="wps">
            <w:drawing>
              <wp:anchor distT="0" distB="0" distL="114300" distR="114300" simplePos="0" relativeHeight="251666432" behindDoc="0" locked="0" layoutInCell="1" allowOverlap="1" wp14:anchorId="1CC75EDC" wp14:editId="278ECE67">
                <wp:simplePos x="0" y="0"/>
                <wp:positionH relativeFrom="column">
                  <wp:posOffset>1224915</wp:posOffset>
                </wp:positionH>
                <wp:positionV relativeFrom="paragraph">
                  <wp:posOffset>207011</wp:posOffset>
                </wp:positionV>
                <wp:extent cx="4495800" cy="0"/>
                <wp:effectExtent l="0" t="0" r="19050" b="19050"/>
                <wp:wrapNone/>
                <wp:docPr id="8" name="Прямая соединительная линия 2"/>
                <wp:cNvGraphicFramePr/>
                <a:graphic xmlns:a="http://schemas.openxmlformats.org/drawingml/2006/main">
                  <a:graphicData uri="http://schemas.microsoft.com/office/word/2010/wordprocessingShape">
                    <wps:wsp>
                      <wps:cNvCnPr/>
                      <wps:spPr>
                        <a:xfrm>
                          <a:off x="0" y="0"/>
                          <a:ext cx="449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1275D" id="Прямая соединительная линия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16.3pt" to="450.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" strokecolor="black [3200]" strokeweight=".5pt">
                <v:stroke joinstyle="miter"/>
              </v:line>
            </w:pict>
          </mc:Fallback>
        </mc:AlternateContent>
      </w:r>
      <w:r w:rsidRPr="005012EF">
        <w:rPr>
          <w:rFonts w:eastAsia="Calibri"/>
        </w:rPr>
        <w:t>зі спеціальності 126 Інформаційні системи та технології</w:t>
      </w:r>
      <w:r w:rsidRPr="005012EF">
        <w:rPr>
          <w:rFonts w:eastAsia="Calibri"/>
          <w:u w:val="single"/>
        </w:rPr>
        <w:t xml:space="preserve">          </w:t>
      </w:r>
    </w:p>
    <w:p w14:paraId="1C8D5111" w14:textId="00CAAEC3" w:rsidR="00801217" w:rsidRPr="005012EF" w:rsidRDefault="00801217" w:rsidP="00801217">
      <w:pPr>
        <w:rPr>
          <w:rFonts w:eastAsia="Calibri"/>
          <w:u w:val="single"/>
        </w:rPr>
      </w:pPr>
      <w:r w:rsidRPr="005012EF">
        <w:rPr>
          <w:rFonts w:eastAsia="Calibri"/>
          <w:noProof/>
          <w:lang w:eastAsia="ru-RU"/>
        </w:rPr>
        <mc:AlternateContent>
          <mc:Choice Requires="wps">
            <w:drawing>
              <wp:anchor distT="0" distB="0" distL="114300" distR="114300" simplePos="0" relativeHeight="251667456" behindDoc="0" locked="0" layoutInCell="1" allowOverlap="1" wp14:anchorId="2C910CE7" wp14:editId="53A8B855">
                <wp:simplePos x="0" y="0"/>
                <wp:positionH relativeFrom="margin">
                  <wp:align>left</wp:align>
                </wp:positionH>
                <wp:positionV relativeFrom="paragraph">
                  <wp:posOffset>483374</wp:posOffset>
                </wp:positionV>
                <wp:extent cx="5733232" cy="15661"/>
                <wp:effectExtent l="0" t="0" r="20320" b="22860"/>
                <wp:wrapNone/>
                <wp:docPr id="12" name="Прямая соединительная линия 5"/>
                <wp:cNvGraphicFramePr/>
                <a:graphic xmlns:a="http://schemas.openxmlformats.org/drawingml/2006/main">
                  <a:graphicData uri="http://schemas.microsoft.com/office/word/2010/wordprocessingShape">
                    <wps:wsp>
                      <wps:cNvCnPr/>
                      <wps:spPr>
                        <a:xfrm flipV="1">
                          <a:off x="0" y="0"/>
                          <a:ext cx="5733232" cy="15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48F39" id="Прямая соединительная линия 5"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05pt" to="451.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" strokecolor="black [3200]" strokeweight=".5pt">
                <v:stroke joinstyle="miter"/>
                <w10:wrap anchorx="margin"/>
              </v:line>
            </w:pict>
          </mc:Fallback>
        </mc:AlternateContent>
      </w:r>
      <w:r w:rsidRPr="005012EF">
        <w:rPr>
          <w:rFonts w:eastAsia="Calibri"/>
          <w:noProof/>
          <w:lang w:eastAsia="ru-RU"/>
        </w:rPr>
        <mc:AlternateContent>
          <mc:Choice Requires="wps">
            <w:drawing>
              <wp:anchor distT="0" distB="0" distL="114300" distR="114300" simplePos="0" relativeHeight="251664384" behindDoc="0" locked="0" layoutInCell="1" allowOverlap="1" wp14:anchorId="0AB47A7C" wp14:editId="48CBA636">
                <wp:simplePos x="0" y="0"/>
                <wp:positionH relativeFrom="column">
                  <wp:posOffset>691515</wp:posOffset>
                </wp:positionH>
                <wp:positionV relativeFrom="paragraph">
                  <wp:posOffset>186055</wp:posOffset>
                </wp:positionV>
                <wp:extent cx="5029200" cy="9525"/>
                <wp:effectExtent l="0" t="0" r="19050" b="28575"/>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5029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AE55C" id="Прямая соединительная линия 6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5pt,14.65pt" to="450.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" strokecolor="black [3200]" strokeweight=".5pt">
                <v:stroke joinstyle="miter"/>
              </v:line>
            </w:pict>
          </mc:Fallback>
        </mc:AlternateContent>
      </w:r>
      <w:r w:rsidRPr="005012EF">
        <w:rPr>
          <w:rFonts w:eastAsia="Calibri"/>
        </w:rPr>
        <w:t>на тему:  «Програмно-апаратний комплекс автоматизації ведення домашнього господарства з використанням радіочастотної ідентифікації»</w:t>
      </w:r>
      <w:r w:rsidRPr="005012EF">
        <w:rPr>
          <w:rFonts w:eastAsia="Calibri"/>
          <w:lang w:eastAsia="ru-RU"/>
        </w:rPr>
        <w:t xml:space="preserve"> </w:t>
      </w:r>
    </w:p>
    <w:p w14:paraId="746BBACF" w14:textId="77777777" w:rsidR="00801217" w:rsidRPr="005012EF" w:rsidRDefault="00801217" w:rsidP="00801217">
      <w:pPr>
        <w:spacing w:line="240" w:lineRule="auto"/>
        <w:rPr>
          <w:rFonts w:eastAsia="Calibri"/>
          <w:u w:val="single"/>
        </w:rPr>
      </w:pPr>
    </w:p>
    <w:p w14:paraId="63EA9BE5"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68480" behindDoc="0" locked="0" layoutInCell="1" allowOverlap="1" wp14:anchorId="47B4442D" wp14:editId="69A85507">
                <wp:simplePos x="0" y="0"/>
                <wp:positionH relativeFrom="margin">
                  <wp:posOffset>2758217</wp:posOffset>
                </wp:positionH>
                <wp:positionV relativeFrom="paragraph">
                  <wp:posOffset>176884</wp:posOffset>
                </wp:positionV>
                <wp:extent cx="3000213" cy="0"/>
                <wp:effectExtent l="0" t="0" r="29210" b="19050"/>
                <wp:wrapNone/>
                <wp:docPr id="14" name="Прямая соединительная линия 7"/>
                <wp:cNvGraphicFramePr/>
                <a:graphic xmlns:a="http://schemas.openxmlformats.org/drawingml/2006/main">
                  <a:graphicData uri="http://schemas.microsoft.com/office/word/2010/wordprocessingShape">
                    <wps:wsp>
                      <wps:cNvCnPr/>
                      <wps:spPr>
                        <a:xfrm flipV="1">
                          <a:off x="0" y="0"/>
                          <a:ext cx="300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C456A" id="Прямая соединительная линия 7"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2pt,13.95pt" to="453.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" strokecolor="black [3200]" strokeweight=".5pt">
                <v:stroke joinstyle="miter"/>
                <w10:wrap anchorx="margin"/>
              </v:line>
            </w:pict>
          </mc:Fallback>
        </mc:AlternateContent>
      </w:r>
      <w:r w:rsidRPr="005012EF">
        <w:rPr>
          <w:rFonts w:eastAsia="Calibri"/>
        </w:rPr>
        <w:t xml:space="preserve">Виконав: студент </w:t>
      </w:r>
      <w:r w:rsidRPr="005012EF">
        <w:rPr>
          <w:rFonts w:eastAsia="Calibri"/>
          <w:u w:val="single"/>
        </w:rPr>
        <w:t>6-го</w:t>
      </w:r>
      <w:r w:rsidRPr="005012EF">
        <w:rPr>
          <w:rFonts w:eastAsia="Calibri"/>
        </w:rPr>
        <w:t xml:space="preserve"> курсу, групи    </w:t>
      </w:r>
      <w:r w:rsidRPr="005012EF">
        <w:rPr>
          <w:rFonts w:eastAsia="Calibri"/>
        </w:rPr>
        <w:tab/>
      </w:r>
      <w:r w:rsidRPr="005012EF">
        <w:rPr>
          <w:rFonts w:eastAsia="Calibri"/>
        </w:rPr>
        <w:tab/>
        <w:t>ІА-82мп</w:t>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(шифр групи)</w:t>
      </w:r>
    </w:p>
    <w:p w14:paraId="3A6B9468" w14:textId="1E28CE92"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65408" behindDoc="0" locked="0" layoutInCell="1" allowOverlap="1" wp14:anchorId="79D2CFD8" wp14:editId="277C9DA9">
                <wp:simplePos x="0" y="0"/>
                <wp:positionH relativeFrom="margin">
                  <wp:posOffset>0</wp:posOffset>
                </wp:positionH>
                <wp:positionV relativeFrom="paragraph">
                  <wp:posOffset>179928</wp:posOffset>
                </wp:positionV>
                <wp:extent cx="5754815" cy="0"/>
                <wp:effectExtent l="0" t="0" r="36830" b="19050"/>
                <wp:wrapNone/>
                <wp:docPr id="66" name="Прямая соединительная линия 66"/>
                <wp:cNvGraphicFramePr/>
                <a:graphic xmlns:a="http://schemas.openxmlformats.org/drawingml/2006/main">
                  <a:graphicData uri="http://schemas.microsoft.com/office/word/2010/wordprocessingShape">
                    <wps:wsp>
                      <wps:cNvCnPr/>
                      <wps:spPr>
                        <a:xfrm>
                          <a:off x="0" y="0"/>
                          <a:ext cx="5754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0CE57" id="Прямая соединительная линия 66"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53.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" strokecolor="black [3200]" strokeweight=".5pt">
                <v:stroke joinstyle="miter"/>
                <w10:wrap anchorx="margin"/>
              </v:line>
            </w:pict>
          </mc:Fallback>
        </mc:AlternateContent>
      </w:r>
      <w:r w:rsidRPr="005012EF">
        <w:rPr>
          <w:rFonts w:eastAsia="Calibri"/>
        </w:rPr>
        <w:tab/>
      </w:r>
      <w:r w:rsidRPr="005012EF">
        <w:rPr>
          <w:rFonts w:eastAsia="Calibri"/>
        </w:rPr>
        <w:tab/>
      </w:r>
      <w:r w:rsidRPr="005012EF">
        <w:rPr>
          <w:rFonts w:eastAsia="Calibri"/>
        </w:rPr>
        <w:tab/>
      </w:r>
      <w:proofErr w:type="spellStart"/>
      <w:r w:rsidRPr="005012EF">
        <w:rPr>
          <w:rFonts w:eastAsia="Calibri"/>
        </w:rPr>
        <w:t>Харабет</w:t>
      </w:r>
      <w:proofErr w:type="spellEnd"/>
      <w:r w:rsidRPr="005012EF">
        <w:rPr>
          <w:rFonts w:eastAsia="Calibri"/>
        </w:rPr>
        <w:t xml:space="preserve"> Родіон Ігорович</w:t>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u w:val="single"/>
        </w:rPr>
        <w:br/>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(прізвище, ім’я, по батькові)</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 xml:space="preserve"> (підпис)</w:t>
      </w:r>
    </w:p>
    <w:p w14:paraId="4C29290E"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69504" behindDoc="0" locked="0" layoutInCell="1" allowOverlap="1" wp14:anchorId="72B93089" wp14:editId="4587F74C">
                <wp:simplePos x="0" y="0"/>
                <wp:positionH relativeFrom="margin">
                  <wp:posOffset>1496810</wp:posOffset>
                </wp:positionH>
                <wp:positionV relativeFrom="paragraph">
                  <wp:posOffset>177849</wp:posOffset>
                </wp:positionV>
                <wp:extent cx="4236490" cy="0"/>
                <wp:effectExtent l="0" t="0" r="31115" b="19050"/>
                <wp:wrapNone/>
                <wp:docPr id="20" name="Прямая соединительная линия 9"/>
                <wp:cNvGraphicFramePr/>
                <a:graphic xmlns:a="http://schemas.openxmlformats.org/drawingml/2006/main">
                  <a:graphicData uri="http://schemas.microsoft.com/office/word/2010/wordprocessingShape">
                    <wps:wsp>
                      <wps:cNvCnPr/>
                      <wps:spPr>
                        <a:xfrm flipV="1">
                          <a:off x="0" y="0"/>
                          <a:ext cx="4236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42C94" id="Прямая соединительная линия 9"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85pt,14pt" to="451.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" strokecolor="black [3200]" strokeweight=".5pt">
                <v:stroke joinstyle="miter"/>
                <w10:wrap anchorx="margin"/>
              </v:line>
            </w:pict>
          </mc:Fallback>
        </mc:AlternateContent>
      </w:r>
      <w:r w:rsidRPr="005012EF">
        <w:rPr>
          <w:rFonts w:eastAsia="Calibri"/>
        </w:rPr>
        <w:t xml:space="preserve">Науковий керівник </w:t>
      </w:r>
      <w:r w:rsidRPr="005012EF">
        <w:rPr>
          <w:rFonts w:eastAsia="Calibri"/>
        </w:rPr>
        <w:tab/>
      </w:r>
      <w:proofErr w:type="spellStart"/>
      <w:r w:rsidRPr="005012EF">
        <w:rPr>
          <w:rFonts w:eastAsia="Calibri"/>
        </w:rPr>
        <w:t>к.т.н</w:t>
      </w:r>
      <w:proofErr w:type="spellEnd"/>
      <w:r w:rsidRPr="005012EF">
        <w:rPr>
          <w:rFonts w:eastAsia="Calibri"/>
        </w:rPr>
        <w:t>, доцент каф. АУТС, Писаренко А. В.</w:t>
      </w:r>
      <w:r w:rsidRPr="005012EF">
        <w:rPr>
          <w:rFonts w:eastAsia="Calibri"/>
          <w:u w:val="single"/>
        </w:rPr>
        <w:tab/>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(посада, науковий ступінь, вчене звання, прізвище та ініціали)</w:t>
      </w:r>
      <w:r w:rsidRPr="005012EF">
        <w:rPr>
          <w:rFonts w:eastAsia="Calibri"/>
          <w:vertAlign w:val="superscript"/>
        </w:rPr>
        <w:tab/>
        <w:t xml:space="preserve"> (підпис)</w:t>
      </w:r>
    </w:p>
    <w:p w14:paraId="6218DEAB"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70528" behindDoc="0" locked="0" layoutInCell="1" allowOverlap="1" wp14:anchorId="0C26FE72" wp14:editId="4EFC1B1A">
                <wp:simplePos x="0" y="0"/>
                <wp:positionH relativeFrom="margin">
                  <wp:posOffset>992110</wp:posOffset>
                </wp:positionH>
                <wp:positionV relativeFrom="paragraph">
                  <wp:posOffset>178608</wp:posOffset>
                </wp:positionV>
                <wp:extent cx="4740786" cy="5938"/>
                <wp:effectExtent l="0" t="0" r="22225" b="32385"/>
                <wp:wrapNone/>
                <wp:docPr id="25" name="Прямая соединительная линия 23"/>
                <wp:cNvGraphicFramePr/>
                <a:graphic xmlns:a="http://schemas.openxmlformats.org/drawingml/2006/main">
                  <a:graphicData uri="http://schemas.microsoft.com/office/word/2010/wordprocessingShape">
                    <wps:wsp>
                      <wps:cNvCnPr/>
                      <wps:spPr>
                        <a:xfrm flipV="1">
                          <a:off x="0" y="0"/>
                          <a:ext cx="474078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F0FA6" id="Прямая соединительная линия 23"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1pt,14.05pt" to="451.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" strokecolor="black [3200]" strokeweight=".5pt">
                <v:stroke joinstyle="miter"/>
                <w10:wrap anchorx="margin"/>
              </v:line>
            </w:pict>
          </mc:Fallback>
        </mc:AlternateContent>
      </w:r>
      <w:r w:rsidRPr="005012EF">
        <w:rPr>
          <w:rFonts w:eastAsia="Calibri"/>
        </w:rPr>
        <w:t xml:space="preserve">Консультант </w:t>
      </w:r>
      <w:r w:rsidRPr="005012EF">
        <w:rPr>
          <w:rFonts w:eastAsia="Calibri"/>
        </w:rPr>
        <w:tab/>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(посада, науковий ступінь, вчене звання, прізвище та ініціали)</w:t>
      </w:r>
      <w:r w:rsidRPr="005012EF">
        <w:rPr>
          <w:rFonts w:eastAsia="Calibri"/>
          <w:vertAlign w:val="superscript"/>
        </w:rPr>
        <w:tab/>
        <w:t xml:space="preserve"> (підпис)</w:t>
      </w:r>
    </w:p>
    <w:p w14:paraId="6F232521"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71552" behindDoc="0" locked="0" layoutInCell="1" allowOverlap="1" wp14:anchorId="38A89D6C" wp14:editId="37ABFE12">
                <wp:simplePos x="0" y="0"/>
                <wp:positionH relativeFrom="margin">
                  <wp:posOffset>790230</wp:posOffset>
                </wp:positionH>
                <wp:positionV relativeFrom="paragraph">
                  <wp:posOffset>179367</wp:posOffset>
                </wp:positionV>
                <wp:extent cx="4942666" cy="5938"/>
                <wp:effectExtent l="0" t="0" r="29845" b="32385"/>
                <wp:wrapNone/>
                <wp:docPr id="32" name="Прямая соединительная линия 25"/>
                <wp:cNvGraphicFramePr/>
                <a:graphic xmlns:a="http://schemas.openxmlformats.org/drawingml/2006/main">
                  <a:graphicData uri="http://schemas.microsoft.com/office/word/2010/wordprocessingShape">
                    <wps:wsp>
                      <wps:cNvCnPr/>
                      <wps:spPr>
                        <a:xfrm flipV="1">
                          <a:off x="0" y="0"/>
                          <a:ext cx="494266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E1228" id="Прямая соединительная линия 25"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2pt,14.1pt" to="45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" strokecolor="black [3200]" strokeweight=".5pt">
                <v:stroke joinstyle="miter"/>
                <w10:wrap anchorx="margin"/>
              </v:line>
            </w:pict>
          </mc:Fallback>
        </mc:AlternateContent>
      </w:r>
      <w:r w:rsidRPr="005012EF">
        <w:rPr>
          <w:rFonts w:eastAsia="Calibri"/>
        </w:rPr>
        <w:t>Рецензент</w:t>
      </w:r>
      <w:r w:rsidRPr="005012EF">
        <w:rPr>
          <w:rFonts w:eastAsia="Calibri"/>
        </w:rPr>
        <w:tab/>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(посада, науковий ступінь, вчене звання, прізвище та ініціали)</w:t>
      </w:r>
      <w:r w:rsidRPr="005012EF">
        <w:rPr>
          <w:rFonts w:eastAsia="Calibri"/>
          <w:vertAlign w:val="superscript"/>
        </w:rPr>
        <w:tab/>
        <w:t xml:space="preserve"> (підпис)</w:t>
      </w:r>
    </w:p>
    <w:p w14:paraId="3254491E" w14:textId="77777777" w:rsidR="00801217" w:rsidRPr="005012EF" w:rsidRDefault="00801217" w:rsidP="00801217">
      <w:pPr>
        <w:spacing w:line="240" w:lineRule="auto"/>
        <w:rPr>
          <w:rFonts w:eastAsia="Calibri"/>
        </w:rPr>
      </w:pPr>
    </w:p>
    <w:p w14:paraId="6685CD8D" w14:textId="77777777" w:rsidR="00801217" w:rsidRPr="005012EF" w:rsidRDefault="00801217" w:rsidP="00801217">
      <w:pPr>
        <w:spacing w:line="240" w:lineRule="auto"/>
        <w:rPr>
          <w:rFonts w:eastAsia="Calibri"/>
        </w:rPr>
      </w:pPr>
    </w:p>
    <w:p w14:paraId="362B8944" w14:textId="77777777" w:rsidR="00801217" w:rsidRPr="005012EF" w:rsidRDefault="00801217" w:rsidP="00801217">
      <w:pPr>
        <w:spacing w:line="240" w:lineRule="auto"/>
        <w:ind w:left="4820"/>
        <w:rPr>
          <w:rFonts w:eastAsia="Calibri"/>
        </w:rPr>
      </w:pPr>
      <w:r w:rsidRPr="005012EF">
        <w:rPr>
          <w:rFonts w:eastAsia="Calibri"/>
        </w:rPr>
        <w:t>Засвідчую, що у цій дипломній роботі немає запозичень з праць інших авторів без відповідних посилань.</w:t>
      </w:r>
    </w:p>
    <w:p w14:paraId="3F3DD6E3" w14:textId="77777777" w:rsidR="00801217" w:rsidRPr="005012EF" w:rsidRDefault="00801217" w:rsidP="00801217">
      <w:pPr>
        <w:spacing w:line="240" w:lineRule="auto"/>
        <w:ind w:left="4820"/>
        <w:rPr>
          <w:rFonts w:eastAsia="Calibri"/>
        </w:rPr>
      </w:pPr>
      <w:r w:rsidRPr="005012EF">
        <w:rPr>
          <w:rFonts w:eastAsia="Calibri"/>
        </w:rPr>
        <w:t>Студент ____________</w:t>
      </w:r>
      <w:r w:rsidRPr="005012EF">
        <w:rPr>
          <w:rFonts w:eastAsia="Calibri"/>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t>(підпис)</w:t>
      </w:r>
    </w:p>
    <w:p w14:paraId="42698C7F" w14:textId="77777777" w:rsidR="00801217" w:rsidRPr="005012EF" w:rsidRDefault="00801217" w:rsidP="00801217">
      <w:pPr>
        <w:spacing w:line="240" w:lineRule="auto"/>
        <w:jc w:val="center"/>
        <w:rPr>
          <w:rFonts w:eastAsia="Calibri"/>
        </w:rPr>
      </w:pPr>
    </w:p>
    <w:p w14:paraId="663FA94B" w14:textId="77777777" w:rsidR="00801217" w:rsidRPr="005012EF" w:rsidRDefault="00801217" w:rsidP="00801217">
      <w:pPr>
        <w:spacing w:line="240" w:lineRule="auto"/>
        <w:jc w:val="center"/>
        <w:rPr>
          <w:rFonts w:eastAsia="Calibri"/>
        </w:rPr>
      </w:pPr>
    </w:p>
    <w:p w14:paraId="334E9530" w14:textId="77777777" w:rsidR="00801217" w:rsidRPr="005012EF" w:rsidRDefault="00801217" w:rsidP="00801217">
      <w:pPr>
        <w:spacing w:line="240" w:lineRule="auto"/>
        <w:jc w:val="center"/>
        <w:rPr>
          <w:rFonts w:eastAsia="Calibri"/>
        </w:rPr>
      </w:pPr>
    </w:p>
    <w:p w14:paraId="68BE1E56" w14:textId="77777777" w:rsidR="00801217" w:rsidRPr="005012EF" w:rsidRDefault="00801217" w:rsidP="00801217">
      <w:pPr>
        <w:tabs>
          <w:tab w:val="center" w:pos="4677"/>
          <w:tab w:val="left" w:pos="8496"/>
        </w:tabs>
        <w:spacing w:line="240" w:lineRule="auto"/>
        <w:jc w:val="center"/>
        <w:rPr>
          <w:rFonts w:eastAsia="Calibri"/>
        </w:rPr>
        <w:sectPr w:rsidR="00801217" w:rsidRPr="005012EF" w:rsidSect="00801217">
          <w:headerReference w:type="default" r:id="rId8"/>
          <w:footerReference w:type="default" r:id="rId9"/>
          <w:footerReference w:type="first" r:id="rId10"/>
          <w:pgSz w:w="11906" w:h="16838" w:code="9"/>
          <w:pgMar w:top="1134" w:right="851" w:bottom="1134" w:left="1134" w:header="709" w:footer="709" w:gutter="0"/>
          <w:pgNumType w:start="0"/>
          <w:cols w:space="708"/>
          <w:titlePg/>
          <w:docGrid w:linePitch="381"/>
        </w:sectPr>
      </w:pPr>
      <w:r w:rsidRPr="005012EF">
        <w:rPr>
          <w:rFonts w:eastAsia="Calibri"/>
        </w:rPr>
        <w:t>Київ – 2019 року</w:t>
      </w:r>
    </w:p>
    <w:p w14:paraId="609EC985" w14:textId="77777777" w:rsidR="00801217" w:rsidRPr="005012EF" w:rsidRDefault="00801217" w:rsidP="00801217">
      <w:pPr>
        <w:spacing w:line="240" w:lineRule="auto"/>
        <w:jc w:val="center"/>
        <w:rPr>
          <w:rFonts w:eastAsia="Calibri"/>
          <w:b/>
        </w:rPr>
      </w:pPr>
      <w:r w:rsidRPr="005012EF">
        <w:rPr>
          <w:rFonts w:eastAsia="Calibri"/>
          <w:b/>
        </w:rPr>
        <w:lastRenderedPageBreak/>
        <w:t>Національний технічний університет України</w:t>
      </w:r>
    </w:p>
    <w:p w14:paraId="46A5CBF5" w14:textId="77777777" w:rsidR="00801217" w:rsidRPr="005012EF" w:rsidRDefault="00801217" w:rsidP="00801217">
      <w:pPr>
        <w:spacing w:line="240" w:lineRule="auto"/>
        <w:jc w:val="center"/>
        <w:rPr>
          <w:rFonts w:eastAsia="Calibri"/>
          <w:b/>
        </w:rPr>
      </w:pPr>
      <w:r w:rsidRPr="005012EF">
        <w:rPr>
          <w:rFonts w:eastAsia="Calibri"/>
          <w:b/>
        </w:rPr>
        <w:t>«Київський політехнічний інститут</w:t>
      </w:r>
    </w:p>
    <w:p w14:paraId="618E4B45" w14:textId="77777777" w:rsidR="00801217" w:rsidRPr="005012EF" w:rsidRDefault="00801217" w:rsidP="00801217">
      <w:pPr>
        <w:spacing w:line="240" w:lineRule="auto"/>
        <w:jc w:val="center"/>
        <w:rPr>
          <w:rFonts w:eastAsia="Calibri"/>
          <w:b/>
        </w:rPr>
      </w:pPr>
      <w:r w:rsidRPr="005012EF">
        <w:rPr>
          <w:rFonts w:eastAsia="Calibri"/>
          <w:b/>
        </w:rPr>
        <w:t>імені Ігоря Сікорського»</w:t>
      </w:r>
    </w:p>
    <w:p w14:paraId="2AEA8B08" w14:textId="77777777" w:rsidR="00801217" w:rsidRPr="005012EF" w:rsidRDefault="00801217" w:rsidP="00801217">
      <w:pPr>
        <w:spacing w:line="240" w:lineRule="auto"/>
        <w:jc w:val="center"/>
        <w:rPr>
          <w:rFonts w:eastAsia="Calibri"/>
          <w:b/>
        </w:rPr>
      </w:pPr>
    </w:p>
    <w:p w14:paraId="02E47A24" w14:textId="77777777" w:rsidR="00801217" w:rsidRPr="005012EF" w:rsidRDefault="00801217" w:rsidP="00801217">
      <w:pPr>
        <w:spacing w:line="240" w:lineRule="auto"/>
        <w:rPr>
          <w:rFonts w:eastAsia="Calibri"/>
        </w:rPr>
      </w:pPr>
      <w:r w:rsidRPr="005012EF">
        <w:rPr>
          <w:rFonts w:eastAsia="Calibri"/>
          <w:noProof/>
          <w:lang w:eastAsia="ru-RU"/>
        </w:rPr>
        <mc:AlternateContent>
          <mc:Choice Requires="wps">
            <w:drawing>
              <wp:anchor distT="0" distB="0" distL="114300" distR="114300" simplePos="0" relativeHeight="251672576" behindDoc="0" locked="0" layoutInCell="1" allowOverlap="1" wp14:anchorId="5C3EB71A" wp14:editId="6D0353FB">
                <wp:simplePos x="0" y="0"/>
                <wp:positionH relativeFrom="margin">
                  <wp:align>right</wp:align>
                </wp:positionH>
                <wp:positionV relativeFrom="paragraph">
                  <wp:posOffset>173871</wp:posOffset>
                </wp:positionV>
                <wp:extent cx="5082363" cy="797"/>
                <wp:effectExtent l="0" t="0" r="23495" b="37465"/>
                <wp:wrapNone/>
                <wp:docPr id="59" name="Прямая соединительная линия 59"/>
                <wp:cNvGraphicFramePr/>
                <a:graphic xmlns:a="http://schemas.openxmlformats.org/drawingml/2006/main">
                  <a:graphicData uri="http://schemas.microsoft.com/office/word/2010/wordprocessingShape">
                    <wps:wsp>
                      <wps:cNvCnPr/>
                      <wps:spPr>
                        <a:xfrm flipV="1">
                          <a:off x="0" y="0"/>
                          <a:ext cx="5082363" cy="7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AA471" id="Прямая соединительная линия 59" o:spid="_x0000_s1026" style="position:absolute;flip:y;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9pt,13.7pt" to="749.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" strokecolor="black [3200]" strokeweight=".5pt">
                <v:stroke joinstyle="miter"/>
                <w10:wrap anchorx="margin"/>
              </v:line>
            </w:pict>
          </mc:Fallback>
        </mc:AlternateContent>
      </w:r>
      <w:r w:rsidRPr="005012EF">
        <w:rPr>
          <w:rFonts w:eastAsia="Calibri"/>
        </w:rPr>
        <w:t xml:space="preserve">Факультет </w:t>
      </w:r>
      <w:r w:rsidRPr="005012EF">
        <w:rPr>
          <w:rFonts w:eastAsia="Calibri"/>
        </w:rPr>
        <w:tab/>
      </w:r>
      <w:r w:rsidRPr="005012EF">
        <w:rPr>
          <w:rFonts w:eastAsia="Calibri"/>
        </w:rPr>
        <w:tab/>
      </w:r>
      <w:r w:rsidRPr="005012EF">
        <w:rPr>
          <w:rFonts w:eastAsia="Calibri"/>
        </w:rPr>
        <w:tab/>
        <w:t>інформатики та обчислювальної техніки</w:t>
      </w:r>
      <w:r w:rsidRPr="005012EF">
        <w:rPr>
          <w:rFonts w:eastAsia="Calibri"/>
        </w:rPr>
        <w:tab/>
      </w:r>
    </w:p>
    <w:p w14:paraId="122E6E74" w14:textId="77777777" w:rsidR="00801217" w:rsidRPr="005012EF" w:rsidRDefault="00801217" w:rsidP="00801217">
      <w:pPr>
        <w:ind w:left="3600" w:firstLine="720"/>
        <w:rPr>
          <w:rFonts w:eastAsia="Calibri"/>
          <w:sz w:val="18"/>
          <w:u w:val="single"/>
        </w:rPr>
      </w:pPr>
      <w:r w:rsidRPr="005012EF">
        <w:rPr>
          <w:rFonts w:eastAsia="Calibri"/>
          <w:sz w:val="18"/>
          <w:u w:val="single"/>
        </w:rPr>
        <w:t>(повна назва)</w:t>
      </w:r>
    </w:p>
    <w:p w14:paraId="1A50148A" w14:textId="77777777" w:rsidR="00801217" w:rsidRPr="005012EF" w:rsidRDefault="00801217" w:rsidP="00801217">
      <w:pPr>
        <w:spacing w:line="240" w:lineRule="auto"/>
        <w:rPr>
          <w:rFonts w:eastAsia="Calibri"/>
          <w:u w:val="single"/>
        </w:rPr>
      </w:pPr>
      <w:r w:rsidRPr="005012EF">
        <w:rPr>
          <w:rFonts w:eastAsia="Calibri"/>
          <w:noProof/>
          <w:lang w:eastAsia="ru-RU"/>
        </w:rPr>
        <mc:AlternateContent>
          <mc:Choice Requires="wps">
            <w:drawing>
              <wp:anchor distT="0" distB="0" distL="114300" distR="114300" simplePos="0" relativeHeight="251673600" behindDoc="0" locked="0" layoutInCell="1" allowOverlap="1" wp14:anchorId="33B9C7D5" wp14:editId="793415C2">
                <wp:simplePos x="0" y="0"/>
                <wp:positionH relativeFrom="margin">
                  <wp:posOffset>672465</wp:posOffset>
                </wp:positionH>
                <wp:positionV relativeFrom="paragraph">
                  <wp:posOffset>175260</wp:posOffset>
                </wp:positionV>
                <wp:extent cx="5240655" cy="0"/>
                <wp:effectExtent l="0" t="0" r="36195" b="19050"/>
                <wp:wrapNone/>
                <wp:docPr id="63" name="Прямая соединительная линия 63"/>
                <wp:cNvGraphicFramePr/>
                <a:graphic xmlns:a="http://schemas.openxmlformats.org/drawingml/2006/main">
                  <a:graphicData uri="http://schemas.microsoft.com/office/word/2010/wordprocessingShape">
                    <wps:wsp>
                      <wps:cNvCnPr/>
                      <wps:spPr>
                        <a:xfrm flipV="1">
                          <a:off x="0" y="0"/>
                          <a:ext cx="5240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23C88" id="Прямая соединительная линия 63"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95pt,13.8pt" to="46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" strokecolor="black [3200]" strokeweight=".5pt">
                <v:stroke joinstyle="miter"/>
                <w10:wrap anchorx="margin"/>
              </v:line>
            </w:pict>
          </mc:Fallback>
        </mc:AlternateContent>
      </w:r>
      <w:r w:rsidRPr="005012EF">
        <w:rPr>
          <w:rFonts w:eastAsia="Calibri"/>
        </w:rPr>
        <w:t xml:space="preserve">Кафедра </w:t>
      </w:r>
      <w:r w:rsidRPr="005012EF">
        <w:rPr>
          <w:rFonts w:eastAsia="Calibri"/>
        </w:rPr>
        <w:tab/>
      </w:r>
      <w:r w:rsidRPr="005012EF">
        <w:rPr>
          <w:rFonts w:eastAsia="Calibri"/>
        </w:rPr>
        <w:tab/>
      </w:r>
      <w:r w:rsidRPr="005012EF">
        <w:rPr>
          <w:rFonts w:eastAsia="Calibri"/>
        </w:rPr>
        <w:tab/>
        <w:t>автоматики та управління в технічних системах</w:t>
      </w:r>
    </w:p>
    <w:p w14:paraId="0D30A5B0" w14:textId="77777777" w:rsidR="00801217" w:rsidRPr="005012EF" w:rsidRDefault="00801217" w:rsidP="00801217">
      <w:pPr>
        <w:ind w:left="3600" w:firstLine="720"/>
        <w:rPr>
          <w:rFonts w:eastAsia="Calibri"/>
          <w:sz w:val="18"/>
          <w:u w:val="single"/>
        </w:rPr>
      </w:pPr>
      <w:r w:rsidRPr="005012EF">
        <w:rPr>
          <w:rFonts w:eastAsia="Calibri"/>
          <w:sz w:val="18"/>
          <w:u w:val="single"/>
        </w:rPr>
        <w:t>(повна назва)</w:t>
      </w:r>
    </w:p>
    <w:p w14:paraId="1E510337" w14:textId="77777777" w:rsidR="00801217" w:rsidRPr="005012EF" w:rsidRDefault="00801217" w:rsidP="00801217">
      <w:pPr>
        <w:rPr>
          <w:rFonts w:eastAsia="Calibri"/>
          <w:u w:val="single"/>
        </w:rPr>
      </w:pPr>
      <w:r w:rsidRPr="005012EF">
        <w:rPr>
          <w:rFonts w:eastAsia="Calibri"/>
        </w:rPr>
        <w:t>Рівень вищої освіти – другий (магістерський) за освітньо-професійною програмою</w:t>
      </w:r>
    </w:p>
    <w:p w14:paraId="24F52A40" w14:textId="77777777" w:rsidR="00801217" w:rsidRPr="005012EF" w:rsidRDefault="00801217" w:rsidP="00801217">
      <w:pPr>
        <w:spacing w:line="240" w:lineRule="auto"/>
        <w:rPr>
          <w:rFonts w:eastAsia="Calibri"/>
          <w:u w:val="single"/>
        </w:rPr>
      </w:pPr>
      <w:r w:rsidRPr="005012EF">
        <w:rPr>
          <w:rFonts w:eastAsia="Calibri"/>
          <w:noProof/>
          <w:lang w:eastAsia="ru-RU"/>
        </w:rPr>
        <mc:AlternateContent>
          <mc:Choice Requires="wps">
            <w:drawing>
              <wp:anchor distT="0" distB="0" distL="114300" distR="114300" simplePos="0" relativeHeight="251674624" behindDoc="0" locked="0" layoutInCell="1" allowOverlap="1" wp14:anchorId="5E33BC72" wp14:editId="01D13CC1">
                <wp:simplePos x="0" y="0"/>
                <wp:positionH relativeFrom="margin">
                  <wp:align>right</wp:align>
                </wp:positionH>
                <wp:positionV relativeFrom="paragraph">
                  <wp:posOffset>189834</wp:posOffset>
                </wp:positionV>
                <wp:extent cx="4791650" cy="0"/>
                <wp:effectExtent l="0" t="0" r="28575" b="19050"/>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4791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02620" id="Прямая соединительная линия 65" o:spid="_x0000_s1026" style="position:absolute;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26.1pt,14.95pt" to="703.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" strokecolor="black [3200]" strokeweight=".5pt">
                <v:stroke joinstyle="miter"/>
                <w10:wrap anchorx="margin"/>
              </v:line>
            </w:pict>
          </mc:Fallback>
        </mc:AlternateContent>
      </w:r>
      <w:r w:rsidRPr="005012EF">
        <w:rPr>
          <w:rFonts w:eastAsia="Calibri"/>
        </w:rPr>
        <w:t xml:space="preserve">Спеціальність </w:t>
      </w:r>
      <w:r w:rsidRPr="005012EF">
        <w:rPr>
          <w:rFonts w:eastAsia="Calibri"/>
        </w:rPr>
        <w:tab/>
        <w:t xml:space="preserve">       </w:t>
      </w:r>
      <w:r w:rsidRPr="005012EF">
        <w:rPr>
          <w:rFonts w:eastAsia="Calibri"/>
        </w:rPr>
        <w:tab/>
        <w:t>126 Інформаційні технології та системи</w:t>
      </w:r>
    </w:p>
    <w:p w14:paraId="6C62A7D9" w14:textId="77777777" w:rsidR="00801217" w:rsidRPr="005012EF" w:rsidRDefault="00801217" w:rsidP="00801217">
      <w:pPr>
        <w:ind w:left="4320" w:firstLine="720"/>
        <w:rPr>
          <w:rFonts w:eastAsia="Calibri"/>
          <w:sz w:val="18"/>
          <w:u w:val="single"/>
        </w:rPr>
      </w:pPr>
      <w:r w:rsidRPr="005012EF">
        <w:rPr>
          <w:rFonts w:eastAsia="Calibri"/>
          <w:sz w:val="18"/>
          <w:u w:val="single"/>
        </w:rPr>
        <w:t>(код і назва)</w:t>
      </w:r>
    </w:p>
    <w:p w14:paraId="1FCE1E6E" w14:textId="77777777" w:rsidR="00801217" w:rsidRPr="005012EF" w:rsidRDefault="00801217" w:rsidP="00801217">
      <w:pPr>
        <w:ind w:left="5664"/>
        <w:rPr>
          <w:rFonts w:eastAsia="Calibri"/>
        </w:rPr>
      </w:pPr>
    </w:p>
    <w:p w14:paraId="41721955" w14:textId="77777777" w:rsidR="00801217" w:rsidRPr="005012EF" w:rsidRDefault="00801217" w:rsidP="00801217">
      <w:pPr>
        <w:ind w:left="5664"/>
        <w:rPr>
          <w:rFonts w:eastAsia="Calibri"/>
        </w:rPr>
      </w:pPr>
      <w:r w:rsidRPr="005012EF">
        <w:rPr>
          <w:rFonts w:eastAsia="Calibri"/>
        </w:rPr>
        <w:t>ЗАТВЕРДЖУЮ</w:t>
      </w:r>
    </w:p>
    <w:p w14:paraId="5142B4A2" w14:textId="77777777" w:rsidR="00801217" w:rsidRPr="005012EF" w:rsidRDefault="00801217" w:rsidP="00801217">
      <w:pPr>
        <w:ind w:left="5664"/>
        <w:rPr>
          <w:rFonts w:eastAsia="Calibri"/>
        </w:rPr>
      </w:pPr>
      <w:r w:rsidRPr="005012EF">
        <w:rPr>
          <w:rFonts w:eastAsia="Calibri"/>
        </w:rPr>
        <w:t>Завідувач кафедри</w:t>
      </w:r>
    </w:p>
    <w:p w14:paraId="07189421" w14:textId="2BFC5743" w:rsidR="00801217" w:rsidRPr="005012EF" w:rsidRDefault="00801217" w:rsidP="00801217">
      <w:pPr>
        <w:spacing w:line="276" w:lineRule="auto"/>
        <w:ind w:left="5664"/>
        <w:rPr>
          <w:rFonts w:eastAsia="Calibri"/>
        </w:rPr>
      </w:pPr>
      <w:r w:rsidRPr="005012EF">
        <w:rPr>
          <w:rFonts w:eastAsia="Calibri"/>
        </w:rPr>
        <w:t xml:space="preserve">__________  </w:t>
      </w:r>
      <w:r w:rsidR="00020A1E" w:rsidRPr="005012EF">
        <w:rPr>
          <w:rFonts w:eastAsia="Calibri"/>
        </w:rPr>
        <w:t xml:space="preserve"> </w:t>
      </w:r>
      <w:proofErr w:type="spellStart"/>
      <w:r w:rsidR="00020A1E" w:rsidRPr="005012EF">
        <w:rPr>
          <w:rFonts w:eastAsia="Calibri"/>
          <w:u w:val="single"/>
        </w:rPr>
        <w:t>Ролік</w:t>
      </w:r>
      <w:proofErr w:type="spellEnd"/>
      <w:r w:rsidR="00020A1E" w:rsidRPr="005012EF">
        <w:rPr>
          <w:rFonts w:eastAsia="Calibri"/>
          <w:u w:val="single"/>
        </w:rPr>
        <w:t xml:space="preserve"> О. І.</w:t>
      </w:r>
      <w:r w:rsidRPr="005012EF">
        <w:rPr>
          <w:rFonts w:eastAsia="Calibri"/>
          <w:u w:val="single"/>
        </w:rPr>
        <w:t xml:space="preserve"> </w:t>
      </w:r>
    </w:p>
    <w:p w14:paraId="54F77155" w14:textId="77777777" w:rsidR="00801217" w:rsidRPr="005012EF" w:rsidRDefault="00801217" w:rsidP="00801217">
      <w:pPr>
        <w:ind w:left="5664"/>
        <w:rPr>
          <w:rFonts w:eastAsia="Calibri"/>
          <w:sz w:val="18"/>
        </w:rPr>
      </w:pPr>
      <w:r w:rsidRPr="005012EF">
        <w:rPr>
          <w:rFonts w:eastAsia="Calibri"/>
          <w:sz w:val="18"/>
        </w:rPr>
        <w:t xml:space="preserve">        (підпис)             (ініціали, прізвище)</w:t>
      </w:r>
    </w:p>
    <w:p w14:paraId="33C39E53" w14:textId="663D26DF" w:rsidR="00801217" w:rsidRPr="005012EF" w:rsidRDefault="00801217" w:rsidP="00801217">
      <w:pPr>
        <w:ind w:left="5664"/>
        <w:rPr>
          <w:rFonts w:eastAsia="Calibri"/>
        </w:rPr>
      </w:pPr>
      <w:r w:rsidRPr="005012EF">
        <w:rPr>
          <w:rFonts w:eastAsia="Calibri"/>
        </w:rPr>
        <w:t>«</w:t>
      </w:r>
      <w:r w:rsidRPr="005012EF">
        <w:rPr>
          <w:rFonts w:eastAsia="Calibri"/>
          <w:u w:val="single"/>
        </w:rPr>
        <w:t xml:space="preserve">   </w:t>
      </w:r>
      <w:r w:rsidRPr="005012EF">
        <w:rPr>
          <w:rFonts w:eastAsia="Calibri"/>
        </w:rPr>
        <w:t xml:space="preserve">»  </w:t>
      </w:r>
      <w:r w:rsidRPr="005012EF">
        <w:rPr>
          <w:rFonts w:eastAsia="Calibri"/>
          <w:u w:val="single"/>
        </w:rPr>
        <w:t xml:space="preserve">                       </w:t>
      </w:r>
      <w:r w:rsidRPr="005012EF">
        <w:rPr>
          <w:rFonts w:eastAsia="Calibri"/>
        </w:rPr>
        <w:t xml:space="preserve">  20</w:t>
      </w:r>
      <w:r w:rsidRPr="005012EF">
        <w:rPr>
          <w:rFonts w:eastAsia="Calibri"/>
          <w:u w:val="single"/>
        </w:rPr>
        <w:t>1</w:t>
      </w:r>
      <w:r w:rsidR="00020A1E" w:rsidRPr="005012EF">
        <w:rPr>
          <w:rFonts w:eastAsia="Calibri"/>
          <w:u w:val="single"/>
        </w:rPr>
        <w:t>9</w:t>
      </w:r>
      <w:r w:rsidRPr="005012EF">
        <w:rPr>
          <w:rFonts w:eastAsia="Calibri"/>
        </w:rPr>
        <w:t xml:space="preserve"> р.</w:t>
      </w:r>
    </w:p>
    <w:p w14:paraId="729DA4D3" w14:textId="77777777" w:rsidR="00801217" w:rsidRPr="005012EF" w:rsidRDefault="00801217" w:rsidP="00801217">
      <w:pPr>
        <w:rPr>
          <w:rFonts w:eastAsia="Calibri"/>
        </w:rPr>
      </w:pPr>
    </w:p>
    <w:p w14:paraId="24C92838" w14:textId="77777777" w:rsidR="00801217" w:rsidRPr="005012EF" w:rsidRDefault="00801217" w:rsidP="00801217">
      <w:pPr>
        <w:jc w:val="center"/>
        <w:rPr>
          <w:rFonts w:eastAsia="Calibri"/>
          <w:b/>
        </w:rPr>
      </w:pPr>
      <w:r w:rsidRPr="005012EF">
        <w:rPr>
          <w:rFonts w:eastAsia="Calibri"/>
          <w:b/>
        </w:rPr>
        <w:t>ЗАВДАННЯ</w:t>
      </w:r>
    </w:p>
    <w:p w14:paraId="54189FAB" w14:textId="77777777" w:rsidR="00801217" w:rsidRPr="005012EF" w:rsidRDefault="00801217" w:rsidP="00801217">
      <w:pPr>
        <w:jc w:val="center"/>
        <w:rPr>
          <w:rFonts w:eastAsia="Calibri"/>
          <w:b/>
        </w:rPr>
      </w:pPr>
      <w:r w:rsidRPr="005012EF">
        <w:rPr>
          <w:rFonts w:eastAsia="Calibri"/>
          <w:b/>
        </w:rPr>
        <w:t>на магістерську дисертацію студенту</w:t>
      </w:r>
    </w:p>
    <w:p w14:paraId="4FB24D38" w14:textId="2984E711" w:rsidR="00801217" w:rsidRPr="005012EF" w:rsidRDefault="00801217" w:rsidP="00801217">
      <w:pPr>
        <w:pBdr>
          <w:bottom w:val="single" w:sz="4" w:space="1" w:color="auto"/>
        </w:pBdr>
        <w:spacing w:line="276" w:lineRule="auto"/>
        <w:jc w:val="center"/>
        <w:rPr>
          <w:rFonts w:eastAsia="Calibri"/>
        </w:rPr>
      </w:pPr>
      <w:proofErr w:type="spellStart"/>
      <w:r w:rsidRPr="005012EF">
        <w:rPr>
          <w:rFonts w:eastAsia="Calibri"/>
        </w:rPr>
        <w:t>Харабету</w:t>
      </w:r>
      <w:proofErr w:type="spellEnd"/>
      <w:r w:rsidRPr="005012EF">
        <w:rPr>
          <w:rFonts w:eastAsia="Calibri"/>
        </w:rPr>
        <w:t xml:space="preserve"> Родіону Ігоровичу</w:t>
      </w:r>
    </w:p>
    <w:p w14:paraId="06493EFB" w14:textId="77777777" w:rsidR="00801217" w:rsidRPr="005012EF" w:rsidRDefault="00801217" w:rsidP="00801217">
      <w:pPr>
        <w:ind w:left="2880" w:firstLine="720"/>
        <w:rPr>
          <w:rFonts w:eastAsia="Calibri"/>
          <w:sz w:val="18"/>
          <w:u w:val="single"/>
        </w:rPr>
      </w:pPr>
      <w:r w:rsidRPr="005012EF">
        <w:rPr>
          <w:rFonts w:eastAsia="Calibri"/>
          <w:sz w:val="18"/>
          <w:u w:val="single"/>
        </w:rPr>
        <w:t xml:space="preserve"> (прізвище, ім’я, по батькові)</w:t>
      </w:r>
    </w:p>
    <w:p w14:paraId="4301CA4C" w14:textId="07EE6690" w:rsidR="00801217" w:rsidRPr="005012EF" w:rsidRDefault="00801217" w:rsidP="00801217">
      <w:pPr>
        <w:suppressAutoHyphens/>
        <w:rPr>
          <w:rFonts w:eastAsia="Calibri"/>
          <w:u w:val="single"/>
        </w:rPr>
      </w:pPr>
      <w:r w:rsidRPr="005012EF">
        <w:rPr>
          <w:rFonts w:eastAsia="Calibri"/>
          <w:noProof/>
          <w:lang w:eastAsia="ru-RU"/>
        </w:rPr>
        <mc:AlternateContent>
          <mc:Choice Requires="wps">
            <w:drawing>
              <wp:anchor distT="0" distB="0" distL="114300" distR="114300" simplePos="0" relativeHeight="251676672" behindDoc="0" locked="0" layoutInCell="1" allowOverlap="1" wp14:anchorId="53147BB3" wp14:editId="53DA55B9">
                <wp:simplePos x="0" y="0"/>
                <wp:positionH relativeFrom="margin">
                  <wp:align>right</wp:align>
                </wp:positionH>
                <wp:positionV relativeFrom="paragraph">
                  <wp:posOffset>490855</wp:posOffset>
                </wp:positionV>
                <wp:extent cx="5915025" cy="9525"/>
                <wp:effectExtent l="0" t="0" r="28575" b="28575"/>
                <wp:wrapNone/>
                <wp:docPr id="70" name="Прямая соединительная линия 70"/>
                <wp:cNvGraphicFramePr/>
                <a:graphic xmlns:a="http://schemas.openxmlformats.org/drawingml/2006/main">
                  <a:graphicData uri="http://schemas.microsoft.com/office/word/2010/wordprocessingShape">
                    <wps:wsp>
                      <wps:cNvCnPr/>
                      <wps:spPr>
                        <a:xfrm flipV="1">
                          <a:off x="0" y="0"/>
                          <a:ext cx="5915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FB340" id="Прямая соединительная линия 70" o:spid="_x0000_s1026" style="position:absolute;flip:y;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8.65pt" to="880.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" strokecolor="black [3200]" strokeweight=".5pt">
                <v:stroke joinstyle="miter"/>
                <w10:wrap anchorx="margin"/>
              </v:line>
            </w:pict>
          </mc:Fallback>
        </mc:AlternateContent>
      </w:r>
      <w:r w:rsidRPr="005012EF">
        <w:rPr>
          <w:rFonts w:eastAsia="Calibri"/>
          <w:noProof/>
          <w:lang w:eastAsia="ru-RU"/>
        </w:rPr>
        <mc:AlternateContent>
          <mc:Choice Requires="wps">
            <w:drawing>
              <wp:anchor distT="0" distB="0" distL="114300" distR="114300" simplePos="0" relativeHeight="251675648" behindDoc="0" locked="0" layoutInCell="1" allowOverlap="1" wp14:anchorId="7A1786ED" wp14:editId="73A02170">
                <wp:simplePos x="0" y="0"/>
                <wp:positionH relativeFrom="margin">
                  <wp:posOffset>1558290</wp:posOffset>
                </wp:positionH>
                <wp:positionV relativeFrom="paragraph">
                  <wp:posOffset>197485</wp:posOffset>
                </wp:positionV>
                <wp:extent cx="4381500" cy="0"/>
                <wp:effectExtent l="0" t="0" r="19050" b="19050"/>
                <wp:wrapNone/>
                <wp:docPr id="69" name="Прямая соединительная линия 69"/>
                <wp:cNvGraphicFramePr/>
                <a:graphic xmlns:a="http://schemas.openxmlformats.org/drawingml/2006/main">
                  <a:graphicData uri="http://schemas.microsoft.com/office/word/2010/wordprocessingShape">
                    <wps:wsp>
                      <wps:cNvCnPr/>
                      <wps:spPr>
                        <a:xfrm flipV="1">
                          <a:off x="0" y="0"/>
                          <a:ext cx="438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625A6" id="Прямая соединительная линия 6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7pt,15.55pt" to="467.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" strokecolor="black [3200]" strokeweight=".5pt">
                <v:stroke joinstyle="miter"/>
                <w10:wrap anchorx="margin"/>
              </v:line>
            </w:pict>
          </mc:Fallback>
        </mc:AlternateContent>
      </w:r>
      <w:r w:rsidRPr="005012EF">
        <w:rPr>
          <w:rFonts w:eastAsia="Calibri"/>
        </w:rPr>
        <w:t xml:space="preserve">1. Тема дисертації «Програмно-апаратний комплекс автоматизації ведення домашнього господарства з використанням радіочастотної ідентифікації» </w:t>
      </w:r>
      <w:r w:rsidRPr="005012EF">
        <w:rPr>
          <w:rFonts w:eastAsia="Calibri"/>
          <w:u w:val="single"/>
        </w:rPr>
        <w:t xml:space="preserve"> </w:t>
      </w:r>
    </w:p>
    <w:p w14:paraId="36BA9868" w14:textId="77777777" w:rsidR="00801217" w:rsidRPr="005012EF" w:rsidRDefault="00801217" w:rsidP="00801217">
      <w:pPr>
        <w:spacing w:line="276" w:lineRule="auto"/>
        <w:rPr>
          <w:rFonts w:eastAsia="Calibri"/>
          <w:sz w:val="18"/>
        </w:rPr>
      </w:pPr>
      <w:r w:rsidRPr="005012EF">
        <w:rPr>
          <w:rFonts w:eastAsia="Calibri"/>
          <w:noProof/>
          <w:lang w:eastAsia="ru-RU"/>
        </w:rPr>
        <mc:AlternateContent>
          <mc:Choice Requires="wps">
            <w:drawing>
              <wp:anchor distT="0" distB="0" distL="114300" distR="114300" simplePos="0" relativeHeight="251677696" behindDoc="0" locked="0" layoutInCell="1" allowOverlap="1" wp14:anchorId="612FC2E4" wp14:editId="005492C1">
                <wp:simplePos x="0" y="0"/>
                <wp:positionH relativeFrom="margin">
                  <wp:posOffset>2501265</wp:posOffset>
                </wp:positionH>
                <wp:positionV relativeFrom="paragraph">
                  <wp:posOffset>172085</wp:posOffset>
                </wp:positionV>
                <wp:extent cx="3392170" cy="0"/>
                <wp:effectExtent l="0" t="0" r="36830" b="19050"/>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3392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2AAD6" id="Прямая соединительная линия 71"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95pt,13.55pt" to="464.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" strokecolor="black [3200]" strokeweight=".5pt">
                <v:stroke joinstyle="miter"/>
                <w10:wrap anchorx="margin"/>
              </v:line>
            </w:pict>
          </mc:Fallback>
        </mc:AlternateContent>
      </w:r>
      <w:r w:rsidRPr="005012EF">
        <w:rPr>
          <w:rFonts w:eastAsia="Calibri"/>
        </w:rPr>
        <w:t xml:space="preserve">науковий керівник дисертації Писаренко Андрій Володимирович, </w:t>
      </w:r>
      <w:proofErr w:type="spellStart"/>
      <w:r w:rsidRPr="005012EF">
        <w:rPr>
          <w:rFonts w:eastAsia="Calibri"/>
        </w:rPr>
        <w:t>к.т.н</w:t>
      </w:r>
      <w:proofErr w:type="spellEnd"/>
      <w:r w:rsidRPr="005012EF">
        <w:rPr>
          <w:rFonts w:eastAsia="Calibri"/>
        </w:rPr>
        <w:t>.,</w:t>
      </w:r>
      <w:r w:rsidRPr="005012EF">
        <w:rPr>
          <w:rFonts w:eastAsia="Calibri"/>
          <w:u w:val="single"/>
        </w:rPr>
        <w:t xml:space="preserve"> </w:t>
      </w:r>
      <w:r w:rsidRPr="005012EF">
        <w:rPr>
          <w:rFonts w:eastAsia="Calibri"/>
          <w:u w:val="single"/>
        </w:rPr>
        <w:br/>
      </w:r>
      <w:r w:rsidRPr="005012EF">
        <w:rPr>
          <w:rFonts w:eastAsia="Calibri"/>
          <w:sz w:val="18"/>
        </w:rPr>
        <w:t xml:space="preserve"> </w:t>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t>(прізвище, ім’я, по-батькові, науковий ступінь, вчене звання)</w:t>
      </w:r>
    </w:p>
    <w:p w14:paraId="2F759C9B" w14:textId="77777777" w:rsidR="00801217" w:rsidRPr="005012EF" w:rsidRDefault="00801217" w:rsidP="00801217">
      <w:pPr>
        <w:rPr>
          <w:rFonts w:eastAsia="Calibri"/>
        </w:rPr>
      </w:pPr>
      <w:r w:rsidRPr="005012EF">
        <w:rPr>
          <w:rFonts w:eastAsia="Calibri"/>
          <w:noProof/>
          <w:lang w:eastAsia="ru-RU"/>
        </w:rPr>
        <mc:AlternateContent>
          <mc:Choice Requires="wps">
            <w:drawing>
              <wp:anchor distT="0" distB="0" distL="114300" distR="114300" simplePos="0" relativeHeight="251678720" behindDoc="0" locked="0" layoutInCell="1" allowOverlap="1" wp14:anchorId="478E9522" wp14:editId="43FC1AD6">
                <wp:simplePos x="0" y="0"/>
                <wp:positionH relativeFrom="margin">
                  <wp:align>left</wp:align>
                </wp:positionH>
                <wp:positionV relativeFrom="paragraph">
                  <wp:posOffset>167639</wp:posOffset>
                </wp:positionV>
                <wp:extent cx="5915025" cy="0"/>
                <wp:effectExtent l="0" t="0" r="28575" b="19050"/>
                <wp:wrapNone/>
                <wp:docPr id="72" name="Прямая соединительная линия 72"/>
                <wp:cNvGraphicFramePr/>
                <a:graphic xmlns:a="http://schemas.openxmlformats.org/drawingml/2006/main">
                  <a:graphicData uri="http://schemas.microsoft.com/office/word/2010/wordprocessingShape">
                    <wps:wsp>
                      <wps:cNvCnPr/>
                      <wps:spPr>
                        <a:xfrm flipV="1">
                          <a:off x="0" y="0"/>
                          <a:ext cx="5915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EEE08" id="Прямая соединительная линия 72" o:spid="_x0000_s1026"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2pt" to="465.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" strokecolor="black [3200]" strokeweight=".5pt">
                <v:stroke joinstyle="miter"/>
                <w10:wrap anchorx="margin"/>
              </v:line>
            </w:pict>
          </mc:Fallback>
        </mc:AlternateContent>
      </w:r>
      <w:r w:rsidRPr="005012EF">
        <w:rPr>
          <w:rFonts w:eastAsia="Calibri"/>
        </w:rPr>
        <w:t>доцент кафедри АУТС</w:t>
      </w:r>
    </w:p>
    <w:p w14:paraId="4E05C372" w14:textId="77777777" w:rsidR="00801217" w:rsidRPr="005012EF" w:rsidRDefault="00801217" w:rsidP="00801217">
      <w:pPr>
        <w:rPr>
          <w:rFonts w:eastAsia="Calibri"/>
        </w:rPr>
      </w:pPr>
      <w:r w:rsidRPr="005012EF">
        <w:rPr>
          <w:rFonts w:eastAsia="Calibri"/>
        </w:rPr>
        <w:t>затверджені наказом по університету від «</w:t>
      </w:r>
      <w:r w:rsidRPr="005012EF">
        <w:rPr>
          <w:rFonts w:eastAsia="Calibri"/>
          <w:u w:val="single"/>
        </w:rPr>
        <w:t xml:space="preserve">       </w:t>
      </w:r>
      <w:r w:rsidRPr="005012EF">
        <w:rPr>
          <w:rFonts w:eastAsia="Calibri"/>
        </w:rPr>
        <w:t xml:space="preserve">» </w:t>
      </w:r>
      <w:r w:rsidRPr="005012EF">
        <w:rPr>
          <w:rFonts w:eastAsia="Calibri"/>
          <w:u w:val="single"/>
        </w:rPr>
        <w:t xml:space="preserve">                 </w:t>
      </w:r>
      <w:r w:rsidRPr="005012EF">
        <w:rPr>
          <w:rFonts w:eastAsia="Calibri"/>
        </w:rPr>
        <w:t xml:space="preserve"> 20</w:t>
      </w:r>
      <w:r w:rsidRPr="005012EF">
        <w:rPr>
          <w:rFonts w:eastAsia="Calibri"/>
          <w:u w:val="single"/>
        </w:rPr>
        <w:t>19</w:t>
      </w:r>
      <w:r w:rsidRPr="005012EF">
        <w:rPr>
          <w:rFonts w:eastAsia="Calibri"/>
        </w:rPr>
        <w:t xml:space="preserve"> р. №</w:t>
      </w:r>
      <w:r w:rsidRPr="005012EF">
        <w:rPr>
          <w:rFonts w:eastAsia="Calibri"/>
          <w:u w:val="single"/>
        </w:rPr>
        <w:tab/>
      </w:r>
      <w:r w:rsidRPr="005012EF">
        <w:rPr>
          <w:rFonts w:eastAsia="Calibri"/>
        </w:rPr>
        <w:t xml:space="preserve"> </w:t>
      </w:r>
    </w:p>
    <w:p w14:paraId="4E27BDC9" w14:textId="77777777" w:rsidR="00801217" w:rsidRPr="005012EF" w:rsidRDefault="00801217" w:rsidP="00801217">
      <w:pPr>
        <w:rPr>
          <w:rFonts w:eastAsia="Calibri"/>
        </w:rPr>
      </w:pPr>
      <w:r w:rsidRPr="005012EF">
        <w:rPr>
          <w:rFonts w:eastAsia="Calibri"/>
          <w:noProof/>
          <w:lang w:eastAsia="ru-RU"/>
        </w:rPr>
        <mc:AlternateContent>
          <mc:Choice Requires="wps">
            <w:drawing>
              <wp:anchor distT="0" distB="0" distL="114300" distR="114300" simplePos="0" relativeHeight="251679744" behindDoc="0" locked="0" layoutInCell="1" allowOverlap="1" wp14:anchorId="399E51AB" wp14:editId="09AFE35E">
                <wp:simplePos x="0" y="0"/>
                <wp:positionH relativeFrom="margin">
                  <wp:posOffset>2987040</wp:posOffset>
                </wp:positionH>
                <wp:positionV relativeFrom="paragraph">
                  <wp:posOffset>187959</wp:posOffset>
                </wp:positionV>
                <wp:extent cx="2914650" cy="0"/>
                <wp:effectExtent l="0" t="0" r="19050" b="19050"/>
                <wp:wrapNone/>
                <wp:docPr id="73" name="Прямая соединительная линия 73"/>
                <wp:cNvGraphicFramePr/>
                <a:graphic xmlns:a="http://schemas.openxmlformats.org/drawingml/2006/main">
                  <a:graphicData uri="http://schemas.microsoft.com/office/word/2010/wordprocessingShape">
                    <wps:wsp>
                      <wps:cNvCnPr/>
                      <wps:spPr>
                        <a:xfrm flipV="1">
                          <a:off x="0" y="0"/>
                          <a:ext cx="2914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3D046" id="Прямая соединительная линия 7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2pt,14.8pt" to="464.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" strokecolor="black [3200]" strokeweight=".5pt">
                <v:stroke joinstyle="miter"/>
                <w10:wrap anchorx="margin"/>
              </v:line>
            </w:pict>
          </mc:Fallback>
        </mc:AlternateContent>
      </w:r>
      <w:r w:rsidRPr="005012EF">
        <w:rPr>
          <w:rFonts w:eastAsia="Calibri"/>
        </w:rPr>
        <w:t>2. Строк подання студентом дисертації</w:t>
      </w:r>
    </w:p>
    <w:p w14:paraId="65A8ABE6" w14:textId="15649482" w:rsidR="00801217" w:rsidRPr="005012EF" w:rsidRDefault="00801217" w:rsidP="00801217">
      <w:pPr>
        <w:rPr>
          <w:rFonts w:eastAsia="Calibri"/>
        </w:rPr>
        <w:sectPr w:rsidR="00801217" w:rsidRPr="005012EF" w:rsidSect="00801217">
          <w:headerReference w:type="default" r:id="rId11"/>
          <w:footerReference w:type="default" r:id="rId12"/>
          <w:pgSz w:w="11906" w:h="16838" w:code="9"/>
          <w:pgMar w:top="1134" w:right="851" w:bottom="1134" w:left="1134" w:header="709" w:footer="709" w:gutter="0"/>
          <w:pgNumType w:start="0"/>
          <w:cols w:space="708"/>
          <w:titlePg/>
          <w:docGrid w:linePitch="381"/>
        </w:sectPr>
      </w:pPr>
      <w:r w:rsidRPr="005012EF">
        <w:rPr>
          <w:rFonts w:eastAsia="Calibri"/>
          <w:noProof/>
          <w:lang w:eastAsia="ru-RU"/>
        </w:rPr>
        <mc:AlternateContent>
          <mc:Choice Requires="wps">
            <w:drawing>
              <wp:anchor distT="0" distB="0" distL="114300" distR="114300" simplePos="0" relativeHeight="251680768" behindDoc="0" locked="0" layoutInCell="1" allowOverlap="1" wp14:anchorId="3BB2433F" wp14:editId="40CAA745">
                <wp:simplePos x="0" y="0"/>
                <wp:positionH relativeFrom="column">
                  <wp:posOffset>-4255</wp:posOffset>
                </wp:positionH>
                <wp:positionV relativeFrom="paragraph">
                  <wp:posOffset>796925</wp:posOffset>
                </wp:positionV>
                <wp:extent cx="5905500" cy="0"/>
                <wp:effectExtent l="0" t="0" r="19050" b="19050"/>
                <wp:wrapNone/>
                <wp:docPr id="74" name="Прямая соединительная линия 74"/>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BDA96" id="Прямая соединительная линия 7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2.75pt" to="464.6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59264" behindDoc="0" locked="0" layoutInCell="1" allowOverlap="1" wp14:anchorId="397FE4AC" wp14:editId="7A7475D2">
                <wp:simplePos x="0" y="0"/>
                <wp:positionH relativeFrom="column">
                  <wp:posOffset>1682115</wp:posOffset>
                </wp:positionH>
                <wp:positionV relativeFrom="paragraph">
                  <wp:posOffset>185420</wp:posOffset>
                </wp:positionV>
                <wp:extent cx="4229100" cy="0"/>
                <wp:effectExtent l="0" t="0" r="19050" b="19050"/>
                <wp:wrapNone/>
                <wp:docPr id="34" name="Прямая соединительная линия 14"/>
                <wp:cNvGraphicFramePr/>
                <a:graphic xmlns:a="http://schemas.openxmlformats.org/drawingml/2006/main">
                  <a:graphicData uri="http://schemas.microsoft.com/office/word/2010/wordprocessingShape">
                    <wps:wsp>
                      <wps:cNvCnPr/>
                      <wps:spPr>
                        <a:xfrm flipV="1">
                          <a:off x="0" y="0"/>
                          <a:ext cx="422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5271" id="Прямая соединительная линия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14.6pt" to="465.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" strokecolor="black [3200]" strokeweight=".5pt">
                <v:stroke joinstyle="miter"/>
              </v:line>
            </w:pict>
          </mc:Fallback>
        </mc:AlternateContent>
      </w:r>
      <w:r w:rsidRPr="005012EF">
        <w:rPr>
          <w:rFonts w:eastAsia="Calibri"/>
        </w:rPr>
        <w:t>3. Об’єкт дослідження</w:t>
      </w:r>
      <w:r w:rsidRPr="005012EF">
        <w:rPr>
          <w:rFonts w:eastAsia="Calibri"/>
          <w:noProof/>
          <w:lang w:eastAsia="ru-RU"/>
        </w:rPr>
        <mc:AlternateContent>
          <mc:Choice Requires="wps">
            <w:drawing>
              <wp:anchor distT="0" distB="0" distL="114300" distR="114300" simplePos="0" relativeHeight="251660288" behindDoc="0" locked="0" layoutInCell="1" allowOverlap="1" wp14:anchorId="60D8E33C" wp14:editId="7B926F00">
                <wp:simplePos x="0" y="0"/>
                <wp:positionH relativeFrom="column">
                  <wp:posOffset>15240</wp:posOffset>
                </wp:positionH>
                <wp:positionV relativeFrom="paragraph">
                  <wp:posOffset>510540</wp:posOffset>
                </wp:positionV>
                <wp:extent cx="5905500" cy="0"/>
                <wp:effectExtent l="0" t="0" r="19050" b="19050"/>
                <wp:wrapNone/>
                <wp:docPr id="35" name="Прямая соединительная линия 15"/>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C41F2" id="Прямая соединительная линия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40.2pt" to="466.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" strokecolor="black [3200]" strokeweight=".5pt">
                <v:stroke joinstyle="miter"/>
              </v:line>
            </w:pict>
          </mc:Fallback>
        </mc:AlternateContent>
      </w:r>
      <w:r w:rsidRPr="005012EF">
        <w:rPr>
          <w:rFonts w:eastAsia="Calibri"/>
        </w:rPr>
        <w:t xml:space="preserve"> </w:t>
      </w:r>
      <w:r w:rsidR="0005290F" w:rsidRPr="005012EF">
        <w:t>програмно-апаратний комплекс автоматизації ведення домашнього господарства з використанням радіочастотної ідентифікації.</w:t>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p>
    <w:p w14:paraId="12D77544" w14:textId="69E797B5" w:rsidR="00801217" w:rsidRPr="00BA5EDF" w:rsidRDefault="00801217" w:rsidP="00801217">
      <w:pPr>
        <w:rPr>
          <w:rFonts w:eastAsia="Calibri"/>
          <w:lang w:val="ru-RU"/>
        </w:rPr>
      </w:pPr>
      <w:r w:rsidRPr="005012EF">
        <w:rPr>
          <w:rFonts w:eastAsia="Calibri"/>
          <w:noProof/>
          <w:lang w:eastAsia="ru-RU"/>
        </w:rPr>
        <w:lastRenderedPageBreak/>
        <mc:AlternateContent>
          <mc:Choice Requires="wps">
            <w:drawing>
              <wp:anchor distT="0" distB="0" distL="114300" distR="114300" simplePos="0" relativeHeight="251661312" behindDoc="0" locked="0" layoutInCell="1" allowOverlap="1" wp14:anchorId="3BB95D05" wp14:editId="513252C5">
                <wp:simplePos x="0" y="0"/>
                <wp:positionH relativeFrom="margin">
                  <wp:align>right</wp:align>
                </wp:positionH>
                <wp:positionV relativeFrom="paragraph">
                  <wp:posOffset>182436</wp:posOffset>
                </wp:positionV>
                <wp:extent cx="3841544" cy="0"/>
                <wp:effectExtent l="0" t="0" r="26035" b="19050"/>
                <wp:wrapNone/>
                <wp:docPr id="53" name="Прямая соединительная линия 53"/>
                <wp:cNvGraphicFramePr/>
                <a:graphic xmlns:a="http://schemas.openxmlformats.org/drawingml/2006/main">
                  <a:graphicData uri="http://schemas.microsoft.com/office/word/2010/wordprocessingShape">
                    <wps:wsp>
                      <wps:cNvCnPr/>
                      <wps:spPr>
                        <a:xfrm>
                          <a:off x="0" y="0"/>
                          <a:ext cx="38415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54C08" id="Прямая соединительная линия 5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1.3pt,14.35pt" to="553.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" strokecolor="black [3200]" strokeweight=".5pt">
                <v:stroke joinstyle="miter"/>
                <w10:wrap anchorx="margin"/>
              </v:line>
            </w:pict>
          </mc:Fallback>
        </mc:AlternateContent>
      </w:r>
      <w:r w:rsidRPr="005012EF">
        <w:rPr>
          <w:rFonts w:eastAsia="Calibri"/>
          <w:noProof/>
          <w:lang w:eastAsia="ru-RU"/>
        </w:rPr>
        <mc:AlternateContent>
          <mc:Choice Requires="wps">
            <w:drawing>
              <wp:anchor distT="0" distB="0" distL="114300" distR="114300" simplePos="0" relativeHeight="251662336" behindDoc="0" locked="0" layoutInCell="1" allowOverlap="1" wp14:anchorId="129E3420" wp14:editId="5A4259F5">
                <wp:simplePos x="0" y="0"/>
                <wp:positionH relativeFrom="margin">
                  <wp:align>right</wp:align>
                </wp:positionH>
                <wp:positionV relativeFrom="paragraph">
                  <wp:posOffset>496569</wp:posOffset>
                </wp:positionV>
                <wp:extent cx="5924550" cy="0"/>
                <wp:effectExtent l="0" t="0" r="19050" b="19050"/>
                <wp:wrapNone/>
                <wp:docPr id="56" name="Прямая соединительная линия 56"/>
                <wp:cNvGraphicFramePr/>
                <a:graphic xmlns:a="http://schemas.openxmlformats.org/drawingml/2006/main">
                  <a:graphicData uri="http://schemas.microsoft.com/office/word/2010/wordprocessingShape">
                    <wps:wsp>
                      <wps:cNvCnPr/>
                      <wps:spPr>
                        <a:xfrm flipV="1">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3BE04" id="Прямая соединительная линия 56"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39.1pt" to="881.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" strokecolor="black [3200]" strokeweight=".5pt">
                <v:stroke joinstyle="miter"/>
                <w10:wrap anchorx="margin"/>
              </v:line>
            </w:pict>
          </mc:Fallback>
        </mc:AlternateContent>
      </w:r>
      <w:r w:rsidRPr="005012EF">
        <w:rPr>
          <w:rFonts w:eastAsia="Calibri"/>
        </w:rPr>
        <w:t>4. Предмет дослідження</w:t>
      </w:r>
      <w:r w:rsidRPr="005012EF">
        <w:t xml:space="preserve"> </w:t>
      </w:r>
      <w:r w:rsidR="0005290F" w:rsidRPr="005012EF">
        <w:rPr>
          <w:rFonts w:eastAsia="Calibri"/>
          <w:szCs w:val="24"/>
        </w:rPr>
        <w:t xml:space="preserve">підсистема апаратної ідентифікації предметів та веб застосунок для обліку товарів, наявних у домі. </w:t>
      </w:r>
    </w:p>
    <w:p w14:paraId="6EBA7BF4" w14:textId="1B3F04B3" w:rsidR="00801217" w:rsidRPr="005012EF" w:rsidRDefault="00801217" w:rsidP="00801217">
      <w:pPr>
        <w:rPr>
          <w:rFonts w:eastAsia="Calibri"/>
          <w:u w:val="single"/>
        </w:rPr>
      </w:pPr>
      <w:r w:rsidRPr="005012EF">
        <w:rPr>
          <w:rFonts w:eastAsia="Calibri"/>
          <w:noProof/>
          <w:lang w:eastAsia="ru-RU"/>
        </w:rPr>
        <mc:AlternateContent>
          <mc:Choice Requires="wps">
            <w:drawing>
              <wp:anchor distT="0" distB="0" distL="114300" distR="114300" simplePos="0" relativeHeight="251685888" behindDoc="0" locked="0" layoutInCell="1" allowOverlap="1" wp14:anchorId="3E81FDE5" wp14:editId="1BF617A1">
                <wp:simplePos x="0" y="0"/>
                <wp:positionH relativeFrom="column">
                  <wp:posOffset>0</wp:posOffset>
                </wp:positionH>
                <wp:positionV relativeFrom="paragraph">
                  <wp:posOffset>1731455</wp:posOffset>
                </wp:positionV>
                <wp:extent cx="5954395" cy="0"/>
                <wp:effectExtent l="0" t="0" r="27305" b="19050"/>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167D0" id="Прямая соединительная линия 7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36.35pt" to="468.8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4864" behindDoc="0" locked="0" layoutInCell="1" allowOverlap="1" wp14:anchorId="4AF5425F" wp14:editId="3E0009E8">
                <wp:simplePos x="0" y="0"/>
                <wp:positionH relativeFrom="column">
                  <wp:posOffset>11875</wp:posOffset>
                </wp:positionH>
                <wp:positionV relativeFrom="paragraph">
                  <wp:posOffset>1431925</wp:posOffset>
                </wp:positionV>
                <wp:extent cx="5954395" cy="0"/>
                <wp:effectExtent l="0" t="0" r="27305"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2428E" id="Прямая соединительная линия 7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12.75pt" to="469.8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Me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3840" behindDoc="0" locked="0" layoutInCell="1" allowOverlap="1" wp14:anchorId="2288E97E" wp14:editId="797242F0">
                <wp:simplePos x="0" y="0"/>
                <wp:positionH relativeFrom="column">
                  <wp:posOffset>11875</wp:posOffset>
                </wp:positionH>
                <wp:positionV relativeFrom="paragraph">
                  <wp:posOffset>1125855</wp:posOffset>
                </wp:positionV>
                <wp:extent cx="5954395" cy="0"/>
                <wp:effectExtent l="0" t="0" r="27305" b="19050"/>
                <wp:wrapNone/>
                <wp:docPr id="77" name="Прямая соединительная линия 77"/>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9723B" id="Прямая соединительная линия 7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88.65pt" to="469.8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2816" behindDoc="0" locked="0" layoutInCell="1" allowOverlap="1" wp14:anchorId="2F7EEBEC" wp14:editId="332D8497">
                <wp:simplePos x="0" y="0"/>
                <wp:positionH relativeFrom="column">
                  <wp:posOffset>23305</wp:posOffset>
                </wp:positionH>
                <wp:positionV relativeFrom="paragraph">
                  <wp:posOffset>820420</wp:posOffset>
                </wp:positionV>
                <wp:extent cx="5954395" cy="0"/>
                <wp:effectExtent l="0" t="0" r="27305" b="190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02FB6" id="Прямая соединительная линия 7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64.6pt" to="470.7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1792" behindDoc="0" locked="0" layoutInCell="1" allowOverlap="1" wp14:anchorId="7444761C" wp14:editId="01740789">
                <wp:simplePos x="0" y="0"/>
                <wp:positionH relativeFrom="column">
                  <wp:posOffset>19685</wp:posOffset>
                </wp:positionH>
                <wp:positionV relativeFrom="paragraph">
                  <wp:posOffset>511620</wp:posOffset>
                </wp:positionV>
                <wp:extent cx="5954395" cy="0"/>
                <wp:effectExtent l="0" t="0" r="27305"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8CAED" id="Прямая соединительная линия 7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40.3pt" to="470.4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Cc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63360" behindDoc="0" locked="0" layoutInCell="1" allowOverlap="1" wp14:anchorId="5B51D3E2" wp14:editId="6D3A5905">
                <wp:simplePos x="0" y="0"/>
                <wp:positionH relativeFrom="column">
                  <wp:posOffset>3361236</wp:posOffset>
                </wp:positionH>
                <wp:positionV relativeFrom="paragraph">
                  <wp:posOffset>206185</wp:posOffset>
                </wp:positionV>
                <wp:extent cx="2602700" cy="0"/>
                <wp:effectExtent l="0" t="0" r="26670" b="19050"/>
                <wp:wrapNone/>
                <wp:docPr id="60" name="Прямая соединительная линия 60"/>
                <wp:cNvGraphicFramePr/>
                <a:graphic xmlns:a="http://schemas.openxmlformats.org/drawingml/2006/main">
                  <a:graphicData uri="http://schemas.microsoft.com/office/word/2010/wordprocessingShape">
                    <wps:wsp>
                      <wps:cNvCnPr/>
                      <wps:spPr>
                        <a:xfrm>
                          <a:off x="0" y="0"/>
                          <a:ext cx="260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7A502" id="Прямая соединительная линия 6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65pt,16.25pt" to="469.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" strokecolor="black [3200]" strokeweight=".5pt">
                <v:stroke joinstyle="miter"/>
              </v:line>
            </w:pict>
          </mc:Fallback>
        </mc:AlternateContent>
      </w:r>
      <w:r w:rsidRPr="005012EF">
        <w:rPr>
          <w:rFonts w:eastAsia="Calibri"/>
        </w:rPr>
        <w:t>5. Перелік завдання, які потрібно розробити</w:t>
      </w:r>
      <w:r w:rsidRPr="005012EF">
        <w:rPr>
          <w:rFonts w:eastAsia="Calibri"/>
          <w:lang w:eastAsia="ru-RU"/>
        </w:rPr>
        <w:t xml:space="preserve"> </w:t>
      </w:r>
      <w:r w:rsidR="00302072" w:rsidRPr="005012EF">
        <w:t>сформувати вимоги до функціональності комплексу, дослідити метод ідентифікації за штрих-кодом, розробити підсистему ідентифікації за штрих-кодом, дослідити переваги та недоліки методу радіочастотної ідентифікації, розробити підсистему радіочастотної ідентифікації, представити прототип апаратної частини, розробити програмну частину комплексу автоматизації</w:t>
      </w:r>
      <w:r w:rsidRPr="005012EF">
        <w:t>.</w:t>
      </w:r>
      <w:r w:rsidRPr="005012EF">
        <w:rPr>
          <w:rFonts w:eastAsia="Calibri"/>
          <w:lang w:eastAsia="ru-RU"/>
        </w:rPr>
        <w:t xml:space="preserve"> </w:t>
      </w:r>
    </w:p>
    <w:p w14:paraId="03324012" w14:textId="3E96D72C" w:rsidR="00801217" w:rsidRPr="005012EF" w:rsidRDefault="00801217" w:rsidP="00801217">
      <w:pPr>
        <w:rPr>
          <w:rFonts w:eastAsia="Calibri"/>
        </w:rPr>
      </w:pPr>
      <w:r w:rsidRPr="005012EF">
        <w:rPr>
          <w:rFonts w:eastAsia="Calibri"/>
        </w:rPr>
        <w:t xml:space="preserve">6. Орієнтовний перелік ілюстративного (графічного) матеріалу: </w:t>
      </w:r>
      <w:r w:rsidR="001B2579" w:rsidRPr="005012EF">
        <w:rPr>
          <w:rFonts w:eastAsia="Calibri"/>
        </w:rPr>
        <w:t xml:space="preserve">2 </w:t>
      </w:r>
      <w:r w:rsidR="008119D1" w:rsidRPr="005012EF">
        <w:rPr>
          <w:noProof/>
          <w:highlight w:val="yellow"/>
          <w:lang w:eastAsia="ru-RU"/>
        </w:rPr>
        <w:t>UML діаграм</w:t>
      </w:r>
      <w:r w:rsidR="001B2579" w:rsidRPr="005012EF">
        <w:rPr>
          <w:noProof/>
          <w:highlight w:val="yellow"/>
          <w:lang w:eastAsia="ru-RU"/>
        </w:rPr>
        <w:t>и</w:t>
      </w:r>
      <w:r w:rsidR="008119D1" w:rsidRPr="005012EF">
        <w:rPr>
          <w:noProof/>
          <w:highlight w:val="yellow"/>
          <w:lang w:eastAsia="ru-RU"/>
        </w:rPr>
        <w:t xml:space="preserve"> послідовності, </w:t>
      </w:r>
      <w:r w:rsidR="008119D1" w:rsidRPr="005012EF">
        <w:rPr>
          <w:noProof/>
          <w:lang w:eastAsia="ru-RU"/>
        </w:rPr>
        <w:t xml:space="preserve">структурна схема програмно-апаратного комплексу, </w:t>
      </w:r>
      <w:r w:rsidR="001B2579" w:rsidRPr="005012EF">
        <w:rPr>
          <w:noProof/>
          <w:lang w:eastAsia="ru-RU"/>
        </w:rPr>
        <w:t xml:space="preserve">2 </w:t>
      </w:r>
      <w:r w:rsidR="008119D1" w:rsidRPr="005012EF">
        <w:rPr>
          <w:noProof/>
          <w:lang w:eastAsia="ru-RU"/>
        </w:rPr>
        <w:t>схем</w:t>
      </w:r>
      <w:r w:rsidR="001B2579" w:rsidRPr="005012EF">
        <w:rPr>
          <w:noProof/>
          <w:lang w:eastAsia="ru-RU"/>
        </w:rPr>
        <w:t>и</w:t>
      </w:r>
      <w:r w:rsidR="008119D1" w:rsidRPr="005012EF">
        <w:rPr>
          <w:noProof/>
          <w:lang w:eastAsia="ru-RU"/>
        </w:rPr>
        <w:t xml:space="preserve"> електричн</w:t>
      </w:r>
      <w:r w:rsidR="001B2579" w:rsidRPr="005012EF">
        <w:rPr>
          <w:noProof/>
          <w:lang w:eastAsia="ru-RU"/>
        </w:rPr>
        <w:t>і</w:t>
      </w:r>
      <w:r w:rsidR="008119D1" w:rsidRPr="005012EF">
        <w:rPr>
          <w:noProof/>
          <w:lang w:eastAsia="ru-RU"/>
        </w:rPr>
        <w:t xml:space="preserve"> принципов</w:t>
      </w:r>
      <w:r w:rsidR="001B2579" w:rsidRPr="005012EF">
        <w:rPr>
          <w:noProof/>
          <w:lang w:eastAsia="ru-RU"/>
        </w:rPr>
        <w:t>і</w:t>
      </w:r>
      <w:r w:rsidR="008119D1" w:rsidRPr="005012EF">
        <w:rPr>
          <w:noProof/>
          <w:lang w:eastAsia="ru-RU"/>
        </w:rPr>
        <w:t xml:space="preserve"> </w:t>
      </w:r>
    </w:p>
    <w:p w14:paraId="39D0B2E7" w14:textId="77777777" w:rsidR="00801217" w:rsidRPr="005012EF" w:rsidRDefault="00801217" w:rsidP="00801217">
      <w:pPr>
        <w:rPr>
          <w:rFonts w:eastAsia="Calibri"/>
        </w:rPr>
      </w:pPr>
      <w:r w:rsidRPr="005012EF">
        <w:rPr>
          <w:rFonts w:eastAsia="Calibri"/>
        </w:rPr>
        <w:t>7. Орієнтовний перелік публікацій:</w:t>
      </w:r>
    </w:p>
    <w:p w14:paraId="166C22E3" w14:textId="77777777" w:rsidR="00801217" w:rsidRPr="005012EF" w:rsidRDefault="00801217" w:rsidP="00801217">
      <w:pPr>
        <w:rPr>
          <w:rFonts w:eastAsia="Calibri"/>
        </w:rPr>
      </w:pPr>
      <w:r w:rsidRPr="005012EF">
        <w:rPr>
          <w:rFonts w:eastAsia="Calibri"/>
        </w:rPr>
        <w:t>8. Консультанти розділів дисертації</w:t>
      </w:r>
    </w:p>
    <w:p w14:paraId="4D831636" w14:textId="77777777" w:rsidR="00801217" w:rsidRPr="005012EF" w:rsidRDefault="00801217" w:rsidP="00801217">
      <w:pPr>
        <w:rPr>
          <w:rFonts w:eastAsia="Calibri"/>
        </w:rPr>
      </w:pPr>
      <w:r w:rsidRPr="005012EF">
        <w:rPr>
          <w:rFonts w:eastAsia="Calibri"/>
        </w:rPr>
        <w:t xml:space="preserve">9. Дата видачі завдання </w:t>
      </w:r>
    </w:p>
    <w:p w14:paraId="38F7F4DA" w14:textId="77777777" w:rsidR="00801217" w:rsidRPr="005012EF" w:rsidRDefault="00801217" w:rsidP="00801217">
      <w:pPr>
        <w:jc w:val="center"/>
        <w:rPr>
          <w:rFonts w:eastAsia="Calibri"/>
        </w:rPr>
      </w:pPr>
      <w:r w:rsidRPr="005012EF">
        <w:rPr>
          <w:rFonts w:eastAsia="Calibri"/>
        </w:rPr>
        <w:t>Календарний план</w:t>
      </w:r>
    </w:p>
    <w:tbl>
      <w:tblPr>
        <w:tblW w:w="9345" w:type="dxa"/>
        <w:tblLayout w:type="fixed"/>
        <w:tblLook w:val="04A0" w:firstRow="1" w:lastRow="0" w:firstColumn="1" w:lastColumn="0" w:noHBand="0" w:noVBand="1"/>
      </w:tblPr>
      <w:tblGrid>
        <w:gridCol w:w="625"/>
        <w:gridCol w:w="5324"/>
        <w:gridCol w:w="1966"/>
        <w:gridCol w:w="1430"/>
      </w:tblGrid>
      <w:tr w:rsidR="00801217" w:rsidRPr="005012EF" w14:paraId="3C1D1DA8" w14:textId="77777777" w:rsidTr="000C0886">
        <w:trPr>
          <w:trHeight w:val="507"/>
        </w:trPr>
        <w:tc>
          <w:tcPr>
            <w:tcW w:w="6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7923DE" w14:textId="77777777" w:rsidR="00801217" w:rsidRPr="005012EF" w:rsidRDefault="00801217" w:rsidP="00302072">
            <w:pPr>
              <w:pStyle w:val="NoSpacing"/>
              <w:rPr>
                <w:lang w:val="uk-UA" w:eastAsia="ru-RU"/>
              </w:rPr>
            </w:pPr>
            <w:r w:rsidRPr="005012EF">
              <w:rPr>
                <w:lang w:val="uk-UA" w:eastAsia="ru-RU"/>
              </w:rPr>
              <w:t>№</w:t>
            </w:r>
          </w:p>
          <w:p w14:paraId="1161B8DE" w14:textId="77777777" w:rsidR="00801217" w:rsidRPr="005012EF" w:rsidRDefault="00801217" w:rsidP="00302072">
            <w:pPr>
              <w:pStyle w:val="NoSpacing"/>
              <w:rPr>
                <w:sz w:val="24"/>
                <w:lang w:val="uk-UA" w:eastAsia="ru-RU"/>
              </w:rPr>
            </w:pPr>
            <w:r w:rsidRPr="005012EF">
              <w:rPr>
                <w:lang w:val="uk-UA" w:eastAsia="ru-RU"/>
              </w:rPr>
              <w:t>з/п</w:t>
            </w:r>
          </w:p>
        </w:tc>
        <w:tc>
          <w:tcPr>
            <w:tcW w:w="532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DDF7B" w14:textId="77777777" w:rsidR="00801217" w:rsidRPr="005012EF" w:rsidRDefault="00801217" w:rsidP="00302072">
            <w:pPr>
              <w:pStyle w:val="NoSpacing"/>
              <w:rPr>
                <w:lang w:val="uk-UA" w:eastAsia="ru-RU"/>
              </w:rPr>
            </w:pPr>
            <w:r w:rsidRPr="005012EF">
              <w:rPr>
                <w:lang w:val="uk-UA" w:eastAsia="ru-RU"/>
              </w:rPr>
              <w:t>Назва етапів виконання</w:t>
            </w:r>
          </w:p>
          <w:p w14:paraId="627372C9" w14:textId="77777777" w:rsidR="00801217" w:rsidRPr="005012EF" w:rsidRDefault="00801217" w:rsidP="00302072">
            <w:pPr>
              <w:pStyle w:val="NoSpacing"/>
              <w:rPr>
                <w:sz w:val="24"/>
                <w:lang w:val="uk-UA" w:eastAsia="ru-RU"/>
              </w:rPr>
            </w:pPr>
            <w:r w:rsidRPr="005012EF">
              <w:rPr>
                <w:lang w:val="uk-UA" w:eastAsia="ru-RU"/>
              </w:rPr>
              <w:t>дипломного проекту</w:t>
            </w:r>
          </w:p>
        </w:tc>
        <w:tc>
          <w:tcPr>
            <w:tcW w:w="1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0761AA" w14:textId="77777777" w:rsidR="00801217" w:rsidRPr="005012EF" w:rsidRDefault="00801217" w:rsidP="00302072">
            <w:pPr>
              <w:pStyle w:val="NoSpacing"/>
              <w:rPr>
                <w:lang w:val="uk-UA" w:eastAsia="ru-RU"/>
              </w:rPr>
            </w:pPr>
            <w:r w:rsidRPr="005012EF">
              <w:rPr>
                <w:lang w:val="uk-UA" w:eastAsia="ru-RU"/>
              </w:rPr>
              <w:t>Строк виконання</w:t>
            </w:r>
          </w:p>
          <w:p w14:paraId="703A65A9" w14:textId="77777777" w:rsidR="00801217" w:rsidRPr="005012EF" w:rsidRDefault="00801217" w:rsidP="00302072">
            <w:pPr>
              <w:pStyle w:val="NoSpacing"/>
              <w:rPr>
                <w:sz w:val="24"/>
                <w:lang w:val="uk-UA" w:eastAsia="ru-RU"/>
              </w:rPr>
            </w:pPr>
            <w:r w:rsidRPr="005012EF">
              <w:rPr>
                <w:lang w:val="uk-UA" w:eastAsia="ru-RU"/>
              </w:rPr>
              <w:t>етапів проекту</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5AF95D" w14:textId="77777777" w:rsidR="00801217" w:rsidRPr="005012EF" w:rsidRDefault="00801217" w:rsidP="00302072">
            <w:pPr>
              <w:pStyle w:val="NoSpacing"/>
              <w:rPr>
                <w:sz w:val="24"/>
                <w:lang w:val="uk-UA" w:eastAsia="ru-RU"/>
              </w:rPr>
            </w:pPr>
            <w:r w:rsidRPr="005012EF">
              <w:rPr>
                <w:lang w:val="uk-UA" w:eastAsia="ru-RU"/>
              </w:rPr>
              <w:t>Примітка</w:t>
            </w:r>
          </w:p>
        </w:tc>
      </w:tr>
      <w:tr w:rsidR="00801217" w:rsidRPr="005012EF" w14:paraId="3F69704C" w14:textId="77777777" w:rsidTr="000C0886">
        <w:trPr>
          <w:trHeight w:val="529"/>
        </w:trPr>
        <w:tc>
          <w:tcPr>
            <w:tcW w:w="625" w:type="dxa"/>
            <w:vMerge/>
            <w:tcBorders>
              <w:top w:val="single" w:sz="4" w:space="0" w:color="auto"/>
              <w:left w:val="single" w:sz="4" w:space="0" w:color="auto"/>
              <w:bottom w:val="single" w:sz="4" w:space="0" w:color="auto"/>
              <w:right w:val="single" w:sz="4" w:space="0" w:color="auto"/>
            </w:tcBorders>
            <w:vAlign w:val="center"/>
            <w:hideMark/>
          </w:tcPr>
          <w:p w14:paraId="44078AB3" w14:textId="77777777" w:rsidR="00801217" w:rsidRPr="005012EF" w:rsidRDefault="00801217" w:rsidP="00302072">
            <w:pPr>
              <w:pStyle w:val="NoSpacing"/>
              <w:rPr>
                <w:sz w:val="24"/>
                <w:lang w:val="uk-UA" w:eastAsia="ru-RU"/>
              </w:rPr>
            </w:pPr>
          </w:p>
        </w:tc>
        <w:tc>
          <w:tcPr>
            <w:tcW w:w="5324" w:type="dxa"/>
            <w:vMerge/>
            <w:tcBorders>
              <w:top w:val="single" w:sz="4" w:space="0" w:color="auto"/>
              <w:left w:val="single" w:sz="4" w:space="0" w:color="auto"/>
              <w:bottom w:val="single" w:sz="4" w:space="0" w:color="auto"/>
              <w:right w:val="single" w:sz="4" w:space="0" w:color="auto"/>
            </w:tcBorders>
            <w:vAlign w:val="center"/>
            <w:hideMark/>
          </w:tcPr>
          <w:p w14:paraId="7060D89B" w14:textId="77777777" w:rsidR="00801217" w:rsidRPr="005012EF" w:rsidRDefault="00801217" w:rsidP="00302072">
            <w:pPr>
              <w:pStyle w:val="NoSpacing"/>
              <w:rPr>
                <w:sz w:val="24"/>
                <w:lang w:val="uk-UA" w:eastAsia="ru-RU"/>
              </w:rPr>
            </w:pPr>
          </w:p>
        </w:tc>
        <w:tc>
          <w:tcPr>
            <w:tcW w:w="1966" w:type="dxa"/>
            <w:vMerge/>
            <w:tcBorders>
              <w:top w:val="single" w:sz="4" w:space="0" w:color="auto"/>
              <w:left w:val="single" w:sz="4" w:space="0" w:color="auto"/>
              <w:bottom w:val="single" w:sz="4" w:space="0" w:color="auto"/>
              <w:right w:val="single" w:sz="4" w:space="0" w:color="auto"/>
            </w:tcBorders>
            <w:vAlign w:val="center"/>
            <w:hideMark/>
          </w:tcPr>
          <w:p w14:paraId="4E629B82" w14:textId="77777777" w:rsidR="00801217" w:rsidRPr="005012EF" w:rsidRDefault="00801217" w:rsidP="00302072">
            <w:pPr>
              <w:pStyle w:val="NoSpacing"/>
              <w:rPr>
                <w:sz w:val="24"/>
                <w:lang w:val="uk-UA" w:eastAsia="ru-RU"/>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14:paraId="37F4A4F7" w14:textId="77777777" w:rsidR="00801217" w:rsidRPr="005012EF" w:rsidRDefault="00801217" w:rsidP="00302072">
            <w:pPr>
              <w:pStyle w:val="NoSpacing"/>
              <w:rPr>
                <w:sz w:val="24"/>
                <w:lang w:val="uk-UA" w:eastAsia="ru-RU"/>
              </w:rPr>
            </w:pPr>
          </w:p>
        </w:tc>
      </w:tr>
      <w:tr w:rsidR="00801217" w:rsidRPr="005012EF" w14:paraId="75D2DFC2"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5E1E9" w14:textId="77777777" w:rsidR="00801217" w:rsidRPr="005012EF" w:rsidRDefault="00801217" w:rsidP="00302072">
            <w:pPr>
              <w:pStyle w:val="NoSpacing"/>
              <w:rPr>
                <w:lang w:val="uk-UA" w:eastAsia="ru-RU"/>
              </w:rPr>
            </w:pPr>
            <w:r w:rsidRPr="005012EF">
              <w:rPr>
                <w:lang w:val="uk-UA" w:eastAsia="ru-RU"/>
              </w:rPr>
              <w:t>1</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BB87A5E" w14:textId="20D4BC9F" w:rsidR="00801217" w:rsidRPr="005012EF" w:rsidRDefault="000C0886" w:rsidP="00302072">
            <w:pPr>
              <w:pStyle w:val="NoSpacing"/>
              <w:rPr>
                <w:lang w:val="uk-UA" w:eastAsia="ru-RU"/>
              </w:rPr>
            </w:pPr>
            <w:r w:rsidRPr="005012EF">
              <w:rPr>
                <w:lang w:val="uk-UA" w:eastAsia="ru-RU"/>
              </w:rPr>
              <w:t>Формування вимог та постановка задач</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F3B3002" w14:textId="4D9A3516" w:rsidR="00801217" w:rsidRPr="005012EF" w:rsidRDefault="002818BE" w:rsidP="00302072">
            <w:pPr>
              <w:pStyle w:val="NoSpacing"/>
              <w:rPr>
                <w:lang w:val="uk-UA" w:eastAsia="ru-RU"/>
              </w:rPr>
            </w:pPr>
            <w:r w:rsidRPr="005012EF">
              <w:rPr>
                <w:rFonts w:eastAsia="Calibri"/>
                <w:lang w:val="uk-UA"/>
              </w:rPr>
              <w:t>23</w:t>
            </w:r>
            <w:r w:rsidR="00801217" w:rsidRPr="005012EF">
              <w:rPr>
                <w:rFonts w:eastAsia="Calibri"/>
                <w:lang w:val="uk-UA"/>
              </w:rPr>
              <w:t>.</w:t>
            </w:r>
            <w:r w:rsidRPr="005012EF">
              <w:rPr>
                <w:rFonts w:eastAsia="Calibri"/>
                <w:lang w:val="uk-UA"/>
              </w:rPr>
              <w:t>11</w:t>
            </w:r>
            <w:r w:rsidR="00801217" w:rsidRPr="005012EF">
              <w:rPr>
                <w:rFonts w:eastAsia="Calibri"/>
                <w:lang w:val="uk-UA"/>
              </w:rPr>
              <w:t>.201</w:t>
            </w:r>
            <w:r w:rsidRPr="005012EF">
              <w:rPr>
                <w:rFonts w:eastAsia="Calibri"/>
                <w:lang w:val="uk-UA"/>
              </w:rPr>
              <w:t>8</w:t>
            </w:r>
            <w:r w:rsidR="00801217" w:rsidRPr="005012EF">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0CAD77A0" w14:textId="77777777" w:rsidR="00801217" w:rsidRPr="005012EF" w:rsidRDefault="00801217" w:rsidP="00302072">
            <w:pPr>
              <w:pStyle w:val="NoSpacing"/>
              <w:rPr>
                <w:lang w:val="uk-UA" w:eastAsia="ru-RU"/>
              </w:rPr>
            </w:pPr>
          </w:p>
        </w:tc>
      </w:tr>
      <w:tr w:rsidR="00801217" w:rsidRPr="005012EF" w14:paraId="27F78C9E"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tcPr>
          <w:p w14:paraId="35DEFCE1" w14:textId="77777777" w:rsidR="00801217" w:rsidRPr="005012EF" w:rsidRDefault="00801217" w:rsidP="00302072">
            <w:pPr>
              <w:pStyle w:val="NoSpacing"/>
              <w:rPr>
                <w:lang w:val="uk-UA" w:eastAsia="ru-RU"/>
              </w:rPr>
            </w:pPr>
            <w:r w:rsidRPr="005012EF">
              <w:rPr>
                <w:lang w:val="uk-UA" w:eastAsia="ru-RU"/>
              </w:rPr>
              <w:t>2</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469810B1" w14:textId="43EBF65B" w:rsidR="00801217" w:rsidRPr="005012EF" w:rsidRDefault="000C0886" w:rsidP="00302072">
            <w:pPr>
              <w:pStyle w:val="NoSpacing"/>
              <w:rPr>
                <w:lang w:val="uk-UA" w:eastAsia="ru-RU"/>
              </w:rPr>
            </w:pPr>
            <w:r w:rsidRPr="005012EF">
              <w:rPr>
                <w:lang w:val="uk-UA" w:eastAsia="ru-RU"/>
              </w:rPr>
              <w:t>Дослідження існуючих</w:t>
            </w:r>
            <w:r w:rsidR="00801217" w:rsidRPr="005012EF">
              <w:rPr>
                <w:lang w:val="uk-UA" w:eastAsia="ru-RU"/>
              </w:rPr>
              <w:t xml:space="preserve"> </w:t>
            </w:r>
            <w:r w:rsidRPr="005012EF">
              <w:rPr>
                <w:lang w:val="uk-UA" w:eastAsia="ru-RU"/>
              </w:rPr>
              <w:t>рішень</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2C51EAE" w14:textId="67A3AABF" w:rsidR="00801217" w:rsidRPr="005012EF" w:rsidRDefault="00801217" w:rsidP="00302072">
            <w:pPr>
              <w:pStyle w:val="NoSpacing"/>
              <w:rPr>
                <w:lang w:val="uk-UA" w:eastAsia="ru-RU"/>
              </w:rPr>
            </w:pPr>
            <w:r w:rsidRPr="005012EF">
              <w:rPr>
                <w:rFonts w:eastAsia="Calibri"/>
                <w:lang w:val="uk-UA"/>
              </w:rPr>
              <w:t>2</w:t>
            </w:r>
            <w:r w:rsidR="002818BE" w:rsidRPr="005012EF">
              <w:rPr>
                <w:rFonts w:eastAsia="Calibri"/>
                <w:lang w:val="uk-UA"/>
              </w:rPr>
              <w:t>7</w:t>
            </w:r>
            <w:r w:rsidRPr="005012EF">
              <w:rPr>
                <w:rFonts w:eastAsia="Calibri"/>
                <w:lang w:val="uk-UA"/>
              </w:rPr>
              <w:t>.02.201</w:t>
            </w:r>
            <w:r w:rsidR="002818BE" w:rsidRPr="005012EF">
              <w:rPr>
                <w:rFonts w:eastAsia="Calibri"/>
                <w:lang w:val="uk-UA"/>
              </w:rPr>
              <w:t>9</w:t>
            </w:r>
            <w:r w:rsidRPr="005012EF">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tcPr>
          <w:p w14:paraId="6F36E4E1" w14:textId="77777777" w:rsidR="00801217" w:rsidRPr="005012EF" w:rsidRDefault="00801217" w:rsidP="00302072">
            <w:pPr>
              <w:pStyle w:val="NoSpacing"/>
              <w:rPr>
                <w:lang w:val="uk-UA" w:eastAsia="ru-RU"/>
              </w:rPr>
            </w:pPr>
          </w:p>
        </w:tc>
      </w:tr>
      <w:tr w:rsidR="00801217" w:rsidRPr="005012EF" w14:paraId="336D5154"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6E9AE10" w14:textId="77777777" w:rsidR="00801217" w:rsidRPr="005012EF" w:rsidRDefault="00801217" w:rsidP="00302072">
            <w:pPr>
              <w:pStyle w:val="NoSpacing"/>
              <w:rPr>
                <w:lang w:val="uk-UA" w:eastAsia="ru-RU"/>
              </w:rPr>
            </w:pPr>
            <w:r w:rsidRPr="005012EF">
              <w:rPr>
                <w:lang w:val="uk-UA" w:eastAsia="ru-RU"/>
              </w:rPr>
              <w:t>3</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C76BB0" w14:textId="632B8960" w:rsidR="00801217" w:rsidRPr="005012EF" w:rsidRDefault="000C0886" w:rsidP="00302072">
            <w:pPr>
              <w:pStyle w:val="NoSpacing"/>
              <w:rPr>
                <w:lang w:val="uk-UA" w:eastAsia="ru-RU"/>
              </w:rPr>
            </w:pPr>
            <w:r w:rsidRPr="005012EF">
              <w:rPr>
                <w:lang w:val="uk-UA" w:eastAsia="ru-RU"/>
              </w:rPr>
              <w:t xml:space="preserve">Дослідження ідентифікації </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67B218C" w14:textId="175CE79C" w:rsidR="00801217" w:rsidRPr="005012EF" w:rsidRDefault="002818BE" w:rsidP="00302072">
            <w:pPr>
              <w:pStyle w:val="NoSpacing"/>
              <w:rPr>
                <w:lang w:val="uk-UA" w:eastAsia="ru-RU"/>
              </w:rPr>
            </w:pPr>
            <w:r w:rsidRPr="005012EF">
              <w:rPr>
                <w:lang w:val="uk-UA" w:eastAsia="ru-RU"/>
              </w:rPr>
              <w:t>24</w:t>
            </w:r>
            <w:r w:rsidR="00801217" w:rsidRPr="005012EF">
              <w:rPr>
                <w:lang w:val="uk-UA" w:eastAsia="ru-RU"/>
              </w:rPr>
              <w:t>.03.201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5CC2ACD5" w14:textId="77777777" w:rsidR="00801217" w:rsidRPr="005012EF" w:rsidRDefault="00801217" w:rsidP="00302072">
            <w:pPr>
              <w:pStyle w:val="NoSpacing"/>
              <w:rPr>
                <w:lang w:val="uk-UA" w:eastAsia="ru-RU"/>
              </w:rPr>
            </w:pPr>
          </w:p>
        </w:tc>
      </w:tr>
      <w:tr w:rsidR="00801217" w:rsidRPr="005012EF" w14:paraId="0F58A6BD"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3D5D737" w14:textId="77777777" w:rsidR="00801217" w:rsidRPr="005012EF" w:rsidRDefault="00801217" w:rsidP="00302072">
            <w:pPr>
              <w:pStyle w:val="NoSpacing"/>
              <w:rPr>
                <w:lang w:val="uk-UA" w:eastAsia="ru-RU"/>
              </w:rPr>
            </w:pP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AE0856" w14:textId="19360CA4" w:rsidR="00801217" w:rsidRPr="005012EF" w:rsidRDefault="000C0886" w:rsidP="00302072">
            <w:pPr>
              <w:pStyle w:val="NoSpacing"/>
              <w:rPr>
                <w:lang w:val="uk-UA" w:eastAsia="ru-RU"/>
              </w:rPr>
            </w:pPr>
            <w:r w:rsidRPr="005012EF">
              <w:rPr>
                <w:lang w:val="uk-UA" w:eastAsia="ru-RU"/>
              </w:rPr>
              <w:t>за штрих-кодом</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8829D4A" w14:textId="77777777" w:rsidR="00801217" w:rsidRPr="005012EF" w:rsidRDefault="00801217" w:rsidP="00302072">
            <w:pPr>
              <w:pStyle w:val="NoSpacing"/>
              <w:rPr>
                <w:lang w:val="uk-UA" w:eastAsia="ru-RU"/>
              </w:rPr>
            </w:pP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25D8F5C1" w14:textId="77777777" w:rsidR="00801217" w:rsidRPr="005012EF" w:rsidRDefault="00801217" w:rsidP="00302072">
            <w:pPr>
              <w:pStyle w:val="NoSpacing"/>
              <w:rPr>
                <w:lang w:val="uk-UA" w:eastAsia="ru-RU"/>
              </w:rPr>
            </w:pPr>
          </w:p>
        </w:tc>
      </w:tr>
      <w:tr w:rsidR="00801217" w:rsidRPr="005012EF" w14:paraId="56BAF320"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70147EC" w14:textId="77777777" w:rsidR="00801217" w:rsidRPr="005012EF" w:rsidRDefault="00801217" w:rsidP="00302072">
            <w:pPr>
              <w:pStyle w:val="NoSpacing"/>
              <w:rPr>
                <w:lang w:val="uk-UA" w:eastAsia="ru-RU"/>
              </w:rPr>
            </w:pPr>
            <w:r w:rsidRPr="005012EF">
              <w:rPr>
                <w:lang w:val="uk-UA" w:eastAsia="ru-RU"/>
              </w:rPr>
              <w:t>4</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7310977" w14:textId="32B00797" w:rsidR="00801217" w:rsidRPr="005012EF" w:rsidRDefault="000C0886" w:rsidP="00302072">
            <w:pPr>
              <w:pStyle w:val="NoSpacing"/>
              <w:rPr>
                <w:lang w:val="uk-UA" w:eastAsia="ru-RU"/>
              </w:rPr>
            </w:pPr>
            <w:r w:rsidRPr="005012EF">
              <w:rPr>
                <w:lang w:val="uk-UA"/>
              </w:rPr>
              <w:t>Дослідження радіочастотної ідентифікації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F45072D" w14:textId="0260350C" w:rsidR="00801217" w:rsidRPr="005012EF" w:rsidRDefault="002818BE" w:rsidP="00302072">
            <w:pPr>
              <w:pStyle w:val="NoSpacing"/>
              <w:rPr>
                <w:lang w:val="uk-UA" w:eastAsia="ru-RU"/>
              </w:rPr>
            </w:pPr>
            <w:r w:rsidRPr="005012EF">
              <w:rPr>
                <w:lang w:val="uk-UA" w:eastAsia="ru-RU"/>
              </w:rPr>
              <w:t>26</w:t>
            </w:r>
            <w:r w:rsidR="00801217" w:rsidRPr="005012EF">
              <w:rPr>
                <w:lang w:val="uk-UA" w:eastAsia="ru-RU"/>
              </w:rPr>
              <w:t>.0</w:t>
            </w:r>
            <w:r w:rsidRPr="005012EF">
              <w:rPr>
                <w:lang w:val="uk-UA" w:eastAsia="ru-RU"/>
              </w:rPr>
              <w:t>4</w:t>
            </w:r>
            <w:r w:rsidR="00801217" w:rsidRPr="005012EF">
              <w:rPr>
                <w:lang w:val="uk-UA" w:eastAsia="ru-RU"/>
              </w:rPr>
              <w:t>.201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7631273B" w14:textId="77777777" w:rsidR="00801217" w:rsidRPr="005012EF" w:rsidRDefault="00801217" w:rsidP="00302072">
            <w:pPr>
              <w:pStyle w:val="NoSpacing"/>
              <w:rPr>
                <w:lang w:val="uk-UA" w:eastAsia="ru-RU"/>
              </w:rPr>
            </w:pPr>
          </w:p>
        </w:tc>
      </w:tr>
      <w:tr w:rsidR="00801217" w:rsidRPr="005012EF" w14:paraId="2189E026"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DF3A8" w14:textId="77777777" w:rsidR="00801217" w:rsidRPr="005012EF" w:rsidRDefault="00801217" w:rsidP="00302072">
            <w:pPr>
              <w:pStyle w:val="NoSpacing"/>
              <w:rPr>
                <w:lang w:val="uk-UA" w:eastAsia="ru-RU"/>
              </w:rPr>
            </w:pPr>
            <w:r w:rsidRPr="005012EF">
              <w:rPr>
                <w:lang w:val="uk-UA" w:eastAsia="ru-RU"/>
              </w:rPr>
              <w:t>5</w:t>
            </w:r>
          </w:p>
        </w:tc>
        <w:tc>
          <w:tcPr>
            <w:tcW w:w="5324" w:type="dxa"/>
            <w:tcBorders>
              <w:top w:val="single" w:sz="4" w:space="0" w:color="auto"/>
              <w:left w:val="nil"/>
              <w:right w:val="single" w:sz="4" w:space="0" w:color="auto"/>
            </w:tcBorders>
            <w:shd w:val="clear" w:color="auto" w:fill="auto"/>
            <w:noWrap/>
            <w:vAlign w:val="center"/>
          </w:tcPr>
          <w:p w14:paraId="7B49567C" w14:textId="4D0E6937" w:rsidR="00801217" w:rsidRPr="005012EF" w:rsidRDefault="000C0886" w:rsidP="00302072">
            <w:pPr>
              <w:pStyle w:val="NoSpacing"/>
              <w:rPr>
                <w:lang w:val="uk-UA" w:eastAsia="ru-RU"/>
              </w:rPr>
            </w:pPr>
            <w:r w:rsidRPr="005012EF">
              <w:rPr>
                <w:lang w:val="uk-UA"/>
              </w:rPr>
              <w:t>Розробка прототипу апаратної частини</w:t>
            </w:r>
          </w:p>
        </w:tc>
        <w:tc>
          <w:tcPr>
            <w:tcW w:w="1966" w:type="dxa"/>
            <w:tcBorders>
              <w:top w:val="single" w:sz="4" w:space="0" w:color="auto"/>
              <w:left w:val="nil"/>
              <w:right w:val="single" w:sz="4" w:space="0" w:color="auto"/>
            </w:tcBorders>
            <w:shd w:val="clear" w:color="auto" w:fill="auto"/>
            <w:noWrap/>
            <w:vAlign w:val="center"/>
          </w:tcPr>
          <w:p w14:paraId="4787C6D0" w14:textId="773D1DA8" w:rsidR="00801217" w:rsidRPr="005012EF" w:rsidRDefault="002818BE" w:rsidP="00302072">
            <w:pPr>
              <w:pStyle w:val="NoSpacing"/>
              <w:rPr>
                <w:lang w:val="uk-UA" w:eastAsia="ru-RU"/>
              </w:rPr>
            </w:pPr>
            <w:r w:rsidRPr="005012EF">
              <w:rPr>
                <w:lang w:val="uk-UA" w:eastAsia="ru-RU"/>
              </w:rPr>
              <w:t>30</w:t>
            </w:r>
            <w:r w:rsidR="00801217" w:rsidRPr="005012EF">
              <w:rPr>
                <w:lang w:val="uk-UA" w:eastAsia="ru-RU"/>
              </w:rPr>
              <w:t>.0</w:t>
            </w:r>
            <w:r w:rsidRPr="005012EF">
              <w:rPr>
                <w:lang w:val="uk-UA" w:eastAsia="ru-RU"/>
              </w:rPr>
              <w:t>6</w:t>
            </w:r>
            <w:r w:rsidR="00801217" w:rsidRPr="005012EF">
              <w:rPr>
                <w:lang w:val="uk-UA" w:eastAsia="ru-RU"/>
              </w:rPr>
              <w:t>.201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right w:val="single" w:sz="4" w:space="0" w:color="auto"/>
            </w:tcBorders>
            <w:shd w:val="clear" w:color="auto" w:fill="auto"/>
            <w:noWrap/>
            <w:vAlign w:val="center"/>
            <w:hideMark/>
          </w:tcPr>
          <w:p w14:paraId="3EE2E577" w14:textId="77777777" w:rsidR="00801217" w:rsidRPr="005012EF" w:rsidRDefault="00801217" w:rsidP="00302072">
            <w:pPr>
              <w:pStyle w:val="NoSpacing"/>
              <w:rPr>
                <w:lang w:val="uk-UA" w:eastAsia="ru-RU"/>
              </w:rPr>
            </w:pPr>
          </w:p>
        </w:tc>
      </w:tr>
      <w:tr w:rsidR="000C0886" w:rsidRPr="005012EF" w14:paraId="69F446DE"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0A8A91" w14:textId="4F959446" w:rsidR="000C0886" w:rsidRPr="005012EF" w:rsidRDefault="000C0886" w:rsidP="00302072">
            <w:pPr>
              <w:pStyle w:val="NoSpacing"/>
              <w:rPr>
                <w:lang w:val="uk-UA" w:eastAsia="ru-RU"/>
              </w:rPr>
            </w:pPr>
            <w:r w:rsidRPr="005012EF">
              <w:rPr>
                <w:lang w:val="uk-UA" w:eastAsia="ru-RU"/>
              </w:rPr>
              <w:t>6</w:t>
            </w:r>
          </w:p>
        </w:tc>
        <w:tc>
          <w:tcPr>
            <w:tcW w:w="5324" w:type="dxa"/>
            <w:tcBorders>
              <w:top w:val="single" w:sz="4" w:space="0" w:color="auto"/>
              <w:left w:val="nil"/>
              <w:right w:val="single" w:sz="4" w:space="0" w:color="auto"/>
            </w:tcBorders>
            <w:shd w:val="clear" w:color="auto" w:fill="auto"/>
            <w:noWrap/>
            <w:vAlign w:val="center"/>
          </w:tcPr>
          <w:p w14:paraId="5772A8BA" w14:textId="1027C9D8" w:rsidR="000C0886" w:rsidRPr="005012EF" w:rsidRDefault="000C0886" w:rsidP="00302072">
            <w:pPr>
              <w:pStyle w:val="NoSpacing"/>
              <w:rPr>
                <w:lang w:val="uk-UA"/>
              </w:rPr>
            </w:pPr>
            <w:r w:rsidRPr="005012EF">
              <w:rPr>
                <w:lang w:val="uk-UA" w:eastAsia="ru-RU"/>
              </w:rPr>
              <w:t xml:space="preserve">Розробка програмної частини </w:t>
            </w:r>
          </w:p>
        </w:tc>
        <w:tc>
          <w:tcPr>
            <w:tcW w:w="1966" w:type="dxa"/>
            <w:tcBorders>
              <w:top w:val="single" w:sz="4" w:space="0" w:color="auto"/>
              <w:left w:val="nil"/>
              <w:right w:val="single" w:sz="4" w:space="0" w:color="auto"/>
            </w:tcBorders>
            <w:shd w:val="clear" w:color="auto" w:fill="auto"/>
            <w:noWrap/>
            <w:vAlign w:val="center"/>
          </w:tcPr>
          <w:p w14:paraId="64BFCF6B" w14:textId="48A4C757" w:rsidR="000C0886" w:rsidRPr="005012EF" w:rsidRDefault="002818BE" w:rsidP="00302072">
            <w:pPr>
              <w:pStyle w:val="NoSpacing"/>
              <w:rPr>
                <w:lang w:val="uk-UA" w:eastAsia="ru-RU"/>
              </w:rPr>
            </w:pPr>
            <w:r w:rsidRPr="005012EF">
              <w:rPr>
                <w:lang w:val="uk-UA" w:eastAsia="ru-RU"/>
              </w:rPr>
              <w:t>11.10.2019</w:t>
            </w:r>
          </w:p>
        </w:tc>
        <w:tc>
          <w:tcPr>
            <w:tcW w:w="1430" w:type="dxa"/>
            <w:tcBorders>
              <w:top w:val="single" w:sz="4" w:space="0" w:color="auto"/>
              <w:left w:val="nil"/>
              <w:right w:val="single" w:sz="4" w:space="0" w:color="auto"/>
            </w:tcBorders>
            <w:shd w:val="clear" w:color="auto" w:fill="auto"/>
            <w:noWrap/>
            <w:vAlign w:val="center"/>
          </w:tcPr>
          <w:p w14:paraId="2D8532A2" w14:textId="77777777" w:rsidR="000C0886" w:rsidRPr="005012EF" w:rsidRDefault="000C0886" w:rsidP="00302072">
            <w:pPr>
              <w:pStyle w:val="NoSpacing"/>
              <w:rPr>
                <w:lang w:val="uk-UA" w:eastAsia="ru-RU"/>
              </w:rPr>
            </w:pPr>
          </w:p>
        </w:tc>
      </w:tr>
      <w:tr w:rsidR="00801217" w:rsidRPr="005012EF" w14:paraId="5132C072" w14:textId="77777777" w:rsidTr="000C0886">
        <w:trPr>
          <w:trHeight w:val="30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8C415" w14:textId="43EE2CAC" w:rsidR="00801217" w:rsidRPr="005012EF" w:rsidRDefault="000C0886" w:rsidP="00302072">
            <w:pPr>
              <w:pStyle w:val="NoSpacing"/>
              <w:rPr>
                <w:lang w:val="uk-UA" w:eastAsia="ru-RU"/>
              </w:rPr>
            </w:pPr>
            <w:r w:rsidRPr="005012EF">
              <w:rPr>
                <w:lang w:val="uk-UA" w:eastAsia="ru-RU"/>
              </w:rPr>
              <w:t>7</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B372EE5" w14:textId="77777777" w:rsidR="00801217" w:rsidRPr="005012EF" w:rsidRDefault="00801217" w:rsidP="00302072">
            <w:pPr>
              <w:pStyle w:val="NoSpacing"/>
              <w:rPr>
                <w:lang w:val="uk-UA" w:eastAsia="ru-RU"/>
              </w:rPr>
            </w:pPr>
            <w:r w:rsidRPr="005012EF">
              <w:rPr>
                <w:lang w:val="uk-UA" w:eastAsia="ru-RU"/>
              </w:rPr>
              <w:t>Оформлення текстової документації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3F0EFC28" w14:textId="731BC75F" w:rsidR="00801217" w:rsidRPr="005012EF" w:rsidRDefault="002818BE" w:rsidP="00302072">
            <w:pPr>
              <w:pStyle w:val="NoSpacing"/>
              <w:rPr>
                <w:lang w:val="uk-UA" w:eastAsia="ru-RU"/>
              </w:rPr>
            </w:pPr>
            <w:r w:rsidRPr="005012EF">
              <w:rPr>
                <w:lang w:val="uk-UA" w:eastAsia="ru-RU"/>
              </w:rPr>
              <w:t>28</w:t>
            </w:r>
            <w:r w:rsidR="00801217" w:rsidRPr="005012EF">
              <w:rPr>
                <w:lang w:val="uk-UA" w:eastAsia="ru-RU"/>
              </w:rPr>
              <w:t>.</w:t>
            </w:r>
            <w:r w:rsidRPr="005012EF">
              <w:rPr>
                <w:lang w:val="uk-UA" w:eastAsia="ru-RU"/>
              </w:rPr>
              <w:t>11</w:t>
            </w:r>
            <w:r w:rsidR="00801217" w:rsidRPr="005012EF">
              <w:rPr>
                <w:lang w:val="uk-UA" w:eastAsia="ru-RU"/>
              </w:rPr>
              <w:t>.201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3CEC52D6" w14:textId="77777777" w:rsidR="00801217" w:rsidRPr="005012EF" w:rsidRDefault="00801217" w:rsidP="00302072">
            <w:pPr>
              <w:pStyle w:val="NoSpacing"/>
              <w:rPr>
                <w:lang w:val="uk-UA" w:eastAsia="ru-RU"/>
              </w:rPr>
            </w:pPr>
          </w:p>
        </w:tc>
      </w:tr>
    </w:tbl>
    <w:p w14:paraId="5482FF7A" w14:textId="77777777" w:rsidR="00801217" w:rsidRPr="005012EF" w:rsidRDefault="00801217" w:rsidP="00801217">
      <w:pPr>
        <w:spacing w:line="276" w:lineRule="auto"/>
        <w:rPr>
          <w:rFonts w:eastAsia="Calibri"/>
        </w:rPr>
      </w:pPr>
    </w:p>
    <w:p w14:paraId="408FD7D1" w14:textId="02B124C0" w:rsidR="00801217" w:rsidRPr="005012EF" w:rsidRDefault="00801217" w:rsidP="00801217">
      <w:pPr>
        <w:spacing w:line="276" w:lineRule="auto"/>
        <w:rPr>
          <w:rFonts w:eastAsia="Calibri"/>
          <w:sz w:val="18"/>
        </w:rPr>
      </w:pPr>
      <w:r w:rsidRPr="005012EF">
        <w:rPr>
          <w:rFonts w:eastAsia="Calibri"/>
          <w:noProof/>
          <w:lang w:eastAsia="ru-RU"/>
        </w:rPr>
        <mc:AlternateContent>
          <mc:Choice Requires="wps">
            <w:drawing>
              <wp:anchor distT="0" distB="0" distL="114300" distR="114300" simplePos="0" relativeHeight="251686912" behindDoc="0" locked="0" layoutInCell="1" allowOverlap="1" wp14:anchorId="72760AE7" wp14:editId="358D23F3">
                <wp:simplePos x="0" y="0"/>
                <wp:positionH relativeFrom="column">
                  <wp:posOffset>3799840</wp:posOffset>
                </wp:positionH>
                <wp:positionV relativeFrom="paragraph">
                  <wp:posOffset>236693</wp:posOffset>
                </wp:positionV>
                <wp:extent cx="1576070" cy="0"/>
                <wp:effectExtent l="0" t="0" r="24130" b="19050"/>
                <wp:wrapNone/>
                <wp:docPr id="133" name="Прямая соединительная линия 133"/>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9E3E1" id="Прямая соединительная линия 13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pt,18.65pt" to="423.3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8960" behindDoc="0" locked="0" layoutInCell="1" allowOverlap="1" wp14:anchorId="02A8E7A4" wp14:editId="24CB2132">
                <wp:simplePos x="0" y="0"/>
                <wp:positionH relativeFrom="column">
                  <wp:posOffset>3042920</wp:posOffset>
                </wp:positionH>
                <wp:positionV relativeFrom="paragraph">
                  <wp:posOffset>237017</wp:posOffset>
                </wp:positionV>
                <wp:extent cx="667568" cy="530"/>
                <wp:effectExtent l="0" t="0" r="37465" b="19050"/>
                <wp:wrapNone/>
                <wp:docPr id="135" name="Прямая соединительная линия 135"/>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A74C4" id="Прямая соединительная линия 13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pt,18.65pt" to="292.1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" strokecolor="black [3200]" strokeweight=".5pt">
                <v:stroke joinstyle="miter"/>
              </v:line>
            </w:pict>
          </mc:Fallback>
        </mc:AlternateContent>
      </w:r>
      <w:r w:rsidRPr="005012EF">
        <w:rPr>
          <w:rFonts w:eastAsia="Calibri"/>
        </w:rPr>
        <w:t xml:space="preserve">Студент </w:t>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t xml:space="preserve">        </w:t>
      </w:r>
      <w:proofErr w:type="spellStart"/>
      <w:r w:rsidR="0018169C" w:rsidRPr="005012EF">
        <w:rPr>
          <w:rFonts w:eastAsia="Calibri"/>
        </w:rPr>
        <w:t>Харабет</w:t>
      </w:r>
      <w:proofErr w:type="spellEnd"/>
      <w:r w:rsidRPr="005012EF">
        <w:rPr>
          <w:rFonts w:eastAsia="Calibri"/>
        </w:rPr>
        <w:t xml:space="preserve"> </w:t>
      </w:r>
      <w:r w:rsidR="0018169C" w:rsidRPr="005012EF">
        <w:rPr>
          <w:rFonts w:eastAsia="Calibri"/>
        </w:rPr>
        <w:t>Р</w:t>
      </w:r>
      <w:r w:rsidRPr="005012EF">
        <w:rPr>
          <w:rFonts w:eastAsia="Calibri"/>
        </w:rPr>
        <w:t xml:space="preserve">. </w:t>
      </w:r>
      <w:r w:rsidR="0018169C" w:rsidRPr="005012EF">
        <w:rPr>
          <w:rFonts w:eastAsia="Calibri"/>
        </w:rPr>
        <w:t>І</w:t>
      </w:r>
      <w:r w:rsidRPr="005012EF">
        <w:rPr>
          <w:rFonts w:eastAsia="Calibri"/>
        </w:rPr>
        <w:t>.</w:t>
      </w:r>
      <w:r w:rsidR="0018169C" w:rsidRPr="005012EF">
        <w:rPr>
          <w:rFonts w:eastAsia="Calibri"/>
        </w:rPr>
        <w:tab/>
      </w:r>
      <w:r w:rsidRPr="005012EF">
        <w:rPr>
          <w:rFonts w:eastAsia="Calibri"/>
          <w:u w:val="single"/>
        </w:rPr>
        <w:br/>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t>(підпис)</w:t>
      </w:r>
      <w:r w:rsidRPr="005012EF">
        <w:rPr>
          <w:rFonts w:eastAsia="Calibri"/>
          <w:sz w:val="18"/>
        </w:rPr>
        <w:tab/>
      </w:r>
      <w:r w:rsidRPr="005012EF">
        <w:rPr>
          <w:rFonts w:eastAsia="Calibri"/>
          <w:sz w:val="18"/>
        </w:rPr>
        <w:tab/>
        <w:t>(ініціали, прізвище)</w:t>
      </w:r>
    </w:p>
    <w:p w14:paraId="6957475D" w14:textId="60DB9B03" w:rsidR="00801217" w:rsidRPr="005012EF" w:rsidRDefault="00801217" w:rsidP="00801217">
      <w:pPr>
        <w:spacing w:line="276" w:lineRule="auto"/>
        <w:rPr>
          <w:rFonts w:eastAsia="Calibri"/>
          <w:sz w:val="18"/>
        </w:rPr>
      </w:pPr>
      <w:r w:rsidRPr="005012EF">
        <w:rPr>
          <w:rFonts w:eastAsia="Calibri"/>
          <w:noProof/>
          <w:lang w:eastAsia="ru-RU"/>
        </w:rPr>
        <mc:AlternateContent>
          <mc:Choice Requires="wps">
            <w:drawing>
              <wp:anchor distT="0" distB="0" distL="114300" distR="114300" simplePos="0" relativeHeight="251689984" behindDoc="0" locked="0" layoutInCell="1" allowOverlap="1" wp14:anchorId="1FC551DC" wp14:editId="6FE23578">
                <wp:simplePos x="0" y="0"/>
                <wp:positionH relativeFrom="column">
                  <wp:posOffset>3066294</wp:posOffset>
                </wp:positionH>
                <wp:positionV relativeFrom="paragraph">
                  <wp:posOffset>206508</wp:posOffset>
                </wp:positionV>
                <wp:extent cx="667568" cy="530"/>
                <wp:effectExtent l="0" t="0" r="37465"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13102" id="Прямая соединительная линия 1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16.25pt" to="294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7936" behindDoc="0" locked="0" layoutInCell="1" allowOverlap="1" wp14:anchorId="542A208C" wp14:editId="6F2F80AF">
                <wp:simplePos x="0" y="0"/>
                <wp:positionH relativeFrom="column">
                  <wp:posOffset>3814445</wp:posOffset>
                </wp:positionH>
                <wp:positionV relativeFrom="paragraph">
                  <wp:posOffset>209445</wp:posOffset>
                </wp:positionV>
                <wp:extent cx="1576070" cy="0"/>
                <wp:effectExtent l="0" t="0" r="24130" b="19050"/>
                <wp:wrapNone/>
                <wp:docPr id="134" name="Прямая соединительная линия 134"/>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EE6D2" id="Прямая соединительная линия 13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5pt,16.5pt" to="424.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" strokecolor="black [3200]" strokeweight=".5pt">
                <v:stroke joinstyle="miter"/>
              </v:line>
            </w:pict>
          </mc:Fallback>
        </mc:AlternateContent>
      </w:r>
      <w:r w:rsidRPr="005012EF">
        <w:rPr>
          <w:rFonts w:eastAsia="Calibri"/>
        </w:rPr>
        <w:t>Науковий керівник дисертації</w:t>
      </w:r>
      <w:r w:rsidRPr="005012EF">
        <w:rPr>
          <w:rFonts w:eastAsia="Calibri"/>
        </w:rPr>
        <w:tab/>
      </w:r>
      <w:r w:rsidRPr="005012EF">
        <w:rPr>
          <w:rFonts w:eastAsia="Calibri"/>
        </w:rPr>
        <w:tab/>
      </w:r>
      <w:r w:rsidRPr="005012EF">
        <w:rPr>
          <w:rFonts w:eastAsia="Calibri"/>
        </w:rPr>
        <w:tab/>
        <w:t xml:space="preserve">        Писаренко А. В.</w:t>
      </w:r>
      <w:r w:rsidR="0018169C" w:rsidRPr="005012EF">
        <w:rPr>
          <w:rFonts w:eastAsia="Calibri"/>
        </w:rPr>
        <w:tab/>
      </w:r>
      <w:r w:rsidRPr="005012EF">
        <w:rPr>
          <w:rFonts w:eastAsia="Calibri"/>
          <w:lang w:eastAsia="ru-RU"/>
        </w:rPr>
        <w:t xml:space="preserve"> </w:t>
      </w:r>
      <w:r w:rsidRPr="005012EF">
        <w:rPr>
          <w:rFonts w:eastAsia="Calibri"/>
          <w:sz w:val="18"/>
        </w:rPr>
        <w:br/>
        <w:t xml:space="preserve"> </w:t>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t>(підпис)</w:t>
      </w:r>
      <w:r w:rsidRPr="005012EF">
        <w:rPr>
          <w:rFonts w:eastAsia="Calibri"/>
          <w:sz w:val="18"/>
        </w:rPr>
        <w:tab/>
      </w:r>
      <w:r w:rsidRPr="005012EF">
        <w:rPr>
          <w:rFonts w:eastAsia="Calibri"/>
          <w:sz w:val="18"/>
        </w:rPr>
        <w:tab/>
        <w:t xml:space="preserve"> (ініціали, прізвище)</w:t>
      </w:r>
    </w:p>
    <w:p w14:paraId="54599DD7" w14:textId="77777777" w:rsidR="00801217" w:rsidRPr="005012EF" w:rsidRDefault="00801217" w:rsidP="00801217">
      <w:pPr>
        <w:rPr>
          <w:b/>
        </w:rPr>
        <w:sectPr w:rsidR="00801217" w:rsidRPr="005012EF" w:rsidSect="00801217">
          <w:pgSz w:w="11906" w:h="16838" w:code="9"/>
          <w:pgMar w:top="1134" w:right="851" w:bottom="1134" w:left="1134" w:header="709" w:footer="709" w:gutter="0"/>
          <w:pgNumType w:start="0"/>
          <w:cols w:space="708"/>
          <w:titlePg/>
          <w:docGrid w:linePitch="381"/>
        </w:sectPr>
      </w:pPr>
    </w:p>
    <w:p w14:paraId="0D091FE5" w14:textId="77777777" w:rsidR="00801217" w:rsidRPr="005012EF" w:rsidRDefault="00801217" w:rsidP="00801217">
      <w:pPr>
        <w:tabs>
          <w:tab w:val="left" w:pos="4119"/>
        </w:tabs>
        <w:rPr>
          <w:rFonts w:eastAsia="Calibri"/>
        </w:rPr>
      </w:pPr>
      <w:r w:rsidRPr="005012EF">
        <w:lastRenderedPageBreak/>
        <w:tab/>
      </w:r>
      <w:r w:rsidRPr="005012EF">
        <w:rPr>
          <w:rFonts w:eastAsia="Calibri"/>
        </w:rPr>
        <w:t>РЕФЕРАТ</w:t>
      </w:r>
    </w:p>
    <w:p w14:paraId="32193F0D" w14:textId="77777777" w:rsidR="00801217" w:rsidRPr="005012EF" w:rsidRDefault="00801217" w:rsidP="00801217">
      <w:pPr>
        <w:jc w:val="center"/>
        <w:rPr>
          <w:rFonts w:eastAsia="Calibri"/>
        </w:rPr>
      </w:pPr>
    </w:p>
    <w:p w14:paraId="0D94ABAB" w14:textId="72B0013B" w:rsidR="00801217" w:rsidRPr="005012EF" w:rsidRDefault="00D80FC3" w:rsidP="00F73C8B">
      <w:pPr>
        <w:rPr>
          <w:rFonts w:eastAsia="Calibri"/>
        </w:rPr>
      </w:pPr>
      <w:proofErr w:type="spellStart"/>
      <w:r w:rsidRPr="005012EF">
        <w:rPr>
          <w:rFonts w:eastAsia="Calibri"/>
        </w:rPr>
        <w:t>Харабет</w:t>
      </w:r>
      <w:proofErr w:type="spellEnd"/>
      <w:r w:rsidRPr="005012EF">
        <w:rPr>
          <w:rFonts w:eastAsia="Calibri"/>
        </w:rPr>
        <w:t xml:space="preserve"> Р.</w:t>
      </w:r>
      <w:r w:rsidR="00F73C8B" w:rsidRPr="005012EF">
        <w:rPr>
          <w:rFonts w:eastAsia="Calibri"/>
        </w:rPr>
        <w:t xml:space="preserve"> </w:t>
      </w:r>
      <w:r w:rsidRPr="005012EF">
        <w:rPr>
          <w:rFonts w:eastAsia="Calibri"/>
        </w:rPr>
        <w:t>І.</w:t>
      </w:r>
      <w:r w:rsidR="00801217" w:rsidRPr="005012EF">
        <w:rPr>
          <w:rFonts w:eastAsia="Calibri"/>
        </w:rPr>
        <w:t xml:space="preserve"> </w:t>
      </w:r>
      <w:r w:rsidRPr="005012EF">
        <w:t>Програмно-апаратний комплекс автоматизації ведення домашнього господарства з використанням радіочастотної ідентифікації</w:t>
      </w:r>
      <w:r w:rsidR="00801217" w:rsidRPr="005012EF">
        <w:rPr>
          <w:rFonts w:eastAsia="Calibri"/>
        </w:rPr>
        <w:t>. КПІ ім. Ігоря Сікорського, Київ, 2019.</w:t>
      </w:r>
    </w:p>
    <w:p w14:paraId="1B8A7FB6" w14:textId="77777777" w:rsidR="00801217" w:rsidRPr="005012EF" w:rsidRDefault="00801217" w:rsidP="00F73C8B">
      <w:pPr>
        <w:rPr>
          <w:rFonts w:eastAsia="Calibri"/>
        </w:rPr>
      </w:pPr>
      <w:r w:rsidRPr="005012EF">
        <w:rPr>
          <w:rFonts w:eastAsia="Calibri"/>
          <w:highlight w:val="yellow"/>
        </w:rPr>
        <w:t>Проект містить с. тексту, рисунків, таблиці, літературних джерел та  додатки.</w:t>
      </w:r>
    </w:p>
    <w:p w14:paraId="2B5232A0" w14:textId="32CA6880" w:rsidR="00801217" w:rsidRPr="005012EF" w:rsidRDefault="00801217" w:rsidP="00F73C8B">
      <w:pPr>
        <w:rPr>
          <w:rFonts w:eastAsia="Calibri"/>
        </w:rPr>
      </w:pPr>
    </w:p>
    <w:p w14:paraId="1D55DA27" w14:textId="30B2310C" w:rsidR="00DD1B53" w:rsidRPr="005012EF" w:rsidRDefault="00625216" w:rsidP="00DD1B53">
      <w:r w:rsidRPr="005012EF">
        <w:t>Повсякденні</w:t>
      </w:r>
      <w:r w:rsidR="00DD1B53" w:rsidRPr="005012EF">
        <w:t xml:space="preserve"> процеси</w:t>
      </w:r>
      <w:r w:rsidRPr="005012EF">
        <w:t>, що стосуються</w:t>
      </w:r>
      <w:r w:rsidR="00DD1B53" w:rsidRPr="005012EF">
        <w:t xml:space="preserve"> веденн</w:t>
      </w:r>
      <w:r w:rsidRPr="005012EF">
        <w:t>я</w:t>
      </w:r>
      <w:r w:rsidR="00DD1B53" w:rsidRPr="005012EF">
        <w:t xml:space="preserve"> домашнього господарства є досить простими, щоб доручити їх виконання машинам, тим самим звільнивши додатковий вільний час для людини</w:t>
      </w:r>
      <w:r w:rsidRPr="005012EF">
        <w:t xml:space="preserve">. </w:t>
      </w:r>
      <w:r w:rsidR="00DD1B53" w:rsidRPr="005012EF">
        <w:t xml:space="preserve">Одним за таких процесів, що доцільно було б </w:t>
      </w:r>
      <w:r w:rsidR="004603E7" w:rsidRPr="005012EF">
        <w:t>автоматизувати</w:t>
      </w:r>
      <w:r w:rsidR="00DD1B53" w:rsidRPr="005012EF">
        <w:t xml:space="preserve">, </w:t>
      </w:r>
      <w:r w:rsidRPr="005012EF">
        <w:t>є</w:t>
      </w:r>
      <w:r w:rsidR="00DD1B53" w:rsidRPr="005012EF">
        <w:t xml:space="preserve"> складання списку покупок. Адже</w:t>
      </w:r>
      <w:r w:rsidRPr="005012EF">
        <w:t xml:space="preserve"> </w:t>
      </w:r>
      <w:r w:rsidR="00DD1B53" w:rsidRPr="005012EF">
        <w:t xml:space="preserve">при складанні списку покупок людині доводиться кожного разу </w:t>
      </w:r>
      <w:r w:rsidR="00135877" w:rsidRPr="005012EF">
        <w:t>витрачати час на здійснення</w:t>
      </w:r>
      <w:r w:rsidR="00DD1B53" w:rsidRPr="005012EF">
        <w:t xml:space="preserve"> моніторин</w:t>
      </w:r>
      <w:r w:rsidR="00135877" w:rsidRPr="005012EF">
        <w:t>гу</w:t>
      </w:r>
      <w:r w:rsidR="00DD1B53" w:rsidRPr="005012EF">
        <w:t xml:space="preserve"> наявних товарів, і вже виходячи з нього – додавати певний товар до списку.</w:t>
      </w:r>
    </w:p>
    <w:p w14:paraId="661906A9" w14:textId="77777777" w:rsidR="00C63FF8" w:rsidRPr="005012EF" w:rsidRDefault="00C63FF8" w:rsidP="00C63FF8">
      <w:r w:rsidRPr="005012EF">
        <w:t>Об’єктом розробки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9216173" w14:textId="77777777" w:rsidR="00C63FF8" w:rsidRPr="005012EF" w:rsidRDefault="00C63FF8" w:rsidP="00C63FF8">
      <w:r w:rsidRPr="005012EF">
        <w:t xml:space="preserve">Метою магістерської дисертації є створення продукту, що автоматизує процес ведення домашнього господарства, зменшуючи витрату часу людиною на створення списку покупок шляхом створення системи постійного моніторингу наявних товарів у помешканні людини. </w:t>
      </w:r>
    </w:p>
    <w:p w14:paraId="40A473BC" w14:textId="77777777" w:rsidR="00C63FF8" w:rsidRPr="005012EF" w:rsidRDefault="00C63FF8" w:rsidP="00C63FF8">
      <w:pPr>
        <w:rPr>
          <w:rFonts w:eastAsia="Calibri"/>
          <w:szCs w:val="24"/>
        </w:rPr>
      </w:pPr>
      <w:r w:rsidRPr="005012EF">
        <w:rPr>
          <w:rFonts w:eastAsia="Calibri"/>
          <w:szCs w:val="24"/>
        </w:rPr>
        <w:t xml:space="preserve">Предметом </w:t>
      </w:r>
      <w:r w:rsidRPr="005012EF">
        <w:t>розробки</w:t>
      </w:r>
      <w:r w:rsidRPr="005012EF">
        <w:rPr>
          <w:rFonts w:eastAsia="Calibri"/>
          <w:szCs w:val="24"/>
        </w:rPr>
        <w:t xml:space="preserve"> </w:t>
      </w:r>
      <w:r w:rsidRPr="005012EF">
        <w:t>магістерської дисертації</w:t>
      </w:r>
      <w:r w:rsidRPr="005012EF">
        <w:rPr>
          <w:rFonts w:eastAsia="Calibri"/>
          <w:szCs w:val="24"/>
        </w:rPr>
        <w:t xml:space="preserve"> є підсистема апаратної ідентифікації предметів та веб застосунок для обліку товарів, наявних у домі. </w:t>
      </w:r>
    </w:p>
    <w:p w14:paraId="45D33C85" w14:textId="77777777" w:rsidR="00E86D02" w:rsidRPr="005012EF" w:rsidRDefault="00801217" w:rsidP="00E86D02">
      <w:r w:rsidRPr="005012EF">
        <w:rPr>
          <w:rFonts w:eastAsia="Calibri"/>
        </w:rPr>
        <w:t xml:space="preserve"> </w:t>
      </w:r>
      <w:r w:rsidR="00E86D02" w:rsidRPr="005012EF">
        <w:t>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t>
      </w:r>
      <w:proofErr w:type="spellStart"/>
      <w:r w:rsidR="00E86D02" w:rsidRPr="005012EF">
        <w:t>Winter</w:t>
      </w:r>
      <w:proofErr w:type="spellEnd"/>
      <w:r w:rsidR="00E86D02" w:rsidRPr="005012EF">
        <w:t xml:space="preserve"> </w:t>
      </w:r>
      <w:proofErr w:type="spellStart"/>
      <w:r w:rsidR="00E86D02" w:rsidRPr="005012EF">
        <w:t>InfoCom</w:t>
      </w:r>
      <w:proofErr w:type="spellEnd"/>
      <w:r w:rsidR="00E86D02" w:rsidRPr="005012EF">
        <w:t xml:space="preserve"> </w:t>
      </w:r>
      <w:proofErr w:type="spellStart"/>
      <w:r w:rsidR="00E86D02" w:rsidRPr="005012EF">
        <w:t>Advanced</w:t>
      </w:r>
      <w:proofErr w:type="spellEnd"/>
      <w:r w:rsidR="00E86D02" w:rsidRPr="005012EF">
        <w:t xml:space="preserve"> </w:t>
      </w:r>
      <w:proofErr w:type="spellStart"/>
      <w:r w:rsidR="00E86D02" w:rsidRPr="005012EF">
        <w:t>Solutions</w:t>
      </w:r>
      <w:proofErr w:type="spellEnd"/>
      <w:r w:rsidR="00E86D02" w:rsidRPr="005012EF">
        <w:t xml:space="preserve"> 2018», м. Київ, 2-3 грудня 2020 року. </w:t>
      </w:r>
    </w:p>
    <w:p w14:paraId="53C5950E" w14:textId="77777777" w:rsidR="00E86D02" w:rsidRPr="005012EF" w:rsidRDefault="00E86D02" w:rsidP="00E86D02">
      <w:r w:rsidRPr="005012EF">
        <w:t>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t>
      </w:r>
      <w:proofErr w:type="spellStart"/>
      <w:r w:rsidRPr="005012EF">
        <w:t>Winter</w:t>
      </w:r>
      <w:proofErr w:type="spellEnd"/>
      <w:r w:rsidRPr="005012EF">
        <w:t xml:space="preserve"> </w:t>
      </w:r>
      <w:proofErr w:type="spellStart"/>
      <w:r w:rsidRPr="005012EF">
        <w:t>InfoCom</w:t>
      </w:r>
      <w:proofErr w:type="spellEnd"/>
      <w:r w:rsidRPr="005012EF">
        <w:t xml:space="preserve"> </w:t>
      </w:r>
      <w:proofErr w:type="spellStart"/>
      <w:r w:rsidRPr="005012EF">
        <w:t>Advanced</w:t>
      </w:r>
      <w:proofErr w:type="spellEnd"/>
      <w:r w:rsidRPr="005012EF">
        <w:t xml:space="preserve"> </w:t>
      </w:r>
      <w:proofErr w:type="spellStart"/>
      <w:r w:rsidRPr="005012EF">
        <w:t>Solutions</w:t>
      </w:r>
      <w:proofErr w:type="spellEnd"/>
      <w:r w:rsidRPr="005012EF">
        <w:t xml:space="preserve"> 2019», м. Київ, 2-3 грудня 2019 року. </w:t>
      </w:r>
    </w:p>
    <w:p w14:paraId="72E0007F" w14:textId="7875414B" w:rsidR="00801217" w:rsidRPr="005012EF" w:rsidRDefault="00801217" w:rsidP="00F73C8B">
      <w:pPr>
        <w:rPr>
          <w:rFonts w:eastAsia="Calibri"/>
        </w:rPr>
        <w:sectPr w:rsidR="00801217" w:rsidRPr="005012EF" w:rsidSect="000C0886">
          <w:footerReference w:type="default" r:id="rId13"/>
          <w:pgSz w:w="11906" w:h="16838" w:code="9"/>
          <w:pgMar w:top="1135" w:right="566" w:bottom="1134" w:left="1134" w:header="284" w:footer="709" w:gutter="0"/>
          <w:pgNumType w:start="0"/>
          <w:cols w:space="708"/>
          <w:titlePg/>
          <w:docGrid w:linePitch="381"/>
        </w:sectPr>
      </w:pPr>
      <w:r w:rsidRPr="005012EF">
        <w:rPr>
          <w:rFonts w:eastAsia="Calibri"/>
        </w:rPr>
        <w:t xml:space="preserve">Ключові слова: </w:t>
      </w:r>
      <w:r w:rsidR="00147229" w:rsidRPr="005012EF">
        <w:rPr>
          <w:rFonts w:eastAsia="Calibri"/>
        </w:rPr>
        <w:t>автоматизація</w:t>
      </w:r>
      <w:r w:rsidRPr="005012EF">
        <w:rPr>
          <w:rFonts w:eastAsia="Calibri"/>
        </w:rPr>
        <w:t>,</w:t>
      </w:r>
      <w:r w:rsidR="00147229" w:rsidRPr="005012EF">
        <w:rPr>
          <w:rFonts w:eastAsia="Calibri"/>
        </w:rPr>
        <w:t xml:space="preserve"> </w:t>
      </w:r>
      <w:r w:rsidR="00226227" w:rsidRPr="005012EF">
        <w:rPr>
          <w:rFonts w:eastAsia="Calibri"/>
        </w:rPr>
        <w:t xml:space="preserve">автоматизація домашнього </w:t>
      </w:r>
      <w:r w:rsidR="00B130DB" w:rsidRPr="005012EF">
        <w:rPr>
          <w:rFonts w:eastAsia="Calibri"/>
        </w:rPr>
        <w:t>господарства</w:t>
      </w:r>
      <w:r w:rsidR="00226227" w:rsidRPr="005012EF">
        <w:rPr>
          <w:rFonts w:eastAsia="Calibri"/>
        </w:rPr>
        <w:t>, радіочастотна ідентифікація, RFID, штрих-код</w:t>
      </w:r>
      <w:r w:rsidRPr="005012EF">
        <w:rPr>
          <w:rFonts w:eastAsia="Calibri"/>
        </w:rPr>
        <w:t>.</w:t>
      </w:r>
    </w:p>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24F68A0" w:rsidR="002F70F9" w:rsidRPr="005012EF" w:rsidRDefault="00850047">
          <w:pPr>
            <w:pStyle w:val="TOCHeading"/>
          </w:pPr>
          <w:r w:rsidRPr="005012EF">
            <w:t>ЗМІСТ</w:t>
          </w:r>
        </w:p>
        <w:p w14:paraId="0B6D8A57" w14:textId="77777777" w:rsidR="00801217" w:rsidRPr="005012EF" w:rsidRDefault="00801217" w:rsidP="00801217"/>
        <w:p w14:paraId="617C93E3" w14:textId="5D7B5670" w:rsidR="00C5720A" w:rsidRDefault="002F70F9">
          <w:pPr>
            <w:pStyle w:val="TOC1"/>
            <w:tabs>
              <w:tab w:val="right" w:leader="dot" w:pos="10476"/>
            </w:tabs>
            <w:rPr>
              <w:rFonts w:asciiTheme="minorHAnsi" w:eastAsiaTheme="minorEastAsia" w:hAnsiTheme="minorHAnsi" w:cstheme="minorBidi"/>
              <w:noProof/>
              <w:sz w:val="22"/>
              <w:szCs w:val="22"/>
              <w:lang w:val="en-US"/>
            </w:rPr>
          </w:pPr>
          <w:r w:rsidRPr="005012EF">
            <w:fldChar w:fldCharType="begin"/>
          </w:r>
          <w:r w:rsidRPr="005012EF">
            <w:instrText xml:space="preserve"> TOC \o "1-3" \h \z \u </w:instrText>
          </w:r>
          <w:r w:rsidRPr="005012EF">
            <w:fldChar w:fldCharType="separate"/>
          </w:r>
          <w:hyperlink w:anchor="_Toc25923548" w:history="1">
            <w:r w:rsidR="00C5720A" w:rsidRPr="006C65D4">
              <w:rPr>
                <w:rStyle w:val="Hyperlink"/>
                <w:noProof/>
              </w:rPr>
              <w:t>ВСТУП</w:t>
            </w:r>
            <w:r w:rsidR="00C5720A">
              <w:rPr>
                <w:noProof/>
                <w:webHidden/>
              </w:rPr>
              <w:tab/>
            </w:r>
            <w:r w:rsidR="00C5720A">
              <w:rPr>
                <w:noProof/>
                <w:webHidden/>
              </w:rPr>
              <w:fldChar w:fldCharType="begin"/>
            </w:r>
            <w:r w:rsidR="00C5720A">
              <w:rPr>
                <w:noProof/>
                <w:webHidden/>
              </w:rPr>
              <w:instrText xml:space="preserve"> PAGEREF _Toc25923548 \h </w:instrText>
            </w:r>
            <w:r w:rsidR="00C5720A">
              <w:rPr>
                <w:noProof/>
                <w:webHidden/>
              </w:rPr>
            </w:r>
            <w:r w:rsidR="00C5720A">
              <w:rPr>
                <w:noProof/>
                <w:webHidden/>
              </w:rPr>
              <w:fldChar w:fldCharType="separate"/>
            </w:r>
            <w:r w:rsidR="00356893">
              <w:rPr>
                <w:noProof/>
                <w:webHidden/>
              </w:rPr>
              <w:t>3</w:t>
            </w:r>
            <w:r w:rsidR="00C5720A">
              <w:rPr>
                <w:noProof/>
                <w:webHidden/>
              </w:rPr>
              <w:fldChar w:fldCharType="end"/>
            </w:r>
          </w:hyperlink>
        </w:p>
        <w:p w14:paraId="03425D49" w14:textId="5849B141" w:rsidR="00C5720A" w:rsidRDefault="00C514DB">
          <w:pPr>
            <w:pStyle w:val="TOC1"/>
            <w:tabs>
              <w:tab w:val="right" w:leader="dot" w:pos="10476"/>
            </w:tabs>
            <w:rPr>
              <w:rFonts w:asciiTheme="minorHAnsi" w:eastAsiaTheme="minorEastAsia" w:hAnsiTheme="minorHAnsi" w:cstheme="minorBidi"/>
              <w:noProof/>
              <w:sz w:val="22"/>
              <w:szCs w:val="22"/>
              <w:lang w:val="en-US"/>
            </w:rPr>
          </w:pPr>
          <w:hyperlink w:anchor="_Toc25923549" w:history="1">
            <w:r w:rsidR="00C5720A" w:rsidRPr="006C65D4">
              <w:rPr>
                <w:rStyle w:val="Hyperlink"/>
                <w:noProof/>
              </w:rPr>
              <w:t>2 АНАЛІЗ ПРЕДМЕТНОЇ ОБЛАСТІ АВТОМАТИЗАЦІЇ ДОМУ</w:t>
            </w:r>
            <w:r w:rsidR="00C5720A">
              <w:rPr>
                <w:noProof/>
                <w:webHidden/>
              </w:rPr>
              <w:tab/>
            </w:r>
            <w:r w:rsidR="00C5720A">
              <w:rPr>
                <w:noProof/>
                <w:webHidden/>
              </w:rPr>
              <w:fldChar w:fldCharType="begin"/>
            </w:r>
            <w:r w:rsidR="00C5720A">
              <w:rPr>
                <w:noProof/>
                <w:webHidden/>
              </w:rPr>
              <w:instrText xml:space="preserve"> PAGEREF _Toc25923549 \h </w:instrText>
            </w:r>
            <w:r w:rsidR="00C5720A">
              <w:rPr>
                <w:noProof/>
                <w:webHidden/>
              </w:rPr>
            </w:r>
            <w:r w:rsidR="00C5720A">
              <w:rPr>
                <w:noProof/>
                <w:webHidden/>
              </w:rPr>
              <w:fldChar w:fldCharType="separate"/>
            </w:r>
            <w:r w:rsidR="00356893">
              <w:rPr>
                <w:noProof/>
                <w:webHidden/>
              </w:rPr>
              <w:t>8</w:t>
            </w:r>
            <w:r w:rsidR="00C5720A">
              <w:rPr>
                <w:noProof/>
                <w:webHidden/>
              </w:rPr>
              <w:fldChar w:fldCharType="end"/>
            </w:r>
          </w:hyperlink>
        </w:p>
        <w:p w14:paraId="240169A0" w14:textId="187F02B3"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50" w:history="1">
            <w:r w:rsidR="00C5720A" w:rsidRPr="006C65D4">
              <w:rPr>
                <w:rStyle w:val="Hyperlink"/>
                <w:noProof/>
              </w:rPr>
              <w:t>2.1 Складові системи автоматизації дому</w:t>
            </w:r>
            <w:r w:rsidR="00C5720A">
              <w:rPr>
                <w:noProof/>
                <w:webHidden/>
              </w:rPr>
              <w:tab/>
            </w:r>
            <w:r w:rsidR="00C5720A">
              <w:rPr>
                <w:noProof/>
                <w:webHidden/>
              </w:rPr>
              <w:fldChar w:fldCharType="begin"/>
            </w:r>
            <w:r w:rsidR="00C5720A">
              <w:rPr>
                <w:noProof/>
                <w:webHidden/>
              </w:rPr>
              <w:instrText xml:space="preserve"> PAGEREF _Toc25923550 \h </w:instrText>
            </w:r>
            <w:r w:rsidR="00C5720A">
              <w:rPr>
                <w:noProof/>
                <w:webHidden/>
              </w:rPr>
            </w:r>
            <w:r w:rsidR="00C5720A">
              <w:rPr>
                <w:noProof/>
                <w:webHidden/>
              </w:rPr>
              <w:fldChar w:fldCharType="separate"/>
            </w:r>
            <w:r w:rsidR="00356893">
              <w:rPr>
                <w:noProof/>
                <w:webHidden/>
              </w:rPr>
              <w:t>8</w:t>
            </w:r>
            <w:r w:rsidR="00C5720A">
              <w:rPr>
                <w:noProof/>
                <w:webHidden/>
              </w:rPr>
              <w:fldChar w:fldCharType="end"/>
            </w:r>
          </w:hyperlink>
        </w:p>
        <w:p w14:paraId="653DEA21" w14:textId="557B3C0F"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51" w:history="1">
            <w:r w:rsidR="00C5720A" w:rsidRPr="006C65D4">
              <w:rPr>
                <w:rStyle w:val="Hyperlink"/>
                <w:noProof/>
              </w:rPr>
              <w:t>2.2 Ідентифікація товарів</w:t>
            </w:r>
            <w:r w:rsidR="00C5720A">
              <w:rPr>
                <w:noProof/>
                <w:webHidden/>
              </w:rPr>
              <w:tab/>
            </w:r>
            <w:r w:rsidR="00C5720A">
              <w:rPr>
                <w:noProof/>
                <w:webHidden/>
              </w:rPr>
              <w:fldChar w:fldCharType="begin"/>
            </w:r>
            <w:r w:rsidR="00C5720A">
              <w:rPr>
                <w:noProof/>
                <w:webHidden/>
              </w:rPr>
              <w:instrText xml:space="preserve"> PAGEREF _Toc25923551 \h </w:instrText>
            </w:r>
            <w:r w:rsidR="00C5720A">
              <w:rPr>
                <w:noProof/>
                <w:webHidden/>
              </w:rPr>
            </w:r>
            <w:r w:rsidR="00C5720A">
              <w:rPr>
                <w:noProof/>
                <w:webHidden/>
              </w:rPr>
              <w:fldChar w:fldCharType="separate"/>
            </w:r>
            <w:r w:rsidR="00356893">
              <w:rPr>
                <w:noProof/>
                <w:webHidden/>
              </w:rPr>
              <w:t>9</w:t>
            </w:r>
            <w:r w:rsidR="00C5720A">
              <w:rPr>
                <w:noProof/>
                <w:webHidden/>
              </w:rPr>
              <w:fldChar w:fldCharType="end"/>
            </w:r>
          </w:hyperlink>
        </w:p>
        <w:p w14:paraId="134BDE04" w14:textId="0BFEA68C"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52" w:history="1">
            <w:r w:rsidR="00C5720A" w:rsidRPr="006C65D4">
              <w:rPr>
                <w:rStyle w:val="Hyperlink"/>
                <w:noProof/>
              </w:rPr>
              <w:t>2.2.1 Ідентифікація за штрих-кодом</w:t>
            </w:r>
            <w:r w:rsidR="00C5720A">
              <w:rPr>
                <w:noProof/>
                <w:webHidden/>
              </w:rPr>
              <w:tab/>
            </w:r>
            <w:r w:rsidR="00C5720A">
              <w:rPr>
                <w:noProof/>
                <w:webHidden/>
              </w:rPr>
              <w:fldChar w:fldCharType="begin"/>
            </w:r>
            <w:r w:rsidR="00C5720A">
              <w:rPr>
                <w:noProof/>
                <w:webHidden/>
              </w:rPr>
              <w:instrText xml:space="preserve"> PAGEREF _Toc25923552 \h </w:instrText>
            </w:r>
            <w:r w:rsidR="00C5720A">
              <w:rPr>
                <w:noProof/>
                <w:webHidden/>
              </w:rPr>
            </w:r>
            <w:r w:rsidR="00C5720A">
              <w:rPr>
                <w:noProof/>
                <w:webHidden/>
              </w:rPr>
              <w:fldChar w:fldCharType="separate"/>
            </w:r>
            <w:r w:rsidR="00356893">
              <w:rPr>
                <w:noProof/>
                <w:webHidden/>
              </w:rPr>
              <w:t>11</w:t>
            </w:r>
            <w:r w:rsidR="00C5720A">
              <w:rPr>
                <w:noProof/>
                <w:webHidden/>
              </w:rPr>
              <w:fldChar w:fldCharType="end"/>
            </w:r>
          </w:hyperlink>
        </w:p>
        <w:p w14:paraId="6090F3C0" w14:textId="3CCD73B9"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53" w:history="1">
            <w:r w:rsidR="00C5720A" w:rsidRPr="006C65D4">
              <w:rPr>
                <w:rStyle w:val="Hyperlink"/>
                <w:noProof/>
              </w:rPr>
              <w:t>2.2.2 Радіочастотна ідентифікація</w:t>
            </w:r>
            <w:r w:rsidR="00C5720A">
              <w:rPr>
                <w:noProof/>
                <w:webHidden/>
              </w:rPr>
              <w:tab/>
            </w:r>
            <w:r w:rsidR="00C5720A">
              <w:rPr>
                <w:noProof/>
                <w:webHidden/>
              </w:rPr>
              <w:fldChar w:fldCharType="begin"/>
            </w:r>
            <w:r w:rsidR="00C5720A">
              <w:rPr>
                <w:noProof/>
                <w:webHidden/>
              </w:rPr>
              <w:instrText xml:space="preserve"> PAGEREF _Toc25923553 \h </w:instrText>
            </w:r>
            <w:r w:rsidR="00C5720A">
              <w:rPr>
                <w:noProof/>
                <w:webHidden/>
              </w:rPr>
            </w:r>
            <w:r w:rsidR="00C5720A">
              <w:rPr>
                <w:noProof/>
                <w:webHidden/>
              </w:rPr>
              <w:fldChar w:fldCharType="separate"/>
            </w:r>
            <w:r w:rsidR="00356893">
              <w:rPr>
                <w:noProof/>
                <w:webHidden/>
              </w:rPr>
              <w:t>18</w:t>
            </w:r>
            <w:r w:rsidR="00C5720A">
              <w:rPr>
                <w:noProof/>
                <w:webHidden/>
              </w:rPr>
              <w:fldChar w:fldCharType="end"/>
            </w:r>
          </w:hyperlink>
        </w:p>
        <w:p w14:paraId="33E404B6" w14:textId="37024DF6"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54" w:history="1">
            <w:r w:rsidR="00C5720A" w:rsidRPr="006C65D4">
              <w:rPr>
                <w:rStyle w:val="Hyperlink"/>
                <w:noProof/>
              </w:rPr>
              <w:t>2.3 Мережеві протоколи</w:t>
            </w:r>
            <w:r w:rsidR="00C5720A">
              <w:rPr>
                <w:noProof/>
                <w:webHidden/>
              </w:rPr>
              <w:tab/>
            </w:r>
            <w:r w:rsidR="00C5720A">
              <w:rPr>
                <w:noProof/>
                <w:webHidden/>
              </w:rPr>
              <w:fldChar w:fldCharType="begin"/>
            </w:r>
            <w:r w:rsidR="00C5720A">
              <w:rPr>
                <w:noProof/>
                <w:webHidden/>
              </w:rPr>
              <w:instrText xml:space="preserve"> PAGEREF _Toc25923554 \h </w:instrText>
            </w:r>
            <w:r w:rsidR="00C5720A">
              <w:rPr>
                <w:noProof/>
                <w:webHidden/>
              </w:rPr>
            </w:r>
            <w:r w:rsidR="00C5720A">
              <w:rPr>
                <w:noProof/>
                <w:webHidden/>
              </w:rPr>
              <w:fldChar w:fldCharType="separate"/>
            </w:r>
            <w:r w:rsidR="00356893">
              <w:rPr>
                <w:noProof/>
                <w:webHidden/>
              </w:rPr>
              <w:t>27</w:t>
            </w:r>
            <w:r w:rsidR="00C5720A">
              <w:rPr>
                <w:noProof/>
                <w:webHidden/>
              </w:rPr>
              <w:fldChar w:fldCharType="end"/>
            </w:r>
          </w:hyperlink>
        </w:p>
        <w:p w14:paraId="4D958C8A" w14:textId="35826114"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55" w:history="1">
            <w:r w:rsidR="00C5720A" w:rsidRPr="006C65D4">
              <w:rPr>
                <w:rStyle w:val="Hyperlink"/>
                <w:noProof/>
              </w:rPr>
              <w:t>2.4 Інструменти прототипування</w:t>
            </w:r>
            <w:r w:rsidR="00C5720A">
              <w:rPr>
                <w:noProof/>
                <w:webHidden/>
              </w:rPr>
              <w:tab/>
            </w:r>
            <w:r w:rsidR="00C5720A">
              <w:rPr>
                <w:noProof/>
                <w:webHidden/>
              </w:rPr>
              <w:fldChar w:fldCharType="begin"/>
            </w:r>
            <w:r w:rsidR="00C5720A">
              <w:rPr>
                <w:noProof/>
                <w:webHidden/>
              </w:rPr>
              <w:instrText xml:space="preserve"> PAGEREF _Toc25923555 \h </w:instrText>
            </w:r>
            <w:r w:rsidR="00C5720A">
              <w:rPr>
                <w:noProof/>
                <w:webHidden/>
              </w:rPr>
            </w:r>
            <w:r w:rsidR="00C5720A">
              <w:rPr>
                <w:noProof/>
                <w:webHidden/>
              </w:rPr>
              <w:fldChar w:fldCharType="separate"/>
            </w:r>
            <w:r w:rsidR="00356893">
              <w:rPr>
                <w:noProof/>
                <w:webHidden/>
              </w:rPr>
              <w:t>34</w:t>
            </w:r>
            <w:r w:rsidR="00C5720A">
              <w:rPr>
                <w:noProof/>
                <w:webHidden/>
              </w:rPr>
              <w:fldChar w:fldCharType="end"/>
            </w:r>
          </w:hyperlink>
        </w:p>
        <w:p w14:paraId="7D3D5C7A" w14:textId="6EF5509D"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56" w:history="1">
            <w:r w:rsidR="00C5720A" w:rsidRPr="006C65D4">
              <w:rPr>
                <w:rStyle w:val="Hyperlink"/>
                <w:noProof/>
              </w:rPr>
              <w:t>2.4.1 Платформа Arduino</w:t>
            </w:r>
            <w:r w:rsidR="00C5720A">
              <w:rPr>
                <w:noProof/>
                <w:webHidden/>
              </w:rPr>
              <w:tab/>
            </w:r>
            <w:r w:rsidR="00C5720A">
              <w:rPr>
                <w:noProof/>
                <w:webHidden/>
              </w:rPr>
              <w:fldChar w:fldCharType="begin"/>
            </w:r>
            <w:r w:rsidR="00C5720A">
              <w:rPr>
                <w:noProof/>
                <w:webHidden/>
              </w:rPr>
              <w:instrText xml:space="preserve"> PAGEREF _Toc25923556 \h </w:instrText>
            </w:r>
            <w:r w:rsidR="00C5720A">
              <w:rPr>
                <w:noProof/>
                <w:webHidden/>
              </w:rPr>
            </w:r>
            <w:r w:rsidR="00C5720A">
              <w:rPr>
                <w:noProof/>
                <w:webHidden/>
              </w:rPr>
              <w:fldChar w:fldCharType="separate"/>
            </w:r>
            <w:r w:rsidR="00356893">
              <w:rPr>
                <w:noProof/>
                <w:webHidden/>
              </w:rPr>
              <w:t>34</w:t>
            </w:r>
            <w:r w:rsidR="00C5720A">
              <w:rPr>
                <w:noProof/>
                <w:webHidden/>
              </w:rPr>
              <w:fldChar w:fldCharType="end"/>
            </w:r>
          </w:hyperlink>
        </w:p>
        <w:p w14:paraId="3611A610" w14:textId="4DDD133C"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57" w:history="1">
            <w:r w:rsidR="00C5720A" w:rsidRPr="006C65D4">
              <w:rPr>
                <w:rStyle w:val="Hyperlink"/>
                <w:noProof/>
              </w:rPr>
              <w:t>2.4.2 Arduino Mega 2560</w:t>
            </w:r>
            <w:r w:rsidR="00C5720A">
              <w:rPr>
                <w:noProof/>
                <w:webHidden/>
              </w:rPr>
              <w:tab/>
            </w:r>
            <w:r w:rsidR="00C5720A">
              <w:rPr>
                <w:noProof/>
                <w:webHidden/>
              </w:rPr>
              <w:fldChar w:fldCharType="begin"/>
            </w:r>
            <w:r w:rsidR="00C5720A">
              <w:rPr>
                <w:noProof/>
                <w:webHidden/>
              </w:rPr>
              <w:instrText xml:space="preserve"> PAGEREF _Toc25923557 \h </w:instrText>
            </w:r>
            <w:r w:rsidR="00C5720A">
              <w:rPr>
                <w:noProof/>
                <w:webHidden/>
              </w:rPr>
            </w:r>
            <w:r w:rsidR="00C5720A">
              <w:rPr>
                <w:noProof/>
                <w:webHidden/>
              </w:rPr>
              <w:fldChar w:fldCharType="separate"/>
            </w:r>
            <w:r w:rsidR="00356893">
              <w:rPr>
                <w:noProof/>
                <w:webHidden/>
              </w:rPr>
              <w:t>40</w:t>
            </w:r>
            <w:r w:rsidR="00C5720A">
              <w:rPr>
                <w:noProof/>
                <w:webHidden/>
              </w:rPr>
              <w:fldChar w:fldCharType="end"/>
            </w:r>
          </w:hyperlink>
        </w:p>
        <w:p w14:paraId="5E1C8376" w14:textId="37319E09"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58" w:history="1">
            <w:r w:rsidR="00C5720A" w:rsidRPr="006C65D4">
              <w:rPr>
                <w:rStyle w:val="Hyperlink"/>
                <w:noProof/>
              </w:rPr>
              <w:t>2.5 Висновки</w:t>
            </w:r>
            <w:r w:rsidR="00C5720A">
              <w:rPr>
                <w:noProof/>
                <w:webHidden/>
              </w:rPr>
              <w:tab/>
            </w:r>
            <w:r w:rsidR="00C5720A">
              <w:rPr>
                <w:noProof/>
                <w:webHidden/>
              </w:rPr>
              <w:fldChar w:fldCharType="begin"/>
            </w:r>
            <w:r w:rsidR="00C5720A">
              <w:rPr>
                <w:noProof/>
                <w:webHidden/>
              </w:rPr>
              <w:instrText xml:space="preserve"> PAGEREF _Toc25923558 \h </w:instrText>
            </w:r>
            <w:r w:rsidR="00C5720A">
              <w:rPr>
                <w:noProof/>
                <w:webHidden/>
              </w:rPr>
            </w:r>
            <w:r w:rsidR="00C5720A">
              <w:rPr>
                <w:noProof/>
                <w:webHidden/>
              </w:rPr>
              <w:fldChar w:fldCharType="separate"/>
            </w:r>
            <w:r w:rsidR="00356893">
              <w:rPr>
                <w:noProof/>
                <w:webHidden/>
              </w:rPr>
              <w:t>43</w:t>
            </w:r>
            <w:r w:rsidR="00C5720A">
              <w:rPr>
                <w:noProof/>
                <w:webHidden/>
              </w:rPr>
              <w:fldChar w:fldCharType="end"/>
            </w:r>
          </w:hyperlink>
        </w:p>
        <w:p w14:paraId="06EC22EF" w14:textId="6058E787" w:rsidR="00C5720A" w:rsidRDefault="00C514DB">
          <w:pPr>
            <w:pStyle w:val="TOC1"/>
            <w:tabs>
              <w:tab w:val="right" w:leader="dot" w:pos="10476"/>
            </w:tabs>
            <w:rPr>
              <w:rFonts w:asciiTheme="minorHAnsi" w:eastAsiaTheme="minorEastAsia" w:hAnsiTheme="minorHAnsi" w:cstheme="minorBidi"/>
              <w:noProof/>
              <w:sz w:val="22"/>
              <w:szCs w:val="22"/>
              <w:lang w:val="en-US"/>
            </w:rPr>
          </w:pPr>
          <w:hyperlink w:anchor="_Toc25923559" w:history="1">
            <w:r w:rsidR="00C5720A" w:rsidRPr="006C65D4">
              <w:rPr>
                <w:rStyle w:val="Hyperlink"/>
                <w:rFonts w:eastAsia="Calibri"/>
                <w:noProof/>
              </w:rPr>
              <w:t>3 ОГЛЯД ІСНУЮЧИХ РІШЕНЬ</w:t>
            </w:r>
            <w:r w:rsidR="00C5720A">
              <w:rPr>
                <w:noProof/>
                <w:webHidden/>
              </w:rPr>
              <w:tab/>
            </w:r>
            <w:r w:rsidR="00C5720A">
              <w:rPr>
                <w:noProof/>
                <w:webHidden/>
              </w:rPr>
              <w:fldChar w:fldCharType="begin"/>
            </w:r>
            <w:r w:rsidR="00C5720A">
              <w:rPr>
                <w:noProof/>
                <w:webHidden/>
              </w:rPr>
              <w:instrText xml:space="preserve"> PAGEREF _Toc25923559 \h </w:instrText>
            </w:r>
            <w:r w:rsidR="00C5720A">
              <w:rPr>
                <w:noProof/>
                <w:webHidden/>
              </w:rPr>
            </w:r>
            <w:r w:rsidR="00C5720A">
              <w:rPr>
                <w:noProof/>
                <w:webHidden/>
              </w:rPr>
              <w:fldChar w:fldCharType="separate"/>
            </w:r>
            <w:r w:rsidR="00356893">
              <w:rPr>
                <w:noProof/>
                <w:webHidden/>
              </w:rPr>
              <w:t>45</w:t>
            </w:r>
            <w:r w:rsidR="00C5720A">
              <w:rPr>
                <w:noProof/>
                <w:webHidden/>
              </w:rPr>
              <w:fldChar w:fldCharType="end"/>
            </w:r>
          </w:hyperlink>
        </w:p>
        <w:p w14:paraId="2C04CEDE" w14:textId="04ECFFF4"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60" w:history="1">
            <w:r w:rsidR="00C5720A" w:rsidRPr="006C65D4">
              <w:rPr>
                <w:rStyle w:val="Hyperlink"/>
                <w:noProof/>
              </w:rPr>
              <w:t>3.1 Hiku</w:t>
            </w:r>
            <w:r w:rsidR="00C5720A">
              <w:rPr>
                <w:noProof/>
                <w:webHidden/>
              </w:rPr>
              <w:tab/>
            </w:r>
            <w:r w:rsidR="00C5720A">
              <w:rPr>
                <w:noProof/>
                <w:webHidden/>
              </w:rPr>
              <w:fldChar w:fldCharType="begin"/>
            </w:r>
            <w:r w:rsidR="00C5720A">
              <w:rPr>
                <w:noProof/>
                <w:webHidden/>
              </w:rPr>
              <w:instrText xml:space="preserve"> PAGEREF _Toc25923560 \h </w:instrText>
            </w:r>
            <w:r w:rsidR="00C5720A">
              <w:rPr>
                <w:noProof/>
                <w:webHidden/>
              </w:rPr>
            </w:r>
            <w:r w:rsidR="00C5720A">
              <w:rPr>
                <w:noProof/>
                <w:webHidden/>
              </w:rPr>
              <w:fldChar w:fldCharType="separate"/>
            </w:r>
            <w:r w:rsidR="00356893">
              <w:rPr>
                <w:noProof/>
                <w:webHidden/>
              </w:rPr>
              <w:t>45</w:t>
            </w:r>
            <w:r w:rsidR="00C5720A">
              <w:rPr>
                <w:noProof/>
                <w:webHidden/>
              </w:rPr>
              <w:fldChar w:fldCharType="end"/>
            </w:r>
          </w:hyperlink>
        </w:p>
        <w:p w14:paraId="4F80DC49" w14:textId="6215EAB3"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61" w:history="1">
            <w:r w:rsidR="00C5720A" w:rsidRPr="006C65D4">
              <w:rPr>
                <w:rStyle w:val="Hyperlink"/>
                <w:noProof/>
              </w:rPr>
              <w:t>3.2 GeniCan</w:t>
            </w:r>
            <w:r w:rsidR="00C5720A">
              <w:rPr>
                <w:noProof/>
                <w:webHidden/>
              </w:rPr>
              <w:tab/>
            </w:r>
            <w:r w:rsidR="00C5720A">
              <w:rPr>
                <w:noProof/>
                <w:webHidden/>
              </w:rPr>
              <w:fldChar w:fldCharType="begin"/>
            </w:r>
            <w:r w:rsidR="00C5720A">
              <w:rPr>
                <w:noProof/>
                <w:webHidden/>
              </w:rPr>
              <w:instrText xml:space="preserve"> PAGEREF _Toc25923561 \h </w:instrText>
            </w:r>
            <w:r w:rsidR="00C5720A">
              <w:rPr>
                <w:noProof/>
                <w:webHidden/>
              </w:rPr>
            </w:r>
            <w:r w:rsidR="00C5720A">
              <w:rPr>
                <w:noProof/>
                <w:webHidden/>
              </w:rPr>
              <w:fldChar w:fldCharType="separate"/>
            </w:r>
            <w:r w:rsidR="00356893">
              <w:rPr>
                <w:noProof/>
                <w:webHidden/>
              </w:rPr>
              <w:t>46</w:t>
            </w:r>
            <w:r w:rsidR="00C5720A">
              <w:rPr>
                <w:noProof/>
                <w:webHidden/>
              </w:rPr>
              <w:fldChar w:fldCharType="end"/>
            </w:r>
          </w:hyperlink>
        </w:p>
        <w:p w14:paraId="1D8FBADB" w14:textId="26498777"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62" w:history="1">
            <w:r w:rsidR="00C5720A" w:rsidRPr="006C65D4">
              <w:rPr>
                <w:rStyle w:val="Hyperlink"/>
                <w:noProof/>
              </w:rPr>
              <w:t>3.3 Висновки</w:t>
            </w:r>
            <w:r w:rsidR="00C5720A">
              <w:rPr>
                <w:noProof/>
                <w:webHidden/>
              </w:rPr>
              <w:tab/>
            </w:r>
            <w:r w:rsidR="00C5720A">
              <w:rPr>
                <w:noProof/>
                <w:webHidden/>
              </w:rPr>
              <w:fldChar w:fldCharType="begin"/>
            </w:r>
            <w:r w:rsidR="00C5720A">
              <w:rPr>
                <w:noProof/>
                <w:webHidden/>
              </w:rPr>
              <w:instrText xml:space="preserve"> PAGEREF _Toc25923562 \h </w:instrText>
            </w:r>
            <w:r w:rsidR="00C5720A">
              <w:rPr>
                <w:noProof/>
                <w:webHidden/>
              </w:rPr>
            </w:r>
            <w:r w:rsidR="00C5720A">
              <w:rPr>
                <w:noProof/>
                <w:webHidden/>
              </w:rPr>
              <w:fldChar w:fldCharType="separate"/>
            </w:r>
            <w:r w:rsidR="00356893">
              <w:rPr>
                <w:noProof/>
                <w:webHidden/>
              </w:rPr>
              <w:t>48</w:t>
            </w:r>
            <w:r w:rsidR="00C5720A">
              <w:rPr>
                <w:noProof/>
                <w:webHidden/>
              </w:rPr>
              <w:fldChar w:fldCharType="end"/>
            </w:r>
          </w:hyperlink>
        </w:p>
        <w:p w14:paraId="2E003156" w14:textId="10FD3F99" w:rsidR="00C5720A" w:rsidRDefault="00C514DB">
          <w:pPr>
            <w:pStyle w:val="TOC1"/>
            <w:tabs>
              <w:tab w:val="right" w:leader="dot" w:pos="10476"/>
            </w:tabs>
            <w:rPr>
              <w:rFonts w:asciiTheme="minorHAnsi" w:eastAsiaTheme="minorEastAsia" w:hAnsiTheme="minorHAnsi" w:cstheme="minorBidi"/>
              <w:noProof/>
              <w:sz w:val="22"/>
              <w:szCs w:val="22"/>
              <w:lang w:val="en-US"/>
            </w:rPr>
          </w:pPr>
          <w:hyperlink w:anchor="_Toc25923563" w:history="1">
            <w:r w:rsidR="00C5720A" w:rsidRPr="006C65D4">
              <w:rPr>
                <w:rStyle w:val="Hyperlink"/>
                <w:noProof/>
              </w:rPr>
              <w:t>4 РОЗРОБКА ПРОГРАМНО-АПАРАТНОГО КОМПЛЕКСУ</w:t>
            </w:r>
            <w:r w:rsidR="00C5720A">
              <w:rPr>
                <w:noProof/>
                <w:webHidden/>
              </w:rPr>
              <w:tab/>
            </w:r>
            <w:r w:rsidR="00C5720A">
              <w:rPr>
                <w:noProof/>
                <w:webHidden/>
              </w:rPr>
              <w:fldChar w:fldCharType="begin"/>
            </w:r>
            <w:r w:rsidR="00C5720A">
              <w:rPr>
                <w:noProof/>
                <w:webHidden/>
              </w:rPr>
              <w:instrText xml:space="preserve"> PAGEREF _Toc25923563 \h </w:instrText>
            </w:r>
            <w:r w:rsidR="00C5720A">
              <w:rPr>
                <w:noProof/>
                <w:webHidden/>
              </w:rPr>
            </w:r>
            <w:r w:rsidR="00C5720A">
              <w:rPr>
                <w:noProof/>
                <w:webHidden/>
              </w:rPr>
              <w:fldChar w:fldCharType="separate"/>
            </w:r>
            <w:r w:rsidR="00356893">
              <w:rPr>
                <w:noProof/>
                <w:webHidden/>
              </w:rPr>
              <w:t>50</w:t>
            </w:r>
            <w:r w:rsidR="00C5720A">
              <w:rPr>
                <w:noProof/>
                <w:webHidden/>
              </w:rPr>
              <w:fldChar w:fldCharType="end"/>
            </w:r>
          </w:hyperlink>
        </w:p>
        <w:p w14:paraId="5871788C" w14:textId="125C6CD0"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64" w:history="1">
            <w:r w:rsidR="00C5720A" w:rsidRPr="006C65D4">
              <w:rPr>
                <w:rStyle w:val="Hyperlink"/>
                <w:noProof/>
              </w:rPr>
              <w:t>4.1 Принцип роботи комплексу</w:t>
            </w:r>
            <w:r w:rsidR="00C5720A">
              <w:rPr>
                <w:noProof/>
                <w:webHidden/>
              </w:rPr>
              <w:tab/>
            </w:r>
            <w:r w:rsidR="00C5720A">
              <w:rPr>
                <w:noProof/>
                <w:webHidden/>
              </w:rPr>
              <w:fldChar w:fldCharType="begin"/>
            </w:r>
            <w:r w:rsidR="00C5720A">
              <w:rPr>
                <w:noProof/>
                <w:webHidden/>
              </w:rPr>
              <w:instrText xml:space="preserve"> PAGEREF _Toc25923564 \h </w:instrText>
            </w:r>
            <w:r w:rsidR="00C5720A">
              <w:rPr>
                <w:noProof/>
                <w:webHidden/>
              </w:rPr>
            </w:r>
            <w:r w:rsidR="00C5720A">
              <w:rPr>
                <w:noProof/>
                <w:webHidden/>
              </w:rPr>
              <w:fldChar w:fldCharType="separate"/>
            </w:r>
            <w:r w:rsidR="00356893">
              <w:rPr>
                <w:noProof/>
                <w:webHidden/>
              </w:rPr>
              <w:t>50</w:t>
            </w:r>
            <w:r w:rsidR="00C5720A">
              <w:rPr>
                <w:noProof/>
                <w:webHidden/>
              </w:rPr>
              <w:fldChar w:fldCharType="end"/>
            </w:r>
          </w:hyperlink>
        </w:p>
        <w:p w14:paraId="142A7791" w14:textId="36346E04"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65" w:history="1">
            <w:r w:rsidR="00C5720A" w:rsidRPr="006C65D4">
              <w:rPr>
                <w:rStyle w:val="Hyperlink"/>
                <w:noProof/>
              </w:rPr>
              <w:t>4.2 Алгоритм взаємодії користувача з комплексом</w:t>
            </w:r>
            <w:r w:rsidR="00C5720A">
              <w:rPr>
                <w:noProof/>
                <w:webHidden/>
              </w:rPr>
              <w:tab/>
            </w:r>
            <w:r w:rsidR="00C5720A">
              <w:rPr>
                <w:noProof/>
                <w:webHidden/>
              </w:rPr>
              <w:fldChar w:fldCharType="begin"/>
            </w:r>
            <w:r w:rsidR="00C5720A">
              <w:rPr>
                <w:noProof/>
                <w:webHidden/>
              </w:rPr>
              <w:instrText xml:space="preserve"> PAGEREF _Toc25923565 \h </w:instrText>
            </w:r>
            <w:r w:rsidR="00C5720A">
              <w:rPr>
                <w:noProof/>
                <w:webHidden/>
              </w:rPr>
            </w:r>
            <w:r w:rsidR="00C5720A">
              <w:rPr>
                <w:noProof/>
                <w:webHidden/>
              </w:rPr>
              <w:fldChar w:fldCharType="separate"/>
            </w:r>
            <w:r w:rsidR="00356893">
              <w:rPr>
                <w:noProof/>
                <w:webHidden/>
              </w:rPr>
              <w:t>55</w:t>
            </w:r>
            <w:r w:rsidR="00C5720A">
              <w:rPr>
                <w:noProof/>
                <w:webHidden/>
              </w:rPr>
              <w:fldChar w:fldCharType="end"/>
            </w:r>
          </w:hyperlink>
        </w:p>
        <w:p w14:paraId="3C39ADF3" w14:textId="40D55D4D"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66" w:history="1">
            <w:r w:rsidR="00C5720A" w:rsidRPr="006C65D4">
              <w:rPr>
                <w:rStyle w:val="Hyperlink"/>
                <w:noProof/>
              </w:rPr>
              <w:t>4.2.1 Система без апаратної складової.</w:t>
            </w:r>
            <w:r w:rsidR="00C5720A">
              <w:rPr>
                <w:noProof/>
                <w:webHidden/>
              </w:rPr>
              <w:tab/>
            </w:r>
            <w:r w:rsidR="00C5720A">
              <w:rPr>
                <w:noProof/>
                <w:webHidden/>
              </w:rPr>
              <w:fldChar w:fldCharType="begin"/>
            </w:r>
            <w:r w:rsidR="00C5720A">
              <w:rPr>
                <w:noProof/>
                <w:webHidden/>
              </w:rPr>
              <w:instrText xml:space="preserve"> PAGEREF _Toc25923566 \h </w:instrText>
            </w:r>
            <w:r w:rsidR="00C5720A">
              <w:rPr>
                <w:noProof/>
                <w:webHidden/>
              </w:rPr>
            </w:r>
            <w:r w:rsidR="00C5720A">
              <w:rPr>
                <w:noProof/>
                <w:webHidden/>
              </w:rPr>
              <w:fldChar w:fldCharType="separate"/>
            </w:r>
            <w:r w:rsidR="00356893">
              <w:rPr>
                <w:noProof/>
                <w:webHidden/>
              </w:rPr>
              <w:t>55</w:t>
            </w:r>
            <w:r w:rsidR="00C5720A">
              <w:rPr>
                <w:noProof/>
                <w:webHidden/>
              </w:rPr>
              <w:fldChar w:fldCharType="end"/>
            </w:r>
          </w:hyperlink>
        </w:p>
        <w:p w14:paraId="0BD30691" w14:textId="63FFA12E"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67" w:history="1">
            <w:r w:rsidR="00C5720A" w:rsidRPr="006C65D4">
              <w:rPr>
                <w:rStyle w:val="Hyperlink"/>
                <w:noProof/>
              </w:rPr>
              <w:t>4.2.2 Система з апаратною ідентифікацію штрих-кодів.</w:t>
            </w:r>
            <w:r w:rsidR="00C5720A">
              <w:rPr>
                <w:noProof/>
                <w:webHidden/>
              </w:rPr>
              <w:tab/>
            </w:r>
            <w:r w:rsidR="00C5720A">
              <w:rPr>
                <w:noProof/>
                <w:webHidden/>
              </w:rPr>
              <w:fldChar w:fldCharType="begin"/>
            </w:r>
            <w:r w:rsidR="00C5720A">
              <w:rPr>
                <w:noProof/>
                <w:webHidden/>
              </w:rPr>
              <w:instrText xml:space="preserve"> PAGEREF _Toc25923567 \h </w:instrText>
            </w:r>
            <w:r w:rsidR="00C5720A">
              <w:rPr>
                <w:noProof/>
                <w:webHidden/>
              </w:rPr>
            </w:r>
            <w:r w:rsidR="00C5720A">
              <w:rPr>
                <w:noProof/>
                <w:webHidden/>
              </w:rPr>
              <w:fldChar w:fldCharType="separate"/>
            </w:r>
            <w:r w:rsidR="00356893">
              <w:rPr>
                <w:noProof/>
                <w:webHidden/>
              </w:rPr>
              <w:t>57</w:t>
            </w:r>
            <w:r w:rsidR="00C5720A">
              <w:rPr>
                <w:noProof/>
                <w:webHidden/>
              </w:rPr>
              <w:fldChar w:fldCharType="end"/>
            </w:r>
          </w:hyperlink>
        </w:p>
        <w:p w14:paraId="39AFA080" w14:textId="3C1FE161"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68" w:history="1">
            <w:r w:rsidR="00C5720A" w:rsidRPr="006C65D4">
              <w:rPr>
                <w:rStyle w:val="Hyperlink"/>
                <w:noProof/>
              </w:rPr>
              <w:t>4.2.3 Система з використанням радіочастотної ідентифікації</w:t>
            </w:r>
            <w:r w:rsidR="00C5720A">
              <w:rPr>
                <w:noProof/>
                <w:webHidden/>
              </w:rPr>
              <w:tab/>
            </w:r>
            <w:r w:rsidR="00C5720A">
              <w:rPr>
                <w:noProof/>
                <w:webHidden/>
              </w:rPr>
              <w:fldChar w:fldCharType="begin"/>
            </w:r>
            <w:r w:rsidR="00C5720A">
              <w:rPr>
                <w:noProof/>
                <w:webHidden/>
              </w:rPr>
              <w:instrText xml:space="preserve"> PAGEREF _Toc25923568 \h </w:instrText>
            </w:r>
            <w:r w:rsidR="00C5720A">
              <w:rPr>
                <w:noProof/>
                <w:webHidden/>
              </w:rPr>
            </w:r>
            <w:r w:rsidR="00C5720A">
              <w:rPr>
                <w:noProof/>
                <w:webHidden/>
              </w:rPr>
              <w:fldChar w:fldCharType="separate"/>
            </w:r>
            <w:r w:rsidR="00356893">
              <w:rPr>
                <w:noProof/>
                <w:webHidden/>
              </w:rPr>
              <w:t>58</w:t>
            </w:r>
            <w:r w:rsidR="00C5720A">
              <w:rPr>
                <w:noProof/>
                <w:webHidden/>
              </w:rPr>
              <w:fldChar w:fldCharType="end"/>
            </w:r>
          </w:hyperlink>
        </w:p>
        <w:p w14:paraId="21AD0E57" w14:textId="1F4FCE2B"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69" w:history="1">
            <w:r w:rsidR="00C5720A" w:rsidRPr="006C65D4">
              <w:rPr>
                <w:rStyle w:val="Hyperlink"/>
                <w:noProof/>
              </w:rPr>
              <w:t>4.3 Реалізація програмної частини</w:t>
            </w:r>
            <w:r w:rsidR="00C5720A">
              <w:rPr>
                <w:noProof/>
                <w:webHidden/>
              </w:rPr>
              <w:tab/>
            </w:r>
            <w:r w:rsidR="00C5720A">
              <w:rPr>
                <w:noProof/>
                <w:webHidden/>
              </w:rPr>
              <w:fldChar w:fldCharType="begin"/>
            </w:r>
            <w:r w:rsidR="00C5720A">
              <w:rPr>
                <w:noProof/>
                <w:webHidden/>
              </w:rPr>
              <w:instrText xml:space="preserve"> PAGEREF _Toc25923569 \h </w:instrText>
            </w:r>
            <w:r w:rsidR="00C5720A">
              <w:rPr>
                <w:noProof/>
                <w:webHidden/>
              </w:rPr>
            </w:r>
            <w:r w:rsidR="00C5720A">
              <w:rPr>
                <w:noProof/>
                <w:webHidden/>
              </w:rPr>
              <w:fldChar w:fldCharType="separate"/>
            </w:r>
            <w:r w:rsidR="00356893">
              <w:rPr>
                <w:noProof/>
                <w:webHidden/>
              </w:rPr>
              <w:t>61</w:t>
            </w:r>
            <w:r w:rsidR="00C5720A">
              <w:rPr>
                <w:noProof/>
                <w:webHidden/>
              </w:rPr>
              <w:fldChar w:fldCharType="end"/>
            </w:r>
          </w:hyperlink>
        </w:p>
        <w:p w14:paraId="070BF028" w14:textId="7CC8AE2A"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70" w:history="1">
            <w:r w:rsidR="00C5720A" w:rsidRPr="006C65D4">
              <w:rPr>
                <w:rStyle w:val="Hyperlink"/>
                <w:noProof/>
              </w:rPr>
              <w:t>4.3.1 Опис методів API</w:t>
            </w:r>
            <w:r w:rsidR="00C5720A">
              <w:rPr>
                <w:noProof/>
                <w:webHidden/>
              </w:rPr>
              <w:tab/>
            </w:r>
            <w:r w:rsidR="00C5720A">
              <w:rPr>
                <w:noProof/>
                <w:webHidden/>
              </w:rPr>
              <w:fldChar w:fldCharType="begin"/>
            </w:r>
            <w:r w:rsidR="00C5720A">
              <w:rPr>
                <w:noProof/>
                <w:webHidden/>
              </w:rPr>
              <w:instrText xml:space="preserve"> PAGEREF _Toc25923570 \h </w:instrText>
            </w:r>
            <w:r w:rsidR="00C5720A">
              <w:rPr>
                <w:noProof/>
                <w:webHidden/>
              </w:rPr>
            </w:r>
            <w:r w:rsidR="00C5720A">
              <w:rPr>
                <w:noProof/>
                <w:webHidden/>
              </w:rPr>
              <w:fldChar w:fldCharType="separate"/>
            </w:r>
            <w:r w:rsidR="00356893">
              <w:rPr>
                <w:noProof/>
                <w:webHidden/>
              </w:rPr>
              <w:t>65</w:t>
            </w:r>
            <w:r w:rsidR="00C5720A">
              <w:rPr>
                <w:noProof/>
                <w:webHidden/>
              </w:rPr>
              <w:fldChar w:fldCharType="end"/>
            </w:r>
          </w:hyperlink>
        </w:p>
        <w:p w14:paraId="7008EC1F" w14:textId="3EB746BD"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71" w:history="1">
            <w:r w:rsidR="00C5720A" w:rsidRPr="006C65D4">
              <w:rPr>
                <w:rStyle w:val="Hyperlink"/>
                <w:noProof/>
              </w:rPr>
              <w:t>4.3.2 Клієнтський веб-застосунок</w:t>
            </w:r>
            <w:r w:rsidR="00C5720A">
              <w:rPr>
                <w:noProof/>
                <w:webHidden/>
              </w:rPr>
              <w:tab/>
            </w:r>
            <w:r w:rsidR="00C5720A">
              <w:rPr>
                <w:noProof/>
                <w:webHidden/>
              </w:rPr>
              <w:fldChar w:fldCharType="begin"/>
            </w:r>
            <w:r w:rsidR="00C5720A">
              <w:rPr>
                <w:noProof/>
                <w:webHidden/>
              </w:rPr>
              <w:instrText xml:space="preserve"> PAGEREF _Toc25923571 \h </w:instrText>
            </w:r>
            <w:r w:rsidR="00C5720A">
              <w:rPr>
                <w:noProof/>
                <w:webHidden/>
              </w:rPr>
            </w:r>
            <w:r w:rsidR="00C5720A">
              <w:rPr>
                <w:noProof/>
                <w:webHidden/>
              </w:rPr>
              <w:fldChar w:fldCharType="separate"/>
            </w:r>
            <w:r w:rsidR="00356893">
              <w:rPr>
                <w:noProof/>
                <w:webHidden/>
              </w:rPr>
              <w:t>71</w:t>
            </w:r>
            <w:r w:rsidR="00C5720A">
              <w:rPr>
                <w:noProof/>
                <w:webHidden/>
              </w:rPr>
              <w:fldChar w:fldCharType="end"/>
            </w:r>
          </w:hyperlink>
        </w:p>
        <w:p w14:paraId="215746F1" w14:textId="5E16BC50"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72" w:history="1">
            <w:r w:rsidR="00C5720A" w:rsidRPr="006C65D4">
              <w:rPr>
                <w:rStyle w:val="Hyperlink"/>
                <w:noProof/>
              </w:rPr>
              <w:t>4.4 Апаратна частина комплексу</w:t>
            </w:r>
            <w:r w:rsidR="00C5720A">
              <w:rPr>
                <w:noProof/>
                <w:webHidden/>
              </w:rPr>
              <w:tab/>
            </w:r>
            <w:r w:rsidR="00C5720A">
              <w:rPr>
                <w:noProof/>
                <w:webHidden/>
              </w:rPr>
              <w:fldChar w:fldCharType="begin"/>
            </w:r>
            <w:r w:rsidR="00C5720A">
              <w:rPr>
                <w:noProof/>
                <w:webHidden/>
              </w:rPr>
              <w:instrText xml:space="preserve"> PAGEREF _Toc25923572 \h </w:instrText>
            </w:r>
            <w:r w:rsidR="00C5720A">
              <w:rPr>
                <w:noProof/>
                <w:webHidden/>
              </w:rPr>
            </w:r>
            <w:r w:rsidR="00C5720A">
              <w:rPr>
                <w:noProof/>
                <w:webHidden/>
              </w:rPr>
              <w:fldChar w:fldCharType="separate"/>
            </w:r>
            <w:r w:rsidR="00356893">
              <w:rPr>
                <w:noProof/>
                <w:webHidden/>
              </w:rPr>
              <w:t>81</w:t>
            </w:r>
            <w:r w:rsidR="00C5720A">
              <w:rPr>
                <w:noProof/>
                <w:webHidden/>
              </w:rPr>
              <w:fldChar w:fldCharType="end"/>
            </w:r>
          </w:hyperlink>
        </w:p>
        <w:p w14:paraId="2C4951C3" w14:textId="146A325F"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73" w:history="1">
            <w:r w:rsidR="00C5720A" w:rsidRPr="006C65D4">
              <w:rPr>
                <w:rStyle w:val="Hyperlink"/>
                <w:noProof/>
              </w:rPr>
              <w:t>4.4.1 Пристрій ідентифікації за штрих-кодом</w:t>
            </w:r>
            <w:r w:rsidR="00C5720A">
              <w:rPr>
                <w:noProof/>
                <w:webHidden/>
              </w:rPr>
              <w:tab/>
            </w:r>
            <w:r w:rsidR="00C5720A">
              <w:rPr>
                <w:noProof/>
                <w:webHidden/>
              </w:rPr>
              <w:fldChar w:fldCharType="begin"/>
            </w:r>
            <w:r w:rsidR="00C5720A">
              <w:rPr>
                <w:noProof/>
                <w:webHidden/>
              </w:rPr>
              <w:instrText xml:space="preserve"> PAGEREF _Toc25923573 \h </w:instrText>
            </w:r>
            <w:r w:rsidR="00C5720A">
              <w:rPr>
                <w:noProof/>
                <w:webHidden/>
              </w:rPr>
            </w:r>
            <w:r w:rsidR="00C5720A">
              <w:rPr>
                <w:noProof/>
                <w:webHidden/>
              </w:rPr>
              <w:fldChar w:fldCharType="separate"/>
            </w:r>
            <w:r w:rsidR="00356893">
              <w:rPr>
                <w:noProof/>
                <w:webHidden/>
              </w:rPr>
              <w:t>82</w:t>
            </w:r>
            <w:r w:rsidR="00C5720A">
              <w:rPr>
                <w:noProof/>
                <w:webHidden/>
              </w:rPr>
              <w:fldChar w:fldCharType="end"/>
            </w:r>
          </w:hyperlink>
        </w:p>
        <w:p w14:paraId="13D260E3" w14:textId="307028B2"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74" w:history="1">
            <w:r w:rsidR="00C5720A" w:rsidRPr="006C65D4">
              <w:rPr>
                <w:rStyle w:val="Hyperlink"/>
                <w:noProof/>
              </w:rPr>
              <w:t>4.4.2 Пристрій радіочастотної ідентифікації</w:t>
            </w:r>
            <w:r w:rsidR="00C5720A">
              <w:rPr>
                <w:noProof/>
                <w:webHidden/>
              </w:rPr>
              <w:tab/>
            </w:r>
            <w:r w:rsidR="00C5720A">
              <w:rPr>
                <w:noProof/>
                <w:webHidden/>
              </w:rPr>
              <w:fldChar w:fldCharType="begin"/>
            </w:r>
            <w:r w:rsidR="00C5720A">
              <w:rPr>
                <w:noProof/>
                <w:webHidden/>
              </w:rPr>
              <w:instrText xml:space="preserve"> PAGEREF _Toc25923574 \h </w:instrText>
            </w:r>
            <w:r w:rsidR="00C5720A">
              <w:rPr>
                <w:noProof/>
                <w:webHidden/>
              </w:rPr>
            </w:r>
            <w:r w:rsidR="00C5720A">
              <w:rPr>
                <w:noProof/>
                <w:webHidden/>
              </w:rPr>
              <w:fldChar w:fldCharType="separate"/>
            </w:r>
            <w:r w:rsidR="00356893">
              <w:rPr>
                <w:noProof/>
                <w:webHidden/>
              </w:rPr>
              <w:t>94</w:t>
            </w:r>
            <w:r w:rsidR="00C5720A">
              <w:rPr>
                <w:noProof/>
                <w:webHidden/>
              </w:rPr>
              <w:fldChar w:fldCharType="end"/>
            </w:r>
          </w:hyperlink>
        </w:p>
        <w:p w14:paraId="08DB9D0A" w14:textId="00B881EA" w:rsidR="00C5720A" w:rsidRDefault="00C514DB">
          <w:pPr>
            <w:pStyle w:val="TOC3"/>
            <w:tabs>
              <w:tab w:val="right" w:leader="dot" w:pos="10476"/>
            </w:tabs>
            <w:rPr>
              <w:rFonts w:asciiTheme="minorHAnsi" w:eastAsiaTheme="minorEastAsia" w:hAnsiTheme="minorHAnsi" w:cstheme="minorBidi"/>
              <w:noProof/>
              <w:sz w:val="22"/>
              <w:szCs w:val="22"/>
              <w:lang w:val="en-US"/>
            </w:rPr>
          </w:pPr>
          <w:hyperlink w:anchor="_Toc25923575" w:history="1">
            <w:r w:rsidR="00C5720A" w:rsidRPr="006C65D4">
              <w:rPr>
                <w:rStyle w:val="Hyperlink"/>
                <w:noProof/>
              </w:rPr>
              <w:t>4.4.3 Розробка робочих прототипів</w:t>
            </w:r>
            <w:r w:rsidR="00C5720A">
              <w:rPr>
                <w:noProof/>
                <w:webHidden/>
              </w:rPr>
              <w:tab/>
            </w:r>
            <w:r w:rsidR="00C5720A">
              <w:rPr>
                <w:noProof/>
                <w:webHidden/>
              </w:rPr>
              <w:fldChar w:fldCharType="begin"/>
            </w:r>
            <w:r w:rsidR="00C5720A">
              <w:rPr>
                <w:noProof/>
                <w:webHidden/>
              </w:rPr>
              <w:instrText xml:space="preserve"> PAGEREF _Toc25923575 \h </w:instrText>
            </w:r>
            <w:r w:rsidR="00C5720A">
              <w:rPr>
                <w:noProof/>
                <w:webHidden/>
              </w:rPr>
            </w:r>
            <w:r w:rsidR="00C5720A">
              <w:rPr>
                <w:noProof/>
                <w:webHidden/>
              </w:rPr>
              <w:fldChar w:fldCharType="separate"/>
            </w:r>
            <w:r w:rsidR="00356893">
              <w:rPr>
                <w:noProof/>
                <w:webHidden/>
              </w:rPr>
              <w:t>99</w:t>
            </w:r>
            <w:r w:rsidR="00C5720A">
              <w:rPr>
                <w:noProof/>
                <w:webHidden/>
              </w:rPr>
              <w:fldChar w:fldCharType="end"/>
            </w:r>
          </w:hyperlink>
        </w:p>
        <w:p w14:paraId="6C24416D" w14:textId="19DCC186"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76" w:history="1">
            <w:r w:rsidR="00C5720A" w:rsidRPr="006C65D4">
              <w:rPr>
                <w:rStyle w:val="Hyperlink"/>
                <w:noProof/>
              </w:rPr>
              <w:t>4.5 Висновки</w:t>
            </w:r>
            <w:r w:rsidR="00C5720A">
              <w:rPr>
                <w:noProof/>
                <w:webHidden/>
              </w:rPr>
              <w:tab/>
            </w:r>
            <w:r w:rsidR="00C5720A">
              <w:rPr>
                <w:noProof/>
                <w:webHidden/>
              </w:rPr>
              <w:fldChar w:fldCharType="begin"/>
            </w:r>
            <w:r w:rsidR="00C5720A">
              <w:rPr>
                <w:noProof/>
                <w:webHidden/>
              </w:rPr>
              <w:instrText xml:space="preserve"> PAGEREF _Toc25923576 \h </w:instrText>
            </w:r>
            <w:r w:rsidR="00C5720A">
              <w:rPr>
                <w:noProof/>
                <w:webHidden/>
              </w:rPr>
            </w:r>
            <w:r w:rsidR="00C5720A">
              <w:rPr>
                <w:noProof/>
                <w:webHidden/>
              </w:rPr>
              <w:fldChar w:fldCharType="separate"/>
            </w:r>
            <w:r w:rsidR="00356893">
              <w:rPr>
                <w:noProof/>
                <w:webHidden/>
              </w:rPr>
              <w:t>102</w:t>
            </w:r>
            <w:r w:rsidR="00C5720A">
              <w:rPr>
                <w:noProof/>
                <w:webHidden/>
              </w:rPr>
              <w:fldChar w:fldCharType="end"/>
            </w:r>
          </w:hyperlink>
        </w:p>
        <w:p w14:paraId="45EEE6A9" w14:textId="1E2262AF" w:rsidR="00C5720A" w:rsidRDefault="00C514DB">
          <w:pPr>
            <w:pStyle w:val="TOC1"/>
            <w:tabs>
              <w:tab w:val="right" w:leader="dot" w:pos="10476"/>
            </w:tabs>
            <w:rPr>
              <w:rFonts w:asciiTheme="minorHAnsi" w:eastAsiaTheme="minorEastAsia" w:hAnsiTheme="minorHAnsi" w:cstheme="minorBidi"/>
              <w:noProof/>
              <w:sz w:val="22"/>
              <w:szCs w:val="22"/>
              <w:lang w:val="en-US"/>
            </w:rPr>
          </w:pPr>
          <w:hyperlink w:anchor="_Toc25923577" w:history="1">
            <w:r w:rsidR="00C5720A" w:rsidRPr="006C65D4">
              <w:rPr>
                <w:rStyle w:val="Hyperlink"/>
                <w:noProof/>
              </w:rPr>
              <w:t>5 РОЗРОБЛЕННЯ СТАРТАП-ПРОЕКТУ</w:t>
            </w:r>
            <w:r w:rsidR="00C5720A">
              <w:rPr>
                <w:noProof/>
                <w:webHidden/>
              </w:rPr>
              <w:tab/>
            </w:r>
            <w:r w:rsidR="00C5720A">
              <w:rPr>
                <w:noProof/>
                <w:webHidden/>
              </w:rPr>
              <w:fldChar w:fldCharType="begin"/>
            </w:r>
            <w:r w:rsidR="00C5720A">
              <w:rPr>
                <w:noProof/>
                <w:webHidden/>
              </w:rPr>
              <w:instrText xml:space="preserve"> PAGEREF _Toc25923577 \h </w:instrText>
            </w:r>
            <w:r w:rsidR="00C5720A">
              <w:rPr>
                <w:noProof/>
                <w:webHidden/>
              </w:rPr>
            </w:r>
            <w:r w:rsidR="00C5720A">
              <w:rPr>
                <w:noProof/>
                <w:webHidden/>
              </w:rPr>
              <w:fldChar w:fldCharType="separate"/>
            </w:r>
            <w:r w:rsidR="00356893">
              <w:rPr>
                <w:noProof/>
                <w:webHidden/>
              </w:rPr>
              <w:t>104</w:t>
            </w:r>
            <w:r w:rsidR="00C5720A">
              <w:rPr>
                <w:noProof/>
                <w:webHidden/>
              </w:rPr>
              <w:fldChar w:fldCharType="end"/>
            </w:r>
          </w:hyperlink>
        </w:p>
        <w:p w14:paraId="7913C92B" w14:textId="6C62E53B"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78" w:history="1">
            <w:r w:rsidR="00C5720A" w:rsidRPr="006C65D4">
              <w:rPr>
                <w:rStyle w:val="Hyperlink"/>
                <w:noProof/>
              </w:rPr>
              <w:t>5.1 Опис ідеї проекту</w:t>
            </w:r>
            <w:r w:rsidR="00C5720A">
              <w:rPr>
                <w:noProof/>
                <w:webHidden/>
              </w:rPr>
              <w:tab/>
            </w:r>
            <w:r w:rsidR="00C5720A">
              <w:rPr>
                <w:noProof/>
                <w:webHidden/>
              </w:rPr>
              <w:fldChar w:fldCharType="begin"/>
            </w:r>
            <w:r w:rsidR="00C5720A">
              <w:rPr>
                <w:noProof/>
                <w:webHidden/>
              </w:rPr>
              <w:instrText xml:space="preserve"> PAGEREF _Toc25923578 \h </w:instrText>
            </w:r>
            <w:r w:rsidR="00C5720A">
              <w:rPr>
                <w:noProof/>
                <w:webHidden/>
              </w:rPr>
            </w:r>
            <w:r w:rsidR="00C5720A">
              <w:rPr>
                <w:noProof/>
                <w:webHidden/>
              </w:rPr>
              <w:fldChar w:fldCharType="separate"/>
            </w:r>
            <w:r w:rsidR="00356893">
              <w:rPr>
                <w:noProof/>
                <w:webHidden/>
              </w:rPr>
              <w:t>104</w:t>
            </w:r>
            <w:r w:rsidR="00C5720A">
              <w:rPr>
                <w:noProof/>
                <w:webHidden/>
              </w:rPr>
              <w:fldChar w:fldCharType="end"/>
            </w:r>
          </w:hyperlink>
        </w:p>
        <w:p w14:paraId="0719666B" w14:textId="27872908"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79" w:history="1">
            <w:r w:rsidR="00C5720A" w:rsidRPr="006C65D4">
              <w:rPr>
                <w:rStyle w:val="Hyperlink"/>
                <w:noProof/>
              </w:rPr>
              <w:t>5.2 Технологічний аудит ідеї проекту</w:t>
            </w:r>
            <w:r w:rsidR="00C5720A">
              <w:rPr>
                <w:noProof/>
                <w:webHidden/>
              </w:rPr>
              <w:tab/>
            </w:r>
            <w:r w:rsidR="00C5720A">
              <w:rPr>
                <w:noProof/>
                <w:webHidden/>
              </w:rPr>
              <w:fldChar w:fldCharType="begin"/>
            </w:r>
            <w:r w:rsidR="00C5720A">
              <w:rPr>
                <w:noProof/>
                <w:webHidden/>
              </w:rPr>
              <w:instrText xml:space="preserve"> PAGEREF _Toc25923579 \h </w:instrText>
            </w:r>
            <w:r w:rsidR="00C5720A">
              <w:rPr>
                <w:noProof/>
                <w:webHidden/>
              </w:rPr>
            </w:r>
            <w:r w:rsidR="00C5720A">
              <w:rPr>
                <w:noProof/>
                <w:webHidden/>
              </w:rPr>
              <w:fldChar w:fldCharType="separate"/>
            </w:r>
            <w:r w:rsidR="00356893">
              <w:rPr>
                <w:noProof/>
                <w:webHidden/>
              </w:rPr>
              <w:t>109</w:t>
            </w:r>
            <w:r w:rsidR="00C5720A">
              <w:rPr>
                <w:noProof/>
                <w:webHidden/>
              </w:rPr>
              <w:fldChar w:fldCharType="end"/>
            </w:r>
          </w:hyperlink>
        </w:p>
        <w:p w14:paraId="747ACAA5" w14:textId="6DCC256D"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80" w:history="1">
            <w:r w:rsidR="00C5720A" w:rsidRPr="006C65D4">
              <w:rPr>
                <w:rStyle w:val="Hyperlink"/>
                <w:noProof/>
              </w:rPr>
              <w:t>5.3 Аналіз ринкових можливостей стартап-проекту</w:t>
            </w:r>
            <w:r w:rsidR="00C5720A">
              <w:rPr>
                <w:noProof/>
                <w:webHidden/>
              </w:rPr>
              <w:tab/>
            </w:r>
            <w:r w:rsidR="00C5720A">
              <w:rPr>
                <w:noProof/>
                <w:webHidden/>
              </w:rPr>
              <w:fldChar w:fldCharType="begin"/>
            </w:r>
            <w:r w:rsidR="00C5720A">
              <w:rPr>
                <w:noProof/>
                <w:webHidden/>
              </w:rPr>
              <w:instrText xml:space="preserve"> PAGEREF _Toc25923580 \h </w:instrText>
            </w:r>
            <w:r w:rsidR="00C5720A">
              <w:rPr>
                <w:noProof/>
                <w:webHidden/>
              </w:rPr>
            </w:r>
            <w:r w:rsidR="00C5720A">
              <w:rPr>
                <w:noProof/>
                <w:webHidden/>
              </w:rPr>
              <w:fldChar w:fldCharType="separate"/>
            </w:r>
            <w:r w:rsidR="00356893">
              <w:rPr>
                <w:noProof/>
                <w:webHidden/>
              </w:rPr>
              <w:t>110</w:t>
            </w:r>
            <w:r w:rsidR="00C5720A">
              <w:rPr>
                <w:noProof/>
                <w:webHidden/>
              </w:rPr>
              <w:fldChar w:fldCharType="end"/>
            </w:r>
          </w:hyperlink>
        </w:p>
        <w:p w14:paraId="25BD097D" w14:textId="57AF50C6"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81" w:history="1">
            <w:r w:rsidR="00C5720A" w:rsidRPr="006C65D4">
              <w:rPr>
                <w:rStyle w:val="Hyperlink"/>
                <w:noProof/>
              </w:rPr>
              <w:t>5.4 Розроблення ринкової стратегії проекту</w:t>
            </w:r>
            <w:r w:rsidR="00C5720A">
              <w:rPr>
                <w:noProof/>
                <w:webHidden/>
              </w:rPr>
              <w:tab/>
            </w:r>
            <w:r w:rsidR="00C5720A">
              <w:rPr>
                <w:noProof/>
                <w:webHidden/>
              </w:rPr>
              <w:fldChar w:fldCharType="begin"/>
            </w:r>
            <w:r w:rsidR="00C5720A">
              <w:rPr>
                <w:noProof/>
                <w:webHidden/>
              </w:rPr>
              <w:instrText xml:space="preserve"> PAGEREF _Toc25923581 \h </w:instrText>
            </w:r>
            <w:r w:rsidR="00C5720A">
              <w:rPr>
                <w:noProof/>
                <w:webHidden/>
              </w:rPr>
            </w:r>
            <w:r w:rsidR="00C5720A">
              <w:rPr>
                <w:noProof/>
                <w:webHidden/>
              </w:rPr>
              <w:fldChar w:fldCharType="separate"/>
            </w:r>
            <w:r w:rsidR="00356893">
              <w:rPr>
                <w:noProof/>
                <w:webHidden/>
              </w:rPr>
              <w:t>120</w:t>
            </w:r>
            <w:r w:rsidR="00C5720A">
              <w:rPr>
                <w:noProof/>
                <w:webHidden/>
              </w:rPr>
              <w:fldChar w:fldCharType="end"/>
            </w:r>
          </w:hyperlink>
        </w:p>
        <w:p w14:paraId="6021C977" w14:textId="3F4A2129"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82" w:history="1">
            <w:r w:rsidR="00C5720A" w:rsidRPr="006C65D4">
              <w:rPr>
                <w:rStyle w:val="Hyperlink"/>
                <w:noProof/>
              </w:rPr>
              <w:t>5.5 Розроблення маркетингової програми стартап – проекту</w:t>
            </w:r>
            <w:r w:rsidR="00C5720A">
              <w:rPr>
                <w:noProof/>
                <w:webHidden/>
              </w:rPr>
              <w:tab/>
            </w:r>
            <w:r w:rsidR="00C5720A">
              <w:rPr>
                <w:noProof/>
                <w:webHidden/>
              </w:rPr>
              <w:fldChar w:fldCharType="begin"/>
            </w:r>
            <w:r w:rsidR="00C5720A">
              <w:rPr>
                <w:noProof/>
                <w:webHidden/>
              </w:rPr>
              <w:instrText xml:space="preserve"> PAGEREF _Toc25923582 \h </w:instrText>
            </w:r>
            <w:r w:rsidR="00C5720A">
              <w:rPr>
                <w:noProof/>
                <w:webHidden/>
              </w:rPr>
            </w:r>
            <w:r w:rsidR="00C5720A">
              <w:rPr>
                <w:noProof/>
                <w:webHidden/>
              </w:rPr>
              <w:fldChar w:fldCharType="separate"/>
            </w:r>
            <w:r w:rsidR="00356893">
              <w:rPr>
                <w:noProof/>
                <w:webHidden/>
              </w:rPr>
              <w:t>122</w:t>
            </w:r>
            <w:r w:rsidR="00C5720A">
              <w:rPr>
                <w:noProof/>
                <w:webHidden/>
              </w:rPr>
              <w:fldChar w:fldCharType="end"/>
            </w:r>
          </w:hyperlink>
        </w:p>
        <w:p w14:paraId="0B3AB7E5" w14:textId="4FA45254" w:rsidR="00C5720A" w:rsidRDefault="00C514DB">
          <w:pPr>
            <w:pStyle w:val="TOC2"/>
            <w:tabs>
              <w:tab w:val="right" w:leader="dot" w:pos="10476"/>
            </w:tabs>
            <w:rPr>
              <w:rFonts w:asciiTheme="minorHAnsi" w:eastAsiaTheme="minorEastAsia" w:hAnsiTheme="minorHAnsi" w:cstheme="minorBidi"/>
              <w:noProof/>
              <w:sz w:val="22"/>
              <w:szCs w:val="22"/>
              <w:lang w:val="en-US"/>
            </w:rPr>
          </w:pPr>
          <w:hyperlink w:anchor="_Toc25923583" w:history="1">
            <w:r w:rsidR="00C5720A" w:rsidRPr="006C65D4">
              <w:rPr>
                <w:rStyle w:val="Hyperlink"/>
                <w:noProof/>
              </w:rPr>
              <w:t>5.6 Висновки</w:t>
            </w:r>
            <w:r w:rsidR="00C5720A">
              <w:rPr>
                <w:noProof/>
                <w:webHidden/>
              </w:rPr>
              <w:tab/>
            </w:r>
            <w:r w:rsidR="00C5720A">
              <w:rPr>
                <w:noProof/>
                <w:webHidden/>
              </w:rPr>
              <w:fldChar w:fldCharType="begin"/>
            </w:r>
            <w:r w:rsidR="00C5720A">
              <w:rPr>
                <w:noProof/>
                <w:webHidden/>
              </w:rPr>
              <w:instrText xml:space="preserve"> PAGEREF _Toc25923583 \h </w:instrText>
            </w:r>
            <w:r w:rsidR="00C5720A">
              <w:rPr>
                <w:noProof/>
                <w:webHidden/>
              </w:rPr>
            </w:r>
            <w:r w:rsidR="00C5720A">
              <w:rPr>
                <w:noProof/>
                <w:webHidden/>
              </w:rPr>
              <w:fldChar w:fldCharType="separate"/>
            </w:r>
            <w:r w:rsidR="00356893">
              <w:rPr>
                <w:noProof/>
                <w:webHidden/>
              </w:rPr>
              <w:t>127</w:t>
            </w:r>
            <w:r w:rsidR="00C5720A">
              <w:rPr>
                <w:noProof/>
                <w:webHidden/>
              </w:rPr>
              <w:fldChar w:fldCharType="end"/>
            </w:r>
          </w:hyperlink>
        </w:p>
        <w:p w14:paraId="66AD819D" w14:textId="3FB7900B" w:rsidR="00C5720A" w:rsidRDefault="00C514DB">
          <w:pPr>
            <w:pStyle w:val="TOC1"/>
            <w:tabs>
              <w:tab w:val="right" w:leader="dot" w:pos="10476"/>
            </w:tabs>
            <w:rPr>
              <w:rFonts w:asciiTheme="minorHAnsi" w:eastAsiaTheme="minorEastAsia" w:hAnsiTheme="minorHAnsi" w:cstheme="minorBidi"/>
              <w:noProof/>
              <w:sz w:val="22"/>
              <w:szCs w:val="22"/>
              <w:lang w:val="en-US"/>
            </w:rPr>
          </w:pPr>
          <w:hyperlink w:anchor="_Toc25923584" w:history="1">
            <w:r w:rsidR="00C5720A" w:rsidRPr="006C65D4">
              <w:rPr>
                <w:rStyle w:val="Hyperlink"/>
                <w:noProof/>
              </w:rPr>
              <w:t>ВИСНОВКИ</w:t>
            </w:r>
            <w:r w:rsidR="00C5720A">
              <w:rPr>
                <w:noProof/>
                <w:webHidden/>
              </w:rPr>
              <w:tab/>
            </w:r>
            <w:r w:rsidR="00C5720A">
              <w:rPr>
                <w:noProof/>
                <w:webHidden/>
              </w:rPr>
              <w:fldChar w:fldCharType="begin"/>
            </w:r>
            <w:r w:rsidR="00C5720A">
              <w:rPr>
                <w:noProof/>
                <w:webHidden/>
              </w:rPr>
              <w:instrText xml:space="preserve"> PAGEREF _Toc25923584 \h </w:instrText>
            </w:r>
            <w:r w:rsidR="00C5720A">
              <w:rPr>
                <w:noProof/>
                <w:webHidden/>
              </w:rPr>
            </w:r>
            <w:r w:rsidR="00C5720A">
              <w:rPr>
                <w:noProof/>
                <w:webHidden/>
              </w:rPr>
              <w:fldChar w:fldCharType="separate"/>
            </w:r>
            <w:r w:rsidR="00356893">
              <w:rPr>
                <w:noProof/>
                <w:webHidden/>
              </w:rPr>
              <w:t>129</w:t>
            </w:r>
            <w:r w:rsidR="00C5720A">
              <w:rPr>
                <w:noProof/>
                <w:webHidden/>
              </w:rPr>
              <w:fldChar w:fldCharType="end"/>
            </w:r>
          </w:hyperlink>
        </w:p>
        <w:p w14:paraId="617EEDEF" w14:textId="2952516F" w:rsidR="002F70F9" w:rsidRPr="005012EF" w:rsidRDefault="002F70F9">
          <w:r w:rsidRPr="005012EF">
            <w:rPr>
              <w:b/>
              <w:bCs/>
              <w:noProof/>
            </w:rPr>
            <w:fldChar w:fldCharType="end"/>
          </w:r>
        </w:p>
      </w:sdtContent>
    </w:sdt>
    <w:p w14:paraId="6666AC95" w14:textId="34BC11C3" w:rsidR="002F70F9" w:rsidRPr="005012EF" w:rsidRDefault="002F70F9">
      <w:pPr>
        <w:spacing w:line="259" w:lineRule="auto"/>
      </w:pPr>
      <w:r w:rsidRPr="005012EF">
        <w:br w:type="page"/>
      </w:r>
    </w:p>
    <w:p w14:paraId="55605B57" w14:textId="4DBF736C" w:rsidR="0010591A" w:rsidRPr="005012EF" w:rsidRDefault="006D107D" w:rsidP="0010591A">
      <w:pPr>
        <w:pStyle w:val="Heading1"/>
      </w:pPr>
      <w:bookmarkStart w:id="0" w:name="_Toc25923548"/>
      <w:r w:rsidRPr="005012EF">
        <w:lastRenderedPageBreak/>
        <w:t>ВСТУП</w:t>
      </w:r>
      <w:bookmarkEnd w:id="0"/>
    </w:p>
    <w:p w14:paraId="44BBD8B1" w14:textId="77777777" w:rsidR="00724329" w:rsidRPr="005012EF" w:rsidRDefault="00724329" w:rsidP="00724329"/>
    <w:p w14:paraId="72D5B79D" w14:textId="52280984" w:rsidR="00E43FA3" w:rsidRPr="005012EF" w:rsidRDefault="000B6168" w:rsidP="006B04E7">
      <w:r w:rsidRPr="005012EF">
        <w:t>Кожна людина так чи інакше займається веденням домашнього господарства. Воно включає в себе великий обсяг обов’язків</w:t>
      </w:r>
      <w:r w:rsidR="00997ACF" w:rsidRPr="005012EF">
        <w:t>, у тому числ</w:t>
      </w:r>
      <w:r w:rsidR="007728FA" w:rsidRPr="005012EF">
        <w:t>і і</w:t>
      </w:r>
      <w:r w:rsidR="00997ACF" w:rsidRPr="005012EF">
        <w:t xml:space="preserve"> т</w:t>
      </w:r>
      <w:r w:rsidR="007728FA" w:rsidRPr="005012EF">
        <w:t>і</w:t>
      </w:r>
      <w:r w:rsidR="00997ACF" w:rsidRPr="005012EF">
        <w:t xml:space="preserve">, що </w:t>
      </w:r>
      <w:r w:rsidR="007728FA" w:rsidRPr="005012EF">
        <w:t xml:space="preserve">теоретично </w:t>
      </w:r>
      <w:r w:rsidR="00997ACF" w:rsidRPr="005012EF">
        <w:t xml:space="preserve">можуть бути автоматизовані. Це допоможе людині зекономити час та, можливо, гроші. Наразі з’являється все більше і більше різних пристроїв, </w:t>
      </w:r>
      <w:r w:rsidR="007728FA" w:rsidRPr="005012EF">
        <w:t>мета яких автоматизувати процеси</w:t>
      </w:r>
      <w:r w:rsidR="00997ACF" w:rsidRPr="005012EF">
        <w:t xml:space="preserve"> побутової діяльності людини. </w:t>
      </w:r>
      <w:r w:rsidR="00D70054" w:rsidRPr="005012EF">
        <w:t xml:space="preserve">Вони мають різні розміри та форми, можуть бути стаціонарними та мобільними. Також кілька таких пристроїв можуть утворювати невелику систему, в якій вони взаємодіють між собою. Такі маленькі системи можуть поєднуватися в одну більшу та створювати цілу екосистему пристроїв, направлених на автоматизацію процесів у житті людини. </w:t>
      </w:r>
      <w:r w:rsidR="00997ACF" w:rsidRPr="005012EF">
        <w:t xml:space="preserve">Узагальнено </w:t>
      </w:r>
      <w:r w:rsidR="003E2FA4" w:rsidRPr="005012EF">
        <w:t xml:space="preserve">така реалізація великої кількості пристроїв, що автоматизують процеси у приміщенні </w:t>
      </w:r>
      <w:r w:rsidR="00997ACF" w:rsidRPr="005012EF">
        <w:t xml:space="preserve">називається розумний дім. </w:t>
      </w:r>
      <w:r w:rsidR="006A0E43" w:rsidRPr="005012EF">
        <w:t xml:space="preserve">Розумний дім включає в себе </w:t>
      </w:r>
      <w:r w:rsidR="007728FA" w:rsidRPr="005012EF">
        <w:t xml:space="preserve">автоматизацію </w:t>
      </w:r>
      <w:r w:rsidR="00E51F92" w:rsidRPr="005012EF">
        <w:t xml:space="preserve">процесів </w:t>
      </w:r>
      <w:r w:rsidR="006A0E43" w:rsidRPr="005012EF">
        <w:t xml:space="preserve">управління світлом, кліматом, розважальними системами та іншими побутовими приладами. </w:t>
      </w:r>
    </w:p>
    <w:p w14:paraId="5BF8E626" w14:textId="15FC2A6D" w:rsidR="00566E9A" w:rsidRPr="005012EF" w:rsidRDefault="006A0E43" w:rsidP="00F5380B">
      <w:r w:rsidRPr="005012EF">
        <w:t xml:space="preserve">Одне з найважливіших </w:t>
      </w:r>
      <w:r w:rsidR="00B86D00" w:rsidRPr="005012EF">
        <w:t xml:space="preserve">питань в побутовій діяльності людини – </w:t>
      </w:r>
      <w:r w:rsidR="00F50E91" w:rsidRPr="005012EF">
        <w:t>забезпечення</w:t>
      </w:r>
      <w:r w:rsidR="00B86D00" w:rsidRPr="005012EF">
        <w:t xml:space="preserve"> себе продовольчими та непродовольчими товарами. Існує повсякденна потреба у приготуванні їжі,</w:t>
      </w:r>
      <w:r w:rsidR="00F5380B" w:rsidRPr="005012EF">
        <w:t xml:space="preserve"> купівлі ліків, побутової хімії тощо. В</w:t>
      </w:r>
      <w:del w:id="1" w:author="Rodion" w:date="2019-12-05T23:12:00Z">
        <w:r w:rsidR="00F5380B" w:rsidRPr="005012EF" w:rsidDel="00C514DB">
          <w:delText xml:space="preserve"> </w:delText>
        </w:r>
      </w:del>
      <w:r w:rsidR="00F5380B" w:rsidRPr="005012EF">
        <w:t>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5012EF">
        <w:t xml:space="preserve"> повернутися додому і виявити, що якийсь необхідний товар не був куплений. Для запобігання подібних ситуацій </w:t>
      </w:r>
      <w:r w:rsidR="00F5380B" w:rsidRPr="005012EF">
        <w:t>деякі люди</w:t>
      </w:r>
      <w:r w:rsidR="00A96082" w:rsidRPr="005012EF">
        <w:t xml:space="preserve"> </w:t>
      </w:r>
      <w:r w:rsidR="00F5380B" w:rsidRPr="005012EF">
        <w:t>вирішують</w:t>
      </w:r>
      <w:r w:rsidR="00A96082" w:rsidRPr="005012EF">
        <w:t xml:space="preserve"> складати списки покупок, записуючи його на аркуші паперу або створюючи замітку в смартфоні. Таким чином, </w:t>
      </w:r>
      <w:r w:rsidR="00F5380B" w:rsidRPr="005012EF">
        <w:t>здійснювати</w:t>
      </w:r>
      <w:r w:rsidR="00A96082" w:rsidRPr="005012EF">
        <w:t xml:space="preserve"> покупки </w:t>
      </w:r>
      <w:r w:rsidR="00F5380B" w:rsidRPr="005012EF">
        <w:t xml:space="preserve">можна </w:t>
      </w:r>
      <w:r w:rsidR="00A96082" w:rsidRPr="005012EF">
        <w:t>ефективніше: не витрачає</w:t>
      </w:r>
      <w:r w:rsidR="00F5380B" w:rsidRPr="005012EF">
        <w:t>ться</w:t>
      </w:r>
      <w:r w:rsidR="00A96082" w:rsidRPr="005012EF">
        <w:t xml:space="preserve"> </w:t>
      </w:r>
      <w:r w:rsidR="00F5380B" w:rsidRPr="005012EF">
        <w:t>зайвий</w:t>
      </w:r>
      <w:r w:rsidR="00A96082" w:rsidRPr="005012EF">
        <w:t xml:space="preserve"> час і кошт</w:t>
      </w:r>
      <w:r w:rsidR="00F5380B" w:rsidRPr="005012EF">
        <w:t>и</w:t>
      </w:r>
      <w:r w:rsidR="00A96082" w:rsidRPr="005012EF">
        <w:t xml:space="preserve"> на </w:t>
      </w:r>
      <w:r w:rsidR="00F5380B" w:rsidRPr="005012EF">
        <w:t>купівлю</w:t>
      </w:r>
      <w:r w:rsidR="00A96082" w:rsidRPr="005012EF">
        <w:t xml:space="preserve"> непотрібних товарів.</w:t>
      </w:r>
      <w:r w:rsidR="00F5380B" w:rsidRPr="005012EF">
        <w:t xml:space="preserve"> Якщо </w:t>
      </w:r>
      <w:r w:rsidR="00566E9A" w:rsidRPr="005012EF">
        <w:t xml:space="preserve">кожен раз </w:t>
      </w:r>
      <w:r w:rsidR="00F5380B" w:rsidRPr="005012EF">
        <w:t xml:space="preserve">чітко дотримуватися </w:t>
      </w:r>
      <w:r w:rsidR="00566E9A" w:rsidRPr="005012EF">
        <w:t>складеного списку покупок – не буде виникати проблеми нестачі якогось товару в домі.</w:t>
      </w:r>
      <w:r w:rsidR="00A96082" w:rsidRPr="005012EF">
        <w:t xml:space="preserve"> </w:t>
      </w:r>
    </w:p>
    <w:p w14:paraId="6BF93147" w14:textId="12BCB4D8" w:rsidR="00B61676" w:rsidRPr="005012EF" w:rsidRDefault="00A96082" w:rsidP="00F5380B">
      <w:r w:rsidRPr="005012EF">
        <w:t xml:space="preserve">Але при складанні списку покупок </w:t>
      </w:r>
      <w:r w:rsidR="00566E9A" w:rsidRPr="005012EF">
        <w:t>постає наступна проблема. Оскільки людина не тримає в голові де і в якій кількості знаходяться ті чи інші товари, їй д</w:t>
      </w:r>
      <w:r w:rsidRPr="005012EF">
        <w:t xml:space="preserve">оводиться </w:t>
      </w:r>
      <w:r w:rsidR="00566E9A" w:rsidRPr="005012EF">
        <w:t xml:space="preserve">кожного разу здійснювати моніторинг наявних товарів, і вже виходячи з нього – </w:t>
      </w:r>
      <w:r w:rsidR="00566E9A" w:rsidRPr="005012EF">
        <w:lastRenderedPageBreak/>
        <w:t>складати список покупок</w:t>
      </w:r>
      <w:r w:rsidRPr="005012EF">
        <w:t>.</w:t>
      </w:r>
      <w:r w:rsidR="0007516F" w:rsidRPr="005012EF">
        <w:t xml:space="preserve"> Це монотонна робота, яку необхідно здійснювати кожного разу, коли людина збирається щось придбати. </w:t>
      </w:r>
      <w:r w:rsidR="00B61676" w:rsidRPr="005012EF">
        <w:t xml:space="preserve">Отже це є витрата часу людиною. </w:t>
      </w:r>
    </w:p>
    <w:p w14:paraId="6C728AB2" w14:textId="7F76AD38" w:rsidR="0071208E" w:rsidRPr="005012EF" w:rsidRDefault="0071208E" w:rsidP="00F5380B">
      <w:r w:rsidRPr="005012EF">
        <w:t xml:space="preserve">Тож для повсякденної допомоги людині із складанням списку товарів для наступної покупки можна було б придумати технологічне та сучасне рішення. Інтеграція цього рішення з великими мережами роздрібної торгівлі може збільшити клієнтську базу </w:t>
      </w:r>
      <w:r w:rsidR="00F50E91" w:rsidRPr="005012EF">
        <w:t>окремо</w:t>
      </w:r>
      <w:r w:rsidRPr="005012EF">
        <w:t xml:space="preserve"> взятої мережі. Оскільки на ринку з’явилося б рішення, що дозволяє економити людині час та позбавляє її від монотонної роботи. Тим самим надаючи можливість зайнятися іншими інтелектуальними, більш корисними справами. </w:t>
      </w:r>
      <w:r w:rsidR="005E65DD" w:rsidRPr="005012EF">
        <w:t>Така пропозиція привернула б увагу в першу чергу категорію населення, що активно цікавиться розвитком технології та прагне інтегрувати їх із своїм життям. Як правило ця категорія суспільства є більш освіченою, в наслідок чого має середню і вище куп</w:t>
      </w:r>
      <w:ins w:id="2" w:author="Rodion" w:date="2019-12-05T23:13:00Z">
        <w:r w:rsidR="00C514DB">
          <w:t>і</w:t>
        </w:r>
      </w:ins>
      <w:del w:id="3" w:author="Rodion" w:date="2019-12-05T23:13:00Z">
        <w:r w:rsidR="005E65DD" w:rsidRPr="005012EF" w:rsidDel="00C514DB">
          <w:delText>у</w:delText>
        </w:r>
      </w:del>
      <w:r w:rsidR="005E65DD" w:rsidRPr="005012EF">
        <w:t>в</w:t>
      </w:r>
      <w:ins w:id="4" w:author="Rodion" w:date="2019-12-05T23:13:00Z">
        <w:r w:rsidR="00C514DB">
          <w:t>е</w:t>
        </w:r>
      </w:ins>
      <w:del w:id="5" w:author="Rodion" w:date="2019-12-05T23:13:00Z">
        <w:r w:rsidR="005E65DD" w:rsidRPr="005012EF" w:rsidDel="00C514DB">
          <w:delText>а</w:delText>
        </w:r>
      </w:del>
      <w:r w:rsidR="005E65DD" w:rsidRPr="005012EF">
        <w:t xml:space="preserve">льну спроможність. Тож якщо такий пристрій автоматизації ведення домашнього господарства буде інтегрований з </w:t>
      </w:r>
      <w:r w:rsidR="00CE4215" w:rsidRPr="005012EF">
        <w:t>розповсюдженою мережею роздрібної торгівлі та надаватиме переваги користувачам, що здійснюють покупки саме там, то це може дійсно добре вплинути на кількість клієнтів цієї торгівельної мережі внаслідок чого підвищить її прибуток. Наприклад</w:t>
      </w:r>
      <w:r w:rsidR="00DC7CAA" w:rsidRPr="005012EF">
        <w:t xml:space="preserve">, якщо при створенні списку покупок, навпроти кожного елементу списку буде присутня кнопка, що ініціює створення інтернет-замовлення доставки товару з партнерського магазину, або навпроти акційного товару буде розміщена відповідна піктограма з ціною та місцем, де його можна придбати, то </w:t>
      </w:r>
      <w:r w:rsidR="009830F5" w:rsidRPr="005012EF">
        <w:t xml:space="preserve">існує велика вірогідність, що користувачі скористаються інтеграцією та придбають товар саме у магазина-партнера. </w:t>
      </w:r>
    </w:p>
    <w:p w14:paraId="186FFA5A" w14:textId="04A5996D" w:rsidR="006A7E02" w:rsidRPr="005012EF" w:rsidRDefault="00360B6D" w:rsidP="006A7E02">
      <w:r w:rsidRPr="005012EF">
        <w:t>Але н</w:t>
      </w:r>
      <w:r w:rsidR="00B61676" w:rsidRPr="005012EF">
        <w:t>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5012EF">
        <w:t xml:space="preserve"> </w:t>
      </w:r>
      <w:r w:rsidR="00117B08" w:rsidRPr="005012EF">
        <w:t xml:space="preserve">зручний інтерфейс для </w:t>
      </w:r>
      <w:r w:rsidR="006C0D9B" w:rsidRPr="005012EF">
        <w:t>формування</w:t>
      </w:r>
      <w:r w:rsidR="00117B08" w:rsidRPr="005012EF">
        <w:t xml:space="preserve"> </w:t>
      </w:r>
      <w:r w:rsidR="006C0D9B" w:rsidRPr="005012EF">
        <w:t xml:space="preserve">цього </w:t>
      </w:r>
      <w:r w:rsidR="00117B08" w:rsidRPr="005012EF">
        <w:t>списку за допомогою смартфону</w:t>
      </w:r>
      <w:r w:rsidR="00D73B0D" w:rsidRPr="005012EF">
        <w:t xml:space="preserve"> </w:t>
      </w:r>
      <w:r w:rsidR="000608E4" w:rsidRPr="005012EF">
        <w:t>[</w:t>
      </w:r>
      <w:r w:rsidR="00695682" w:rsidRPr="005012EF">
        <w:t>1</w:t>
      </w:r>
      <w:r w:rsidR="000608E4" w:rsidRPr="005012EF">
        <w:t>]</w:t>
      </w:r>
      <w:r w:rsidR="006C0D9B" w:rsidRPr="005012EF">
        <w:t xml:space="preserve">. </w:t>
      </w:r>
      <w:r w:rsidR="004C74F4" w:rsidRPr="005012EF">
        <w:t>Але це програмне забезпечення надає лише базовий функціонал для роботи зі списком покупок: додавання товарів в список, ранжування за категоріями або видалення вже куплених товарів зі списку.</w:t>
      </w:r>
      <w:r w:rsidR="006A7E02" w:rsidRPr="005012EF">
        <w:t xml:space="preserve"> Проблема подібних рішень у тому, що кожен </w:t>
      </w:r>
      <w:r w:rsidR="006A7E02" w:rsidRPr="005012EF">
        <w:lastRenderedPageBreak/>
        <w:t xml:space="preserve">раз необхідно заново складати список, </w:t>
      </w:r>
      <w:del w:id="6" w:author="Rodion" w:date="2019-12-05T23:13:00Z">
        <w:r w:rsidR="006A7E02" w:rsidRPr="005012EF" w:rsidDel="00C514DB">
          <w:delText>так як</w:delText>
        </w:r>
      </w:del>
      <w:ins w:id="7" w:author="Rodion" w:date="2019-12-05T23:13:00Z">
        <w:r w:rsidR="00C514DB">
          <w:t>оскільки</w:t>
        </w:r>
      </w:ins>
      <w:r w:rsidR="006A7E02" w:rsidRPr="005012EF">
        <w:t xml:space="preserve"> не передбачено можливості відстежити, які товари вже були використані і мають потребу в повторному придбанні.</w:t>
      </w:r>
    </w:p>
    <w:p w14:paraId="0E8A005A" w14:textId="4F620BB7" w:rsidR="00B61676" w:rsidRPr="005012EF" w:rsidRDefault="006C2336" w:rsidP="00F5380B">
      <w:r w:rsidRPr="005012EF">
        <w:t xml:space="preserve">В процесі дослідження ринку було знайдено </w:t>
      </w:r>
      <w:r w:rsidR="006C0D9B" w:rsidRPr="005012EF">
        <w:t>пристр</w:t>
      </w:r>
      <w:r w:rsidR="000608E4" w:rsidRPr="005012EF">
        <w:t>ій</w:t>
      </w:r>
      <w:r w:rsidR="006C0D9B" w:rsidRPr="005012EF">
        <w:t xml:space="preserve"> на основі сканеру штрих-кодів, яким необхідно зчитати </w:t>
      </w:r>
      <w:r w:rsidR="000608E4" w:rsidRPr="005012EF">
        <w:t xml:space="preserve">штих-код на упаковці перед тим, як </w:t>
      </w:r>
      <w:r w:rsidR="00136F93" w:rsidRPr="005012EF">
        <w:t>викинути товар до сміттєвого кошика</w:t>
      </w:r>
      <w:r w:rsidR="000608E4" w:rsidRPr="005012EF">
        <w:t>. Після сканування штрих-коду цей пристрій автоматично додає ідентифікований товар до списку покупок</w:t>
      </w:r>
      <w:r w:rsidR="00695682" w:rsidRPr="005012EF">
        <w:t xml:space="preserve"> [2]</w:t>
      </w:r>
      <w:r w:rsidR="000608E4" w:rsidRPr="005012EF">
        <w:t>.</w:t>
      </w:r>
      <w:r w:rsidR="00DD4A84" w:rsidRPr="005012EF">
        <w:t xml:space="preserve"> </w:t>
      </w:r>
      <w:r w:rsidR="00136F93" w:rsidRPr="005012EF">
        <w:t>Недолік такої реалізації в тому, що</w:t>
      </w:r>
      <w:r w:rsidR="00DA10ED" w:rsidRPr="005012EF">
        <w:t xml:space="preserve"> пристрій складає список </w:t>
      </w:r>
      <w:r w:rsidR="00136F93" w:rsidRPr="005012EF">
        <w:t>одразу за тими</w:t>
      </w:r>
      <w:r w:rsidR="00DA10ED" w:rsidRPr="005012EF">
        <w:t xml:space="preserve"> товарами</w:t>
      </w:r>
      <w:r w:rsidR="00136F93" w:rsidRPr="005012EF">
        <w:t>,</w:t>
      </w:r>
      <w:r w:rsidR="00DA10ED" w:rsidRPr="005012EF">
        <w:t xml:space="preserve"> що були </w:t>
      </w:r>
      <w:proofErr w:type="spellStart"/>
      <w:r w:rsidR="000A5C79" w:rsidRPr="005012EF">
        <w:t>відскановані</w:t>
      </w:r>
      <w:proofErr w:type="spellEnd"/>
      <w:r w:rsidR="00DA10ED" w:rsidRPr="005012EF">
        <w:t xml:space="preserve">. </w:t>
      </w:r>
      <w:r w:rsidR="00136F93" w:rsidRPr="005012EF">
        <w:t>Пристрій</w:t>
      </w:r>
      <w:r w:rsidR="00DA10ED" w:rsidRPr="005012EF">
        <w:t xml:space="preserve"> нічого не знає про вже існуючі товари у житлі, тобто може </w:t>
      </w:r>
      <w:r w:rsidR="00136F93" w:rsidRPr="005012EF">
        <w:t xml:space="preserve">виявитися, що  немає </w:t>
      </w:r>
      <w:r w:rsidR="00DA10ED" w:rsidRPr="005012EF">
        <w:t xml:space="preserve">необхідності </w:t>
      </w:r>
      <w:r w:rsidR="00136F93" w:rsidRPr="005012EF">
        <w:t>у тому, щоб додати конкретний товар до списку покупок</w:t>
      </w:r>
      <w:r w:rsidR="00DA10ED" w:rsidRPr="005012EF">
        <w:t xml:space="preserve">. </w:t>
      </w:r>
      <w:r w:rsidR="007F28E0" w:rsidRPr="005012EF">
        <w:t>Наприклад, якщо</w:t>
      </w:r>
      <w:r w:rsidR="00DA4930" w:rsidRPr="005012EF">
        <w:t xml:space="preserve"> людина придбала </w:t>
      </w:r>
      <w:r w:rsidR="000A5C79" w:rsidRPr="005012EF">
        <w:t xml:space="preserve">наперед </w:t>
      </w:r>
      <w:r w:rsidR="00DA4930" w:rsidRPr="005012EF">
        <w:t xml:space="preserve">десять одиниць товару, використала та викинула </w:t>
      </w:r>
      <w:r w:rsidR="000A5C79" w:rsidRPr="005012EF">
        <w:t xml:space="preserve">лише </w:t>
      </w:r>
      <w:r w:rsidR="00DA4930" w:rsidRPr="005012EF">
        <w:t>одну упаковку,</w:t>
      </w:r>
      <w:r w:rsidR="000A5C79" w:rsidRPr="005012EF">
        <w:t xml:space="preserve"> то</w:t>
      </w:r>
      <w:r w:rsidR="00DA4930" w:rsidRPr="005012EF">
        <w:t xml:space="preserve"> зчитавши сканером штрих-код, цей товар буде </w:t>
      </w:r>
      <w:r w:rsidR="000A5C79" w:rsidRPr="005012EF">
        <w:t xml:space="preserve">одразу </w:t>
      </w:r>
      <w:r w:rsidR="00DA4930" w:rsidRPr="005012EF">
        <w:t xml:space="preserve">доданий до списку покупок. </w:t>
      </w:r>
      <w:r w:rsidR="000A5C79" w:rsidRPr="005012EF">
        <w:t>В змодельованій ситуації, ц</w:t>
      </w:r>
      <w:r w:rsidR="00DA4930" w:rsidRPr="005012EF">
        <w:t>е може не підходити для людини, оскільки в неї залишилось ще дев'ять одиниць</w:t>
      </w:r>
      <w:r w:rsidR="000A5C79" w:rsidRPr="005012EF">
        <w:t xml:space="preserve"> того ж самого товару</w:t>
      </w:r>
      <w:r w:rsidR="00DA4930" w:rsidRPr="005012EF">
        <w:t xml:space="preserve">. </w:t>
      </w:r>
      <w:r w:rsidR="00C864EE" w:rsidRPr="005012EF">
        <w:t>Тож можна стверджувати, що в</w:t>
      </w:r>
      <w:r w:rsidR="00DA4930" w:rsidRPr="005012EF">
        <w:t xml:space="preserve"> такому випадку виявляється проблема відсутності повноти інформації </w:t>
      </w:r>
      <w:r w:rsidR="00C864EE" w:rsidRPr="005012EF">
        <w:t xml:space="preserve">в системі автоматизації </w:t>
      </w:r>
      <w:r w:rsidR="00DA4930" w:rsidRPr="005012EF">
        <w:t xml:space="preserve">про поточний стан </w:t>
      </w:r>
      <w:r w:rsidR="004C74F4" w:rsidRPr="005012EF">
        <w:t>наявних товарів у помешканні людини.</w:t>
      </w:r>
      <w:r w:rsidR="00505F2D" w:rsidRPr="005012EF">
        <w:t xml:space="preserve"> Тобто список покупок, що був складений автоматично, без проведення аналізу моделі поведінки користувача, як покупця товарів, може виявитись неефективним та буде потребувати додаткового втручання людини для корегування та доробки списку перед тим, як вона вирушить за покупками.</w:t>
      </w:r>
    </w:p>
    <w:p w14:paraId="11084087" w14:textId="60956D80" w:rsidR="0028612C" w:rsidRPr="005012EF" w:rsidRDefault="0028612C" w:rsidP="00F5380B">
      <w:r w:rsidRPr="005012EF">
        <w:t xml:space="preserve">Доволі часто люди не можуть згадати, або сказати точно чи є в наявності конкретний товар чи ні. Через це людина може зробити невимушену покупку: придбати товар, а потім згодом виявити знайти в домі той, що був придбаний раніше. В результаті змодельованої ситуації, людина в тому випадку, де це було не обов’язково, якби людина знала які товари наявні </w:t>
      </w:r>
      <w:r w:rsidR="00E96A67" w:rsidRPr="005012EF">
        <w:t>в її</w:t>
      </w:r>
      <w:r w:rsidRPr="005012EF">
        <w:t xml:space="preserve"> </w:t>
      </w:r>
      <w:r w:rsidR="00E96A67" w:rsidRPr="005012EF">
        <w:t>помешканні</w:t>
      </w:r>
      <w:r w:rsidRPr="005012EF">
        <w:t>.</w:t>
      </w:r>
    </w:p>
    <w:p w14:paraId="5F429F52" w14:textId="67D10124" w:rsidR="00A96082" w:rsidRDefault="0007516F" w:rsidP="00F5380B">
      <w:pPr>
        <w:rPr>
          <w:ins w:id="8" w:author="Rodion" w:date="2019-12-05T23:18:00Z"/>
        </w:rPr>
      </w:pPr>
      <w:r w:rsidRPr="005012EF">
        <w:t>Сфера автоматизації та управління направлена на зменшення необхідності втручання людини у процеси</w:t>
      </w:r>
      <w:r w:rsidR="00742A4C" w:rsidRPr="005012EF">
        <w:t>, які можуть бути виконані без її участі</w:t>
      </w:r>
      <w:r w:rsidR="00695682" w:rsidRPr="005012EF">
        <w:t xml:space="preserve"> </w:t>
      </w:r>
      <w:r w:rsidRPr="005012EF">
        <w:t>[</w:t>
      </w:r>
      <w:r w:rsidR="00695682" w:rsidRPr="005012EF">
        <w:t>3</w:t>
      </w:r>
      <w:r w:rsidRPr="005012EF">
        <w:t>]. Описан</w:t>
      </w:r>
      <w:r w:rsidR="00695682" w:rsidRPr="005012EF">
        <w:t>а</w:t>
      </w:r>
      <w:r w:rsidRPr="005012EF">
        <w:t xml:space="preserve"> проблема може бути вирішена сучасними засобами інформаційних технологій</w:t>
      </w:r>
      <w:r w:rsidR="00B61676" w:rsidRPr="005012EF">
        <w:t xml:space="preserve">. </w:t>
      </w:r>
      <w:r w:rsidR="00961D24" w:rsidRPr="005012EF">
        <w:t>Програмно-апаратн</w:t>
      </w:r>
      <w:r w:rsidR="00EA7948" w:rsidRPr="005012EF">
        <w:t>ий</w:t>
      </w:r>
      <w:r w:rsidR="00961D24" w:rsidRPr="005012EF">
        <w:t xml:space="preserve"> </w:t>
      </w:r>
      <w:r w:rsidR="00EA7948" w:rsidRPr="005012EF">
        <w:t>комплекс</w:t>
      </w:r>
      <w:r w:rsidR="004C74F4" w:rsidRPr="005012EF">
        <w:t>, що пропонується</w:t>
      </w:r>
      <w:r w:rsidR="00EA7948" w:rsidRPr="005012EF">
        <w:t xml:space="preserve"> у магістерській дисертації</w:t>
      </w:r>
      <w:r w:rsidR="00961D24" w:rsidRPr="005012EF">
        <w:t>,</w:t>
      </w:r>
      <w:r w:rsidR="004C74F4" w:rsidRPr="005012EF">
        <w:t xml:space="preserve"> має </w:t>
      </w:r>
      <w:r w:rsidR="00DB0EA3" w:rsidRPr="005012EF">
        <w:lastRenderedPageBreak/>
        <w:t xml:space="preserve">необхідну функціональність для запобігання виникненню вищеописаних проблем. Як, наприклад, буде реалізоване </w:t>
      </w:r>
      <w:r w:rsidR="004C74F4" w:rsidRPr="005012EF">
        <w:t xml:space="preserve">додавання всіх товарів що </w:t>
      </w:r>
      <w:r w:rsidR="00720561" w:rsidRPr="005012EF">
        <w:t>купуються людиною</w:t>
      </w:r>
      <w:r w:rsidR="00DB0EA3" w:rsidRPr="005012EF">
        <w:t xml:space="preserve"> до підсистеми моніторингу товарів</w:t>
      </w:r>
      <w:r w:rsidR="00720561" w:rsidRPr="005012EF">
        <w:t xml:space="preserve">. Таким чином всі додані товари утворюють базу даних наявних речей у помешканні. </w:t>
      </w:r>
      <w:r w:rsidR="00961D24" w:rsidRPr="005012EF">
        <w:t>Фіксація викинутих товарів</w:t>
      </w:r>
      <w:r w:rsidR="00FE7D9C" w:rsidRPr="005012EF">
        <w:t xml:space="preserve"> буде</w:t>
      </w:r>
      <w:r w:rsidR="00961D24" w:rsidRPr="005012EF">
        <w:t xml:space="preserve"> </w:t>
      </w:r>
      <w:r w:rsidR="00FE7D9C" w:rsidRPr="005012EF">
        <w:t>реалізована</w:t>
      </w:r>
      <w:r w:rsidR="00961D24" w:rsidRPr="005012EF">
        <w:t xml:space="preserve"> на базі </w:t>
      </w:r>
      <w:r w:rsidR="002510E3" w:rsidRPr="005012EF">
        <w:t>методу ідентифікації товар</w:t>
      </w:r>
      <w:r w:rsidR="008B5325" w:rsidRPr="005012EF">
        <w:t>у</w:t>
      </w:r>
      <w:r w:rsidR="002510E3" w:rsidRPr="005012EF">
        <w:t xml:space="preserve"> за </w:t>
      </w:r>
      <w:r w:rsidR="00CC37EF" w:rsidRPr="005012EF">
        <w:t>штрих-код</w:t>
      </w:r>
      <w:r w:rsidR="002510E3" w:rsidRPr="005012EF">
        <w:t>ом</w:t>
      </w:r>
      <w:r w:rsidR="00961D24" w:rsidRPr="005012EF">
        <w:t xml:space="preserve"> та </w:t>
      </w:r>
      <w:r w:rsidR="002510E3" w:rsidRPr="005012EF">
        <w:t xml:space="preserve">додатково </w:t>
      </w:r>
      <w:r w:rsidR="00961D24" w:rsidRPr="005012EF">
        <w:t xml:space="preserve">удосконалена </w:t>
      </w:r>
      <w:r w:rsidR="002510E3" w:rsidRPr="005012EF">
        <w:t>застосуванням методу</w:t>
      </w:r>
      <w:r w:rsidR="00961D24" w:rsidRPr="005012EF">
        <w:t xml:space="preserve"> радіочастотної ідентифікації. У такий спосіб людині</w:t>
      </w:r>
      <w:r w:rsidR="008B5325" w:rsidRPr="005012EF">
        <w:t xml:space="preserve"> буде</w:t>
      </w:r>
      <w:r w:rsidR="00961D24" w:rsidRPr="005012EF">
        <w:t xml:space="preserve"> набагато зручніше взаємодіяти із системою</w:t>
      </w:r>
      <w:r w:rsidR="008B5325" w:rsidRPr="005012EF">
        <w:t>, оскільки</w:t>
      </w:r>
      <w:r w:rsidR="00961D24" w:rsidRPr="005012EF">
        <w:t xml:space="preserve"> не потрібно </w:t>
      </w:r>
      <w:r w:rsidR="008B5325" w:rsidRPr="005012EF">
        <w:t xml:space="preserve">буде </w:t>
      </w:r>
      <w:r w:rsidR="00961D24" w:rsidRPr="005012EF">
        <w:t xml:space="preserve">сканувати </w:t>
      </w:r>
      <w:r w:rsidR="008B5325" w:rsidRPr="005012EF">
        <w:t>товари</w:t>
      </w:r>
      <w:r w:rsidR="00961D24" w:rsidRPr="005012EF">
        <w:t xml:space="preserve"> </w:t>
      </w:r>
      <w:r w:rsidR="008B5325" w:rsidRPr="005012EF">
        <w:t>вручну</w:t>
      </w:r>
      <w:r w:rsidR="00961D24" w:rsidRPr="005012EF">
        <w:t xml:space="preserve">. </w:t>
      </w:r>
      <w:r w:rsidR="00DD4DC1" w:rsidRPr="005012EF">
        <w:t xml:space="preserve">Радіочастотна ідентифікація </w:t>
      </w:r>
      <w:r w:rsidR="008B5325" w:rsidRPr="005012EF">
        <w:t xml:space="preserve">може бути здійснена </w:t>
      </w:r>
      <w:r w:rsidR="00DD4DC1" w:rsidRPr="005012EF">
        <w:t>в той час, коли упаковка з радіо</w:t>
      </w:r>
      <w:r w:rsidR="008B5325" w:rsidRPr="005012EF">
        <w:t xml:space="preserve">частотною </w:t>
      </w:r>
      <w:r w:rsidR="00DD4DC1" w:rsidRPr="005012EF">
        <w:t>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sidRPr="005012EF">
        <w:t xml:space="preserve">, а </w:t>
      </w:r>
      <w:r w:rsidR="008B5325" w:rsidRPr="005012EF">
        <w:t xml:space="preserve">користувач буде викидати товар </w:t>
      </w:r>
      <w:r w:rsidR="00F810E5" w:rsidRPr="005012EF">
        <w:t>у сміттєвий кошик звичайним чином</w:t>
      </w:r>
      <w:r w:rsidR="008B5325" w:rsidRPr="005012EF">
        <w:t>, не виконуючи додаткових дій для сканування</w:t>
      </w:r>
      <w:r w:rsidR="00DD4DC1" w:rsidRPr="005012EF">
        <w:t xml:space="preserve">. </w:t>
      </w:r>
    </w:p>
    <w:p w14:paraId="368D9007" w14:textId="164886C6" w:rsidR="00F1333C" w:rsidRPr="005012EF" w:rsidRDefault="00F1333C" w:rsidP="00F1333C">
      <w:pPr>
        <w:rPr>
          <w:moveTo w:id="9" w:author="Rodion" w:date="2019-12-05T23:18:00Z"/>
        </w:rPr>
      </w:pPr>
      <w:moveToRangeStart w:id="10" w:author="Rodion" w:date="2019-12-05T23:18:00Z" w:name="move26480319"/>
      <w:moveTo w:id="11" w:author="Rodion" w:date="2019-12-05T23:18:00Z">
        <w:r w:rsidRPr="005012EF">
          <w:t xml:space="preserve">Метою магістерської дисертації є </w:t>
        </w:r>
        <w:del w:id="12" w:author="Rodion" w:date="2019-12-05T23:18:00Z">
          <w:r w:rsidRPr="005012EF" w:rsidDel="00F1333C">
            <w:delText>створення продукту, що автоматизує процес ведення домашнього господарства, зменшуючи</w:delText>
          </w:r>
        </w:del>
      </w:moveTo>
      <w:ins w:id="13" w:author="Rodion" w:date="2019-12-05T23:18:00Z">
        <w:r>
          <w:t>зменшити</w:t>
        </w:r>
      </w:ins>
      <w:moveTo w:id="14" w:author="Rodion" w:date="2019-12-05T23:18:00Z">
        <w:r w:rsidRPr="005012EF">
          <w:t xml:space="preserve"> витрату часу людиною на створення списку покупок шляхом створення системи постійного моніторингу наявних товарів у помешканні людини. </w:t>
        </w:r>
      </w:moveTo>
    </w:p>
    <w:moveToRangeEnd w:id="10"/>
    <w:p w14:paraId="5825A090" w14:textId="6FDB1C9B" w:rsidR="00F1333C" w:rsidRPr="005012EF" w:rsidDel="00F1333C" w:rsidRDefault="00F1333C" w:rsidP="00F5380B">
      <w:pPr>
        <w:rPr>
          <w:del w:id="15" w:author="Rodion" w:date="2019-12-05T23:18:00Z"/>
        </w:rPr>
      </w:pPr>
    </w:p>
    <w:p w14:paraId="750EAFA8" w14:textId="48407788" w:rsidR="00E37083" w:rsidRPr="005012EF" w:rsidRDefault="00E37083" w:rsidP="006B04E7">
      <w:r w:rsidRPr="005012EF">
        <w:t xml:space="preserve">Об’єктом </w:t>
      </w:r>
      <w:r w:rsidR="00D80FC3" w:rsidRPr="005012EF">
        <w:t>розробки</w:t>
      </w:r>
      <w:r w:rsidRPr="005012EF">
        <w:t xml:space="preserve"> магістерської дисертації є </w:t>
      </w:r>
      <w:del w:id="16" w:author="Rodion" w:date="2019-12-05T23:19:00Z">
        <w:r w:rsidRPr="005012EF" w:rsidDel="00F1333C">
          <w:delText xml:space="preserve">програмно-апаратний комплекс автоматизації </w:delText>
        </w:r>
      </w:del>
      <w:r w:rsidRPr="005012EF">
        <w:t>ведення домашнього господарства з використанням радіочастотної ідентифікації.</w:t>
      </w:r>
    </w:p>
    <w:p w14:paraId="6F4C017F" w14:textId="4C580552" w:rsidR="00E37083" w:rsidRPr="005012EF" w:rsidDel="00F1333C" w:rsidRDefault="00E37083" w:rsidP="006B04E7">
      <w:pPr>
        <w:rPr>
          <w:moveFrom w:id="17" w:author="Rodion" w:date="2019-12-05T23:18:00Z"/>
        </w:rPr>
      </w:pPr>
      <w:moveFromRangeStart w:id="18" w:author="Rodion" w:date="2019-12-05T23:18:00Z" w:name="move26480319"/>
      <w:moveFrom w:id="19" w:author="Rodion" w:date="2019-12-05T23:18:00Z">
        <w:r w:rsidRPr="005012EF" w:rsidDel="00F1333C">
          <w:t xml:space="preserve">Метою магістерської дисертації є </w:t>
        </w:r>
        <w:r w:rsidR="00DD06D1" w:rsidRPr="005012EF" w:rsidDel="00F1333C">
          <w:t>створення продукту, що автоматизує</w:t>
        </w:r>
        <w:r w:rsidRPr="005012EF" w:rsidDel="00F1333C">
          <w:t xml:space="preserve"> </w:t>
        </w:r>
        <w:r w:rsidR="00DD06D1" w:rsidRPr="005012EF" w:rsidDel="00F1333C">
          <w:t>процес</w:t>
        </w:r>
        <w:r w:rsidRPr="005012EF" w:rsidDel="00F1333C">
          <w:t xml:space="preserve"> ведення домашнього господарства</w:t>
        </w:r>
        <w:r w:rsidR="00DD06D1" w:rsidRPr="005012EF" w:rsidDel="00F1333C">
          <w:t>, зменшуючи витрату часу</w:t>
        </w:r>
        <w:r w:rsidRPr="005012EF" w:rsidDel="00F1333C">
          <w:t xml:space="preserve"> </w:t>
        </w:r>
        <w:r w:rsidR="00DA3B9C" w:rsidRPr="005012EF" w:rsidDel="00F1333C">
          <w:t xml:space="preserve">людиною на </w:t>
        </w:r>
        <w:r w:rsidR="00DD06D1" w:rsidRPr="005012EF" w:rsidDel="00F1333C">
          <w:t>створення</w:t>
        </w:r>
        <w:r w:rsidR="00DA3B9C" w:rsidRPr="005012EF" w:rsidDel="00F1333C">
          <w:t xml:space="preserve"> списку покупок </w:t>
        </w:r>
        <w:r w:rsidR="00DD06D1" w:rsidRPr="005012EF" w:rsidDel="00F1333C">
          <w:t>шляхом</w:t>
        </w:r>
        <w:r w:rsidR="00DA3B9C" w:rsidRPr="005012EF" w:rsidDel="00F1333C">
          <w:t xml:space="preserve"> створення системи постійного моніторингу наявних товарів у помешканні людини. </w:t>
        </w:r>
      </w:moveFrom>
    </w:p>
    <w:moveFromRangeEnd w:id="18"/>
    <w:p w14:paraId="3807E399" w14:textId="08F58288" w:rsidR="00DC099D" w:rsidRPr="005012EF" w:rsidRDefault="00DC099D" w:rsidP="006B04E7">
      <w:pPr>
        <w:rPr>
          <w:rFonts w:eastAsia="Calibri"/>
          <w:szCs w:val="24"/>
        </w:rPr>
      </w:pPr>
      <w:r w:rsidRPr="005012EF">
        <w:rPr>
          <w:rFonts w:eastAsia="Calibri"/>
          <w:szCs w:val="24"/>
        </w:rPr>
        <w:t xml:space="preserve">Предметом </w:t>
      </w:r>
      <w:r w:rsidR="00D80FC3" w:rsidRPr="005012EF">
        <w:t>розробки</w:t>
      </w:r>
      <w:r w:rsidR="000C7EE9" w:rsidRPr="005012EF">
        <w:rPr>
          <w:rFonts w:eastAsia="Calibri"/>
          <w:szCs w:val="24"/>
        </w:rPr>
        <w:t xml:space="preserve"> </w:t>
      </w:r>
      <w:r w:rsidR="000C7EE9" w:rsidRPr="005012EF">
        <w:t>магістерської дисертації</w:t>
      </w:r>
      <w:r w:rsidRPr="005012EF">
        <w:rPr>
          <w:rFonts w:eastAsia="Calibri"/>
          <w:szCs w:val="24"/>
        </w:rPr>
        <w:t xml:space="preserve"> є </w:t>
      </w:r>
      <w:del w:id="20" w:author="Rodion" w:date="2019-12-05T23:19:00Z">
        <w:r w:rsidRPr="005012EF" w:rsidDel="00F1333C">
          <w:rPr>
            <w:rFonts w:eastAsia="Calibri"/>
            <w:szCs w:val="24"/>
          </w:rPr>
          <w:delText>підсистема апаратної ідентифікації</w:delText>
        </w:r>
        <w:r w:rsidR="000C7EE9" w:rsidRPr="005012EF" w:rsidDel="00F1333C">
          <w:rPr>
            <w:rFonts w:eastAsia="Calibri"/>
            <w:szCs w:val="24"/>
          </w:rPr>
          <w:delText xml:space="preserve"> </w:delText>
        </w:r>
        <w:r w:rsidRPr="005012EF" w:rsidDel="00F1333C">
          <w:rPr>
            <w:rFonts w:eastAsia="Calibri"/>
            <w:szCs w:val="24"/>
          </w:rPr>
          <w:delText xml:space="preserve">предметів та веб застосунок для </w:delText>
        </w:r>
        <w:r w:rsidR="0022454B" w:rsidRPr="005012EF" w:rsidDel="00F1333C">
          <w:rPr>
            <w:rFonts w:eastAsia="Calibri"/>
            <w:szCs w:val="24"/>
          </w:rPr>
          <w:delText>обліку</w:delText>
        </w:r>
        <w:r w:rsidRPr="005012EF" w:rsidDel="00F1333C">
          <w:rPr>
            <w:rFonts w:eastAsia="Calibri"/>
            <w:szCs w:val="24"/>
          </w:rPr>
          <w:delText xml:space="preserve"> </w:delText>
        </w:r>
        <w:r w:rsidR="0022454B" w:rsidRPr="005012EF" w:rsidDel="00F1333C">
          <w:rPr>
            <w:rFonts w:eastAsia="Calibri"/>
            <w:szCs w:val="24"/>
          </w:rPr>
          <w:delText>товарів, наявних у домі</w:delText>
        </w:r>
      </w:del>
      <w:ins w:id="21" w:author="Rodion" w:date="2019-12-05T23:19:00Z">
        <w:r w:rsidR="00F1333C">
          <w:rPr>
            <w:rFonts w:eastAsia="Calibri"/>
            <w:szCs w:val="24"/>
          </w:rPr>
          <w:t>програмно-апаратний комплекс ведення домашнього господарства</w:t>
        </w:r>
      </w:ins>
      <w:r w:rsidRPr="005012EF">
        <w:rPr>
          <w:rFonts w:eastAsia="Calibri"/>
          <w:szCs w:val="24"/>
        </w:rPr>
        <w:t xml:space="preserve">. </w:t>
      </w:r>
    </w:p>
    <w:p w14:paraId="56F1405B" w14:textId="77777777" w:rsidR="00DC099D" w:rsidRPr="005012EF" w:rsidRDefault="00DC099D" w:rsidP="006B04E7">
      <w:pPr>
        <w:rPr>
          <w:rFonts w:eastAsia="Calibri"/>
          <w:szCs w:val="24"/>
        </w:rPr>
      </w:pPr>
      <w:r w:rsidRPr="005012EF">
        <w:rPr>
          <w:rFonts w:eastAsia="Calibri"/>
          <w:szCs w:val="24"/>
        </w:rPr>
        <w:t>Для досягнення поставленої мети були сформульовані та вирішені наступні задачі:</w:t>
      </w:r>
    </w:p>
    <w:p w14:paraId="4E49C343" w14:textId="1BC20EE6" w:rsidR="00DC099D" w:rsidRPr="005012EF" w:rsidRDefault="00CD0AFA" w:rsidP="00972C47">
      <w:pPr>
        <w:pStyle w:val="ListParagraph"/>
      </w:pPr>
      <w:r w:rsidRPr="005012EF">
        <w:t>сформувати</w:t>
      </w:r>
      <w:r w:rsidR="00201AB0" w:rsidRPr="005012EF">
        <w:t xml:space="preserve"> вимог</w:t>
      </w:r>
      <w:r w:rsidR="0005290F" w:rsidRPr="005012EF">
        <w:t>и</w:t>
      </w:r>
      <w:r w:rsidR="00201AB0" w:rsidRPr="005012EF">
        <w:t xml:space="preserve"> до функціональності комплексу</w:t>
      </w:r>
      <w:r w:rsidR="006B04E7" w:rsidRPr="005012EF">
        <w:t>;</w:t>
      </w:r>
    </w:p>
    <w:p w14:paraId="48364337" w14:textId="77E7E287" w:rsidR="006B04E7" w:rsidRPr="005012EF" w:rsidRDefault="00201AB0" w:rsidP="00972C47">
      <w:pPr>
        <w:pStyle w:val="ListParagraph"/>
      </w:pPr>
      <w:r w:rsidRPr="005012EF">
        <w:t>дослідити</w:t>
      </w:r>
      <w:r w:rsidR="00DC099D" w:rsidRPr="005012EF">
        <w:t xml:space="preserve"> </w:t>
      </w:r>
      <w:r w:rsidRPr="005012EF">
        <w:t>ринок на наявність існуючих</w:t>
      </w:r>
      <w:r w:rsidR="00DC099D" w:rsidRPr="005012EF">
        <w:t xml:space="preserve"> систем автоматизації </w:t>
      </w:r>
      <w:r w:rsidR="009C5543" w:rsidRPr="005012EF">
        <w:t>ведення домашнього господарства</w:t>
      </w:r>
      <w:r w:rsidR="006B04E7" w:rsidRPr="005012EF">
        <w:t>;</w:t>
      </w:r>
    </w:p>
    <w:p w14:paraId="57CFBAE9" w14:textId="77777777" w:rsidR="009C5543" w:rsidRPr="005012EF" w:rsidRDefault="009C5543" w:rsidP="009C5543">
      <w:pPr>
        <w:pStyle w:val="ListParagraph"/>
      </w:pPr>
      <w:r w:rsidRPr="005012EF">
        <w:t>дослідити переваги та недоліки ідентифікації за штрих-кодом;</w:t>
      </w:r>
    </w:p>
    <w:p w14:paraId="574269E4" w14:textId="77777777" w:rsidR="009C5543" w:rsidRPr="005012EF" w:rsidRDefault="009C5543" w:rsidP="009C5543">
      <w:pPr>
        <w:pStyle w:val="ListParagraph"/>
      </w:pPr>
      <w:r w:rsidRPr="005012EF">
        <w:t>розробити підсистему ідентифікації за штрих-кодом;</w:t>
      </w:r>
    </w:p>
    <w:p w14:paraId="4062F94D" w14:textId="289828CF" w:rsidR="00DC099D" w:rsidRPr="005012EF" w:rsidRDefault="00201AB0" w:rsidP="00972C47">
      <w:pPr>
        <w:pStyle w:val="ListParagraph"/>
      </w:pPr>
      <w:r w:rsidRPr="005012EF">
        <w:t>дослідити переваги та недоліки використання радіочастотної ідентифікації</w:t>
      </w:r>
      <w:r w:rsidR="006B04E7" w:rsidRPr="005012EF">
        <w:t>;</w:t>
      </w:r>
    </w:p>
    <w:p w14:paraId="3002C6D5" w14:textId="6A0F89F1" w:rsidR="00DC099D" w:rsidRPr="005012EF" w:rsidRDefault="00201AB0" w:rsidP="00972C47">
      <w:pPr>
        <w:pStyle w:val="ListParagraph"/>
      </w:pPr>
      <w:r w:rsidRPr="005012EF">
        <w:lastRenderedPageBreak/>
        <w:t>розробити на основі отриманої інформації підсистему радіочастотної ідентифікації</w:t>
      </w:r>
      <w:r w:rsidR="006B04E7" w:rsidRPr="005012EF">
        <w:t>;</w:t>
      </w:r>
    </w:p>
    <w:p w14:paraId="5B82C713" w14:textId="1A713F30" w:rsidR="00DC099D" w:rsidRPr="005012EF" w:rsidRDefault="002B212A" w:rsidP="00972C47">
      <w:pPr>
        <w:pStyle w:val="ListParagraph"/>
      </w:pPr>
      <w:r w:rsidRPr="005012EF">
        <w:t>представити прототип апаратної частини комплексу у вигляді, готовому до використання</w:t>
      </w:r>
      <w:r w:rsidR="006B04E7" w:rsidRPr="005012EF">
        <w:t>;</w:t>
      </w:r>
    </w:p>
    <w:p w14:paraId="68CF6E95" w14:textId="64E527A3" w:rsidR="00972C47" w:rsidRPr="005012EF" w:rsidRDefault="002B212A" w:rsidP="00972C47">
      <w:pPr>
        <w:pStyle w:val="ListParagraph"/>
      </w:pPr>
      <w:r w:rsidRPr="005012EF">
        <w:t>розробити програмну частину комплексу</w:t>
      </w:r>
      <w:r w:rsidR="00E160E2" w:rsidRPr="005012EF">
        <w:t xml:space="preserve"> автоматизації</w:t>
      </w:r>
      <w:r w:rsidR="00DC099D" w:rsidRPr="005012EF">
        <w:t>.</w:t>
      </w:r>
    </w:p>
    <w:p w14:paraId="462E78A6" w14:textId="4D9D40CC" w:rsidR="00972C47" w:rsidRDefault="00986791" w:rsidP="00972C47">
      <w:pPr>
        <w:rPr>
          <w:ins w:id="22" w:author="Rodion" w:date="2019-12-05T23:21:00Z"/>
        </w:rPr>
      </w:pPr>
      <w:r w:rsidRPr="005012EF">
        <w:t xml:space="preserve">З проблем, що були описані та </w:t>
      </w:r>
      <w:r w:rsidR="00FF466D" w:rsidRPr="005012EF">
        <w:t xml:space="preserve">обраних </w:t>
      </w:r>
      <w:r w:rsidRPr="005012EF">
        <w:t xml:space="preserve">методів їх вирішення, можна стверджувати що </w:t>
      </w:r>
      <w:r w:rsidR="00FF466D" w:rsidRPr="005012EF">
        <w:t>реалізація</w:t>
      </w:r>
      <w:r w:rsidRPr="005012EF">
        <w:t xml:space="preserve"> запропонован</w:t>
      </w:r>
      <w:r w:rsidR="00FF466D" w:rsidRPr="005012EF">
        <w:t>ої</w:t>
      </w:r>
      <w:r w:rsidRPr="005012EF">
        <w:t xml:space="preserve"> систем</w:t>
      </w:r>
      <w:r w:rsidR="00FF466D" w:rsidRPr="005012EF">
        <w:t>и</w:t>
      </w:r>
      <w:r w:rsidRPr="005012EF">
        <w:t xml:space="preserve"> стане успіш</w:t>
      </w:r>
      <w:r w:rsidR="00FF466D" w:rsidRPr="005012EF">
        <w:t>ним кроком до створення</w:t>
      </w:r>
      <w:r w:rsidRPr="005012EF">
        <w:t xml:space="preserve"> </w:t>
      </w:r>
      <w:r w:rsidR="00FF466D" w:rsidRPr="005012EF">
        <w:t>повнофункціональної системи автоматизації ведення домашнього господарства. Слід відмітити що на ринку не існує продуктів, що вирішують схожі проблема та використовують досліджені методи ідентифікації товарів.</w:t>
      </w:r>
    </w:p>
    <w:p w14:paraId="24CBB515" w14:textId="1CD8EC9C" w:rsidR="00F1333C" w:rsidRDefault="00F1333C" w:rsidP="00972C47">
      <w:pPr>
        <w:rPr>
          <w:ins w:id="23" w:author="Rodion" w:date="2019-12-05T23:22:00Z"/>
        </w:rPr>
      </w:pPr>
      <w:ins w:id="24" w:author="Rodion" w:date="2019-12-05T23:21:00Z">
        <w:r>
          <w:t xml:space="preserve">Апробація результатів. Основні результати обговорювалися на </w:t>
        </w:r>
        <w:r w:rsidRPr="005012EF">
          <w:t>VII міжнародній науково-практичній конференції «</w:t>
        </w:r>
        <w:proofErr w:type="spellStart"/>
        <w:r w:rsidRPr="005012EF">
          <w:t>Winter</w:t>
        </w:r>
        <w:proofErr w:type="spellEnd"/>
        <w:r w:rsidRPr="005012EF">
          <w:t xml:space="preserve"> </w:t>
        </w:r>
        <w:proofErr w:type="spellStart"/>
        <w:r w:rsidRPr="005012EF">
          <w:t>InfoCom</w:t>
        </w:r>
        <w:proofErr w:type="spellEnd"/>
        <w:r w:rsidRPr="005012EF">
          <w:t xml:space="preserve"> </w:t>
        </w:r>
        <w:proofErr w:type="spellStart"/>
        <w:r w:rsidRPr="005012EF">
          <w:t>Advanced</w:t>
        </w:r>
        <w:proofErr w:type="spellEnd"/>
        <w:r w:rsidRPr="005012EF">
          <w:t xml:space="preserve"> </w:t>
        </w:r>
        <w:proofErr w:type="spellStart"/>
        <w:r w:rsidRPr="005012EF">
          <w:t>Solutions</w:t>
        </w:r>
        <w:proofErr w:type="spellEnd"/>
        <w:r w:rsidRPr="005012EF">
          <w:t xml:space="preserve"> 2018», м. Київ, 2-3 грудня 20</w:t>
        </w:r>
      </w:ins>
      <w:ins w:id="25" w:author="Rodion" w:date="2019-12-05T23:25:00Z">
        <w:r w:rsidR="00FA1A01">
          <w:t>18</w:t>
        </w:r>
      </w:ins>
      <w:ins w:id="26" w:author="Rodion" w:date="2019-12-05T23:21:00Z">
        <w:r w:rsidRPr="005012EF">
          <w:t xml:space="preserve"> року</w:t>
        </w:r>
        <w:r>
          <w:t xml:space="preserve"> та</w:t>
        </w:r>
      </w:ins>
      <w:ins w:id="27" w:author="Rodion" w:date="2019-12-05T23:25:00Z">
        <w:r w:rsidR="00FA1A01">
          <w:t xml:space="preserve"> </w:t>
        </w:r>
        <w:r w:rsidR="00FA1A01" w:rsidRPr="005012EF">
          <w:t>VI</w:t>
        </w:r>
        <w:r w:rsidR="00FA1A01" w:rsidRPr="00FA1A01">
          <w:t>I</w:t>
        </w:r>
        <w:r w:rsidR="00FA1A01" w:rsidRPr="005012EF">
          <w:t>I міжнародній науково-практичній конференції</w:t>
        </w:r>
      </w:ins>
      <w:ins w:id="28" w:author="Rodion" w:date="2019-12-05T23:21:00Z">
        <w:r>
          <w:t xml:space="preserve"> </w:t>
        </w:r>
      </w:ins>
      <w:ins w:id="29" w:author="Rodion" w:date="2019-12-05T23:22:00Z">
        <w:r w:rsidRPr="005012EF">
          <w:t>«</w:t>
        </w:r>
        <w:proofErr w:type="spellStart"/>
        <w:r w:rsidRPr="005012EF">
          <w:t>Winter</w:t>
        </w:r>
        <w:proofErr w:type="spellEnd"/>
        <w:r w:rsidRPr="005012EF">
          <w:t xml:space="preserve"> </w:t>
        </w:r>
        <w:proofErr w:type="spellStart"/>
        <w:r w:rsidRPr="005012EF">
          <w:t>InfoCom</w:t>
        </w:r>
        <w:proofErr w:type="spellEnd"/>
        <w:r w:rsidRPr="005012EF">
          <w:t xml:space="preserve"> </w:t>
        </w:r>
        <w:proofErr w:type="spellStart"/>
        <w:r w:rsidRPr="005012EF">
          <w:t>Advanced</w:t>
        </w:r>
        <w:proofErr w:type="spellEnd"/>
        <w:r w:rsidRPr="005012EF">
          <w:t xml:space="preserve"> </w:t>
        </w:r>
        <w:proofErr w:type="spellStart"/>
        <w:r w:rsidRPr="005012EF">
          <w:t>Solutions</w:t>
        </w:r>
        <w:proofErr w:type="spellEnd"/>
        <w:r w:rsidRPr="005012EF">
          <w:t xml:space="preserve"> 2019», м. Київ, 2-3 грудня 2019 року</w:t>
        </w:r>
        <w:r>
          <w:t>.</w:t>
        </w:r>
      </w:ins>
    </w:p>
    <w:p w14:paraId="75BAEE4D" w14:textId="600252F8" w:rsidR="00F1333C" w:rsidRPr="005012EF" w:rsidRDefault="00F1333C" w:rsidP="00972C47">
      <w:ins w:id="30" w:author="Rodion" w:date="2019-12-05T23:22:00Z">
        <w:r>
          <w:t>За результатами проведених досліджень опубліковано 2 наукових праці у матеріалах міжнародних науково-пр</w:t>
        </w:r>
      </w:ins>
      <w:ins w:id="31" w:author="Rodion" w:date="2019-12-05T23:23:00Z">
        <w:r>
          <w:t>актичних конфере</w:t>
        </w:r>
        <w:r w:rsidR="00FA1A01">
          <w:t xml:space="preserve">нцій </w:t>
        </w:r>
        <w:r w:rsidR="00FA1A01" w:rsidRPr="00FA1A01">
          <w:rPr>
            <w:highlight w:val="yellow"/>
            <w:rPrChange w:id="32" w:author="Rodion" w:date="2019-12-05T23:23:00Z">
              <w:rPr/>
            </w:rPrChange>
          </w:rPr>
          <w:t>(додаток А)</w:t>
        </w:r>
        <w:r w:rsidR="00FA1A01">
          <w:t>.</w:t>
        </w:r>
      </w:ins>
    </w:p>
    <w:p w14:paraId="4531C00C" w14:textId="780A3539" w:rsidR="00D02CD6" w:rsidRPr="005012EF" w:rsidDel="00FA1A01" w:rsidRDefault="00D02CD6" w:rsidP="00D02CD6">
      <w:pPr>
        <w:rPr>
          <w:del w:id="33" w:author="Rodion" w:date="2019-12-05T23:23:00Z"/>
        </w:rPr>
      </w:pPr>
      <w:del w:id="34" w:author="Rodion" w:date="2019-12-05T23:23:00Z">
        <w:r w:rsidRPr="005012EF" w:rsidDel="00FA1A01">
          <w:delText>Результати створення концепції інформаційної системи для автоматизації обліку товарів були представлені на</w:delText>
        </w:r>
      </w:del>
      <w:del w:id="35" w:author="Rodion" w:date="2019-12-05T23:21:00Z">
        <w:r w:rsidRPr="005012EF" w:rsidDel="00F1333C">
          <w:delText xml:space="preserve"> VII міжнародній науково-практичній конференції «Winter InfoCom Advanced Solutions 2018», м. Київ, 2-3 грудня 2020 року</w:delText>
        </w:r>
      </w:del>
      <w:del w:id="36" w:author="Rodion" w:date="2019-12-05T23:23:00Z">
        <w:r w:rsidRPr="005012EF" w:rsidDel="00FA1A01">
          <w:delText xml:space="preserve">. </w:delText>
        </w:r>
      </w:del>
    </w:p>
    <w:p w14:paraId="20A178EF" w14:textId="3A92B171" w:rsidR="00D02CD6" w:rsidRPr="005012EF" w:rsidDel="00FA1A01" w:rsidRDefault="00D02CD6" w:rsidP="00D02CD6">
      <w:pPr>
        <w:rPr>
          <w:del w:id="37" w:author="Rodion" w:date="2019-12-05T23:23:00Z"/>
        </w:rPr>
      </w:pPr>
      <w:del w:id="38" w:author="Rodion" w:date="2019-12-05T23:23:00Z">
        <w:r w:rsidRPr="005012EF" w:rsidDel="00FA1A01">
          <w:delText>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w:delText>
        </w:r>
      </w:del>
      <w:del w:id="39" w:author="Rodion" w:date="2019-12-05T23:21:00Z">
        <w:r w:rsidRPr="005012EF" w:rsidDel="00F1333C">
          <w:delText xml:space="preserve"> «Winter InfoCom Advanced Solutions 2019», м. Київ, 2-3 грудня 2019 року</w:delText>
        </w:r>
      </w:del>
      <w:del w:id="40" w:author="Rodion" w:date="2019-12-05T23:23:00Z">
        <w:r w:rsidRPr="005012EF" w:rsidDel="00FA1A01">
          <w:delText xml:space="preserve">. </w:delText>
        </w:r>
      </w:del>
    </w:p>
    <w:p w14:paraId="5DBD7726" w14:textId="3F297C2E" w:rsidR="0066544B" w:rsidRPr="005012EF" w:rsidRDefault="00EF029B" w:rsidP="0066544B">
      <w:pPr>
        <w:rPr>
          <w:lang w:eastAsia="ru-RU"/>
        </w:rPr>
      </w:pPr>
      <w:r w:rsidRPr="005012EF">
        <w:rPr>
          <w:lang w:eastAsia="ru-RU"/>
        </w:rPr>
        <w:t xml:space="preserve">Магістерська дисертація </w:t>
      </w:r>
      <w:r w:rsidR="0066544B" w:rsidRPr="005012EF">
        <w:rPr>
          <w:lang w:eastAsia="ru-RU"/>
        </w:rPr>
        <w:t>складається з наступних розділів: вступ, аналіз предметно</w:t>
      </w:r>
      <w:r w:rsidR="00E774D7" w:rsidRPr="005012EF">
        <w:rPr>
          <w:lang w:eastAsia="ru-RU"/>
        </w:rPr>
        <w:t>ї</w:t>
      </w:r>
      <w:r w:rsidR="0066544B" w:rsidRPr="005012EF">
        <w:rPr>
          <w:lang w:eastAsia="ru-RU"/>
        </w:rPr>
        <w:t xml:space="preserve"> області автоматизації дому, огляд існуючих рішень, розробка програмно-апаратного комплексу, розроблення стартап-проекту, висновки, список використаних </w:t>
      </w:r>
      <w:r w:rsidR="0066544B" w:rsidRPr="005012EF">
        <w:rPr>
          <w:highlight w:val="yellow"/>
          <w:lang w:eastAsia="ru-RU"/>
        </w:rPr>
        <w:t>джерел із 27 найменувань та 2 додатків.</w:t>
      </w:r>
      <w:r w:rsidR="0066544B" w:rsidRPr="005012EF">
        <w:rPr>
          <w:lang w:eastAsia="ru-RU"/>
        </w:rPr>
        <w:t xml:space="preserve"> </w:t>
      </w:r>
    </w:p>
    <w:p w14:paraId="4890E789" w14:textId="77777777" w:rsidR="0066544B" w:rsidRPr="005012EF" w:rsidRDefault="0066544B" w:rsidP="0066544B">
      <w:pPr>
        <w:rPr>
          <w:lang w:eastAsia="ru-RU"/>
        </w:rPr>
      </w:pPr>
      <w:r w:rsidRPr="005012EF">
        <w:rPr>
          <w:highlight w:val="yellow"/>
          <w:lang w:eastAsia="ru-RU"/>
        </w:rPr>
        <w:t xml:space="preserve">Графічна частина включає 4 кресленики формату А3: </w:t>
      </w:r>
      <w:r w:rsidRPr="005012EF">
        <w:rPr>
          <w:noProof/>
          <w:highlight w:val="yellow"/>
          <w:lang w:eastAsia="ru-RU"/>
        </w:rPr>
        <w:t>UML діаграма комунікації, UML діаграма компонентів, UML діаграма послідовності, UML діаграма використання</w:t>
      </w:r>
      <w:r w:rsidRPr="005012EF">
        <w:rPr>
          <w:highlight w:val="yellow"/>
          <w:lang w:eastAsia="ru-RU"/>
        </w:rPr>
        <w:t>.</w:t>
      </w:r>
    </w:p>
    <w:p w14:paraId="6DA923DE" w14:textId="77777777" w:rsidR="00D02CD6" w:rsidRPr="005012EF" w:rsidRDefault="00D02CD6" w:rsidP="00D02CD6"/>
    <w:p w14:paraId="0CD1DA96" w14:textId="77777777" w:rsidR="00D02CD6" w:rsidRPr="005012EF" w:rsidRDefault="00D02CD6" w:rsidP="00D02CD6"/>
    <w:p w14:paraId="4D7E49C4" w14:textId="77777777" w:rsidR="00986791" w:rsidRPr="005012EF" w:rsidRDefault="00986791" w:rsidP="004D4971"/>
    <w:p w14:paraId="276ED7FB" w14:textId="77777777" w:rsidR="00FB5DC0" w:rsidRPr="005012EF" w:rsidRDefault="00082CAB">
      <w:pPr>
        <w:spacing w:line="259" w:lineRule="auto"/>
        <w:ind w:firstLine="0"/>
        <w:jc w:val="left"/>
      </w:pPr>
      <w:r w:rsidRPr="005012EF">
        <w:br w:type="page"/>
      </w:r>
    </w:p>
    <w:p w14:paraId="29AA1193" w14:textId="48F9DBC3" w:rsidR="00FB5DC0" w:rsidRPr="005012EF" w:rsidRDefault="00FA1A01" w:rsidP="00001C90">
      <w:pPr>
        <w:pStyle w:val="Heading1"/>
      </w:pPr>
      <w:bookmarkStart w:id="41" w:name="_Toc25923549"/>
      <w:ins w:id="42" w:author="Rodion" w:date="2019-12-05T23:25:00Z">
        <w:r>
          <w:rPr>
            <w:caps w:val="0"/>
          </w:rPr>
          <w:lastRenderedPageBreak/>
          <w:t>1</w:t>
        </w:r>
      </w:ins>
      <w:del w:id="43" w:author="Rodion" w:date="2019-12-05T23:25:00Z">
        <w:r w:rsidR="00C5720A" w:rsidRPr="005012EF" w:rsidDel="00FA1A01">
          <w:rPr>
            <w:caps w:val="0"/>
          </w:rPr>
          <w:delText>2</w:delText>
        </w:r>
      </w:del>
      <w:r w:rsidR="00C5720A" w:rsidRPr="005012EF">
        <w:rPr>
          <w:caps w:val="0"/>
        </w:rPr>
        <w:t xml:space="preserve"> АНАЛІЗ ПРЕДМЕТНОЇ ОБЛАСТІ АВТОМАТИЗАЦІЇ ДОМУ</w:t>
      </w:r>
      <w:bookmarkEnd w:id="41"/>
    </w:p>
    <w:p w14:paraId="15FBCFB6" w14:textId="77777777" w:rsidR="00001C90" w:rsidRPr="005012EF" w:rsidRDefault="00001C90" w:rsidP="00001C90"/>
    <w:p w14:paraId="7F292B50" w14:textId="785C265F" w:rsidR="00AB3DCD" w:rsidRPr="005012EF" w:rsidRDefault="00530DDC" w:rsidP="00174915">
      <w:r w:rsidRPr="005012EF">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sidRPr="005012EF">
        <w:t>Для автоматизації побутової діяльності та створення продукту для розумного дому є кілька необхідних компонентів системи.</w:t>
      </w:r>
      <w:r w:rsidR="00876B77" w:rsidRPr="005012EF">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sidRPr="005012EF">
        <w:t>відповідають поставленій меті магістерської дисертації.</w:t>
      </w:r>
    </w:p>
    <w:p w14:paraId="0238FFA1" w14:textId="77777777" w:rsidR="00001C90" w:rsidRPr="005012EF" w:rsidRDefault="00001C90" w:rsidP="00174915"/>
    <w:p w14:paraId="05A6E992" w14:textId="47FC3BEE" w:rsidR="00964159" w:rsidRPr="005012EF" w:rsidRDefault="00AB3DCD" w:rsidP="00001C90">
      <w:pPr>
        <w:pStyle w:val="Heading2"/>
      </w:pPr>
      <w:bookmarkStart w:id="44" w:name="_Toc25923550"/>
      <w:del w:id="45" w:author="Rodion Kharabet" w:date="2019-12-06T01:20:00Z">
        <w:r w:rsidRPr="005012EF" w:rsidDel="00B5085E">
          <w:delText>2</w:delText>
        </w:r>
      </w:del>
      <w:ins w:id="46" w:author="Rodion Kharabet" w:date="2019-12-06T01:20:00Z">
        <w:r w:rsidR="00B5085E">
          <w:t>1</w:t>
        </w:r>
      </w:ins>
      <w:r w:rsidRPr="005012EF">
        <w:t>.1 Складові систем</w:t>
      </w:r>
      <w:del w:id="47" w:author="Rodion" w:date="2019-12-05T23:27:00Z">
        <w:r w:rsidRPr="005012EF" w:rsidDel="00FA1A01">
          <w:delText>и</w:delText>
        </w:r>
      </w:del>
      <w:r w:rsidRPr="005012EF">
        <w:t xml:space="preserve"> автоматизації дому</w:t>
      </w:r>
      <w:bookmarkEnd w:id="44"/>
    </w:p>
    <w:p w14:paraId="025DB99E" w14:textId="77777777" w:rsidR="00001C90" w:rsidRPr="005012EF" w:rsidRDefault="00001C90" w:rsidP="00001C90"/>
    <w:p w14:paraId="0CAF7EB4" w14:textId="561BAC09" w:rsidR="00F7529A" w:rsidRPr="005012EF" w:rsidRDefault="000E7DEC" w:rsidP="00001C90">
      <w:r w:rsidRPr="005012EF">
        <w:t>Перше та найголовніше</w:t>
      </w:r>
      <w:r w:rsidR="00AB3DCD" w:rsidRPr="005012EF">
        <w:t xml:space="preserve"> в системах автоматизації дому</w:t>
      </w:r>
      <w:r w:rsidRPr="005012EF">
        <w:t xml:space="preserve"> – </w:t>
      </w:r>
      <w:r w:rsidR="00964159" w:rsidRPr="005012EF">
        <w:t>пристрої що</w:t>
      </w:r>
      <w:r w:rsidRPr="005012EF">
        <w:t xml:space="preserve"> буд</w:t>
      </w:r>
      <w:r w:rsidR="00964159" w:rsidRPr="005012EF">
        <w:t>уть</w:t>
      </w:r>
      <w:r w:rsidRPr="005012EF">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5576B10E" w:rsidR="00F7529A" w:rsidRPr="005012EF" w:rsidRDefault="00964159" w:rsidP="00001C90">
      <w:r w:rsidRPr="005012EF">
        <w:t xml:space="preserve">Оскільки отриману інформацію з датчиків треба передавати на наступний рівень системи – </w:t>
      </w:r>
      <w:del w:id="48" w:author="Rodion" w:date="2019-12-05T23:27:00Z">
        <w:r w:rsidRPr="005012EF" w:rsidDel="00FA1A01">
          <w:delText xml:space="preserve">постає </w:delText>
        </w:r>
      </w:del>
      <w:ins w:id="49" w:author="Rodion" w:date="2019-12-05T23:27:00Z">
        <w:r w:rsidR="00FA1A01">
          <w:t>інша</w:t>
        </w:r>
        <w:r w:rsidR="00FA1A01" w:rsidRPr="005012EF">
          <w:t xml:space="preserve"> </w:t>
        </w:r>
      </w:ins>
      <w:r w:rsidRPr="005012EF">
        <w:t>друга проблема:</w:t>
      </w:r>
      <w:r w:rsidR="000E7DEC" w:rsidRPr="005012EF">
        <w:t xml:space="preserve"> </w:t>
      </w:r>
      <w:r w:rsidR="00AB3DCD" w:rsidRPr="005012EF">
        <w:t>засіб</w:t>
      </w:r>
      <w:r w:rsidR="000E7DEC" w:rsidRPr="005012EF">
        <w:t xml:space="preserve"> комунікації між </w:t>
      </w:r>
      <w:r w:rsidRPr="005012EF">
        <w:t>ланцюгами системи</w:t>
      </w:r>
      <w:r w:rsidR="000E7DEC" w:rsidRPr="005012EF">
        <w:t xml:space="preserve">. </w:t>
      </w:r>
      <w:r w:rsidR="00F7529A" w:rsidRPr="005012EF">
        <w:t xml:space="preserve">Це може бути як дротовий так і бездротовий </w:t>
      </w:r>
      <w:r w:rsidR="00AB3DCD" w:rsidRPr="005012EF">
        <w:t>зв’язок</w:t>
      </w:r>
      <w:r w:rsidR="00F7529A" w:rsidRPr="005012EF">
        <w:t xml:space="preserve">. Кожен з них налічує багато стандартів що широко розповсюджені та підтримуються різними пристроями. </w:t>
      </w:r>
    </w:p>
    <w:p w14:paraId="5D0CC721" w14:textId="740BD161" w:rsidR="004A600C" w:rsidRPr="005012EF" w:rsidRDefault="00F7529A" w:rsidP="00001C90">
      <w:r w:rsidRPr="005012EF">
        <w:t xml:space="preserve">Інформацію, отриману за допомогою датчиків, потрібно проаналізувати, обробити та </w:t>
      </w:r>
      <w:r w:rsidR="004A600C" w:rsidRPr="005012EF">
        <w:t xml:space="preserve">виконати дії, що безпосередньо являють собою заміну </w:t>
      </w:r>
      <w:r w:rsidR="005C6A74" w:rsidRPr="005012EF">
        <w:t>людської діяльності. Це може бути реакція на змін</w:t>
      </w:r>
      <w:del w:id="50" w:author="Rodion" w:date="2019-12-05T23:27:00Z">
        <w:r w:rsidR="005C6A74" w:rsidRPr="005012EF" w:rsidDel="00FA1A01">
          <w:delText>и</w:delText>
        </w:r>
      </w:del>
      <w:ins w:id="51" w:author="Rodion" w:date="2019-12-05T23:27:00Z">
        <w:r w:rsidR="00FA1A01">
          <w:t>у</w:t>
        </w:r>
      </w:ins>
      <w:r w:rsidR="005C6A74" w:rsidRPr="005012EF">
        <w:t xml:space="preserve"> параметрів навколишнього середовища: зворотній зв’язок до виконавчих </w:t>
      </w:r>
      <w:r w:rsidR="00902A0D" w:rsidRPr="005012EF">
        <w:t>пристроїв</w:t>
      </w:r>
      <w:r w:rsidR="005C6A74" w:rsidRPr="005012EF">
        <w:t xml:space="preserve"> або сигналізація користувачу про </w:t>
      </w:r>
      <w:r w:rsidR="00902A0D" w:rsidRPr="005012EF">
        <w:t>досягнення граничних значень</w:t>
      </w:r>
      <w:r w:rsidR="005C6A74" w:rsidRPr="005012EF">
        <w:t xml:space="preserve"> параметрів.</w:t>
      </w:r>
      <w:r w:rsidR="00692874" w:rsidRPr="005012EF">
        <w:t xml:space="preserve"> Таку задачу </w:t>
      </w:r>
      <w:r w:rsidR="00787BC3" w:rsidRPr="005012EF">
        <w:t>виконують головні вузли розумного дому. Зазвичай це мікроконтролери, під’єднані до мережі Інтернет.</w:t>
      </w:r>
    </w:p>
    <w:p w14:paraId="451CEAB7" w14:textId="431E4A9A" w:rsidR="00902A0D" w:rsidRPr="005012EF" w:rsidRDefault="001A77A9" w:rsidP="00001C90">
      <w:r w:rsidRPr="005012EF">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w:t>
      </w:r>
      <w:r w:rsidRPr="005012EF">
        <w:lastRenderedPageBreak/>
        <w:t>налаштування від користувача. Це необхідно для того</w:t>
      </w:r>
      <w:ins w:id="52" w:author="Rodion" w:date="2019-12-05T23:27:00Z">
        <w:r w:rsidR="00FA1A01">
          <w:t>,</w:t>
        </w:r>
      </w:ins>
      <w:r w:rsidRPr="005012EF">
        <w:t xml:space="preserve"> щоб система була гнучкою – могла змінювати базові критерії або граничні значення свої</w:t>
      </w:r>
      <w:ins w:id="53" w:author="Rodion" w:date="2019-12-05T23:28:00Z">
        <w:r w:rsidR="00FA1A01">
          <w:t>х</w:t>
        </w:r>
      </w:ins>
      <w:r w:rsidRPr="005012EF">
        <w:t xml:space="preserve"> параметрів. Також користувач має можливість здійснити ручне регулювання системи для досягнення бажаного результат</w:t>
      </w:r>
      <w:r w:rsidR="00F50E91" w:rsidRPr="005012EF">
        <w:t>у</w:t>
      </w:r>
      <w:r w:rsidRPr="005012EF">
        <w:t xml:space="preserve">. </w:t>
      </w:r>
    </w:p>
    <w:p w14:paraId="75966913" w14:textId="0D47EA65" w:rsidR="00902A0D" w:rsidRPr="005012EF" w:rsidRDefault="00902A0D" w:rsidP="00001C90">
      <w:r w:rsidRPr="005012EF">
        <w:t xml:space="preserve">Для </w:t>
      </w:r>
      <w:r w:rsidR="00C8129C" w:rsidRPr="005012EF">
        <w:t>розробки</w:t>
      </w:r>
      <w:r w:rsidRPr="005012EF">
        <w:t xml:space="preserve"> програмно-апаратного комплексу </w:t>
      </w:r>
      <w:r w:rsidR="00C8129C" w:rsidRPr="005012EF">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Pr="005012EF" w:rsidRDefault="00902A0D" w:rsidP="00BA40FB"/>
    <w:p w14:paraId="53EC4AF1" w14:textId="7353A6D6" w:rsidR="00964159" w:rsidRPr="005012EF" w:rsidRDefault="00AB3DCD" w:rsidP="00001C90">
      <w:pPr>
        <w:pStyle w:val="Heading2"/>
      </w:pPr>
      <w:bookmarkStart w:id="54" w:name="_Toc25923551"/>
      <w:del w:id="55" w:author="Rodion Kharabet" w:date="2019-12-06T01:20:00Z">
        <w:r w:rsidRPr="005012EF" w:rsidDel="00B5085E">
          <w:delText>2</w:delText>
        </w:r>
      </w:del>
      <w:ins w:id="56" w:author="Rodion Kharabet" w:date="2019-12-06T01:20:00Z">
        <w:r w:rsidR="00B5085E">
          <w:t>1</w:t>
        </w:r>
      </w:ins>
      <w:r w:rsidRPr="005012EF">
        <w:t xml:space="preserve">.2 </w:t>
      </w:r>
      <w:r w:rsidR="00C8129C" w:rsidRPr="005012EF">
        <w:t>Ідентифікація товар</w:t>
      </w:r>
      <w:r w:rsidR="00A47777" w:rsidRPr="005012EF">
        <w:t>ів</w:t>
      </w:r>
      <w:bookmarkEnd w:id="54"/>
    </w:p>
    <w:p w14:paraId="2C82B8DD" w14:textId="77777777" w:rsidR="00001C90" w:rsidRPr="005012EF" w:rsidRDefault="00001C90" w:rsidP="00001C90"/>
    <w:p w14:paraId="3DB4E605" w14:textId="6DD2222D" w:rsidR="004E04DE" w:rsidRPr="005012EF" w:rsidRDefault="00534EC7" w:rsidP="00001C90">
      <w:del w:id="57" w:author="Rodion" w:date="2019-12-05T23:28:00Z">
        <w:r w:rsidRPr="005012EF" w:rsidDel="00D60440">
          <w:delText>Для пристроїв</w:delText>
        </w:r>
      </w:del>
      <w:ins w:id="58" w:author="Rodion" w:date="2019-12-05T23:28:00Z">
        <w:r w:rsidR="00D60440">
          <w:t>Пристроями,</w:t>
        </w:r>
      </w:ins>
      <w:r w:rsidRPr="005012EF">
        <w:t xml:space="preserve"> що складають </w:t>
      </w:r>
      <w:del w:id="59" w:author="Rodion" w:date="2019-12-05T23:28:00Z">
        <w:r w:rsidRPr="005012EF" w:rsidDel="00D60440">
          <w:delText xml:space="preserve">собою </w:delText>
        </w:r>
      </w:del>
      <w:r w:rsidRPr="005012EF">
        <w:t xml:space="preserve">підсистему взаємодії з навколишнім середовищем необхідно </w:t>
      </w:r>
      <w:del w:id="60" w:author="Rodion" w:date="2019-12-05T23:28:00Z">
        <w:r w:rsidR="0095767B" w:rsidRPr="005012EF" w:rsidDel="00D60440">
          <w:delText xml:space="preserve">чітко </w:delText>
        </w:r>
      </w:del>
      <w:r w:rsidR="0095767B" w:rsidRPr="005012EF">
        <w:t xml:space="preserve">зчитувати необхідні параметри та передавати їх для подальшої обробки. В запропонованому комплексі для пристроїв, що взаємодіють з </w:t>
      </w:r>
      <w:r w:rsidR="00F50E91" w:rsidRPr="005012EF">
        <w:t>навколишнім</w:t>
      </w:r>
      <w:r w:rsidR="0095767B" w:rsidRPr="005012EF">
        <w:t xml:space="preserve"> середовищем, поставлена задача ідентифікації товарів. </w:t>
      </w:r>
    </w:p>
    <w:p w14:paraId="07228FF8" w14:textId="317602F9" w:rsidR="00D97C1A" w:rsidRPr="005012EF" w:rsidRDefault="00D53A00" w:rsidP="00001C90">
      <w:r w:rsidRPr="005012EF">
        <w:t>В сучасному світі для виконання таких задача існує технологія автоматичної ідентифікації та збору даних (</w:t>
      </w:r>
      <w:proofErr w:type="spellStart"/>
      <w:r w:rsidRPr="005012EF">
        <w:t>Automatic</w:t>
      </w:r>
      <w:proofErr w:type="spellEnd"/>
      <w:r w:rsidRPr="005012EF">
        <w:t xml:space="preserve"> </w:t>
      </w:r>
      <w:proofErr w:type="spellStart"/>
      <w:r w:rsidRPr="005012EF">
        <w:t>Identification</w:t>
      </w:r>
      <w:proofErr w:type="spellEnd"/>
      <w:r w:rsidRPr="005012EF">
        <w:t xml:space="preserve"> </w:t>
      </w:r>
      <w:proofErr w:type="spellStart"/>
      <w:r w:rsidRPr="005012EF">
        <w:t>and</w:t>
      </w:r>
      <w:proofErr w:type="spellEnd"/>
      <w:r w:rsidRPr="005012EF">
        <w:t xml:space="preserve"> </w:t>
      </w:r>
      <w:proofErr w:type="spellStart"/>
      <w:r w:rsidRPr="005012EF">
        <w:t>Data</w:t>
      </w:r>
      <w:proofErr w:type="spellEnd"/>
      <w:r w:rsidRPr="005012EF">
        <w:t xml:space="preserve"> </w:t>
      </w:r>
      <w:proofErr w:type="spellStart"/>
      <w:r w:rsidRPr="005012EF">
        <w:t>Capturing</w:t>
      </w:r>
      <w:proofErr w:type="spellEnd"/>
      <w:r w:rsidRPr="005012EF">
        <w:t xml:space="preserve"> - AIDC).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w:t>
      </w:r>
      <w:ins w:id="61" w:author="Rodion" w:date="2019-12-05T23:28:00Z">
        <w:r w:rsidR="00D60440">
          <w:t xml:space="preserve"> </w:t>
        </w:r>
      </w:ins>
      <w:r w:rsidR="008C56FF" w:rsidRPr="005012EF">
        <w:t>[4]</w:t>
      </w:r>
      <w:r w:rsidRPr="005012EF">
        <w:t xml:space="preserve">. Ідентифікатор </w:t>
      </w:r>
      <w:r w:rsidR="00C71DBD" w:rsidRPr="005012EF">
        <w:t>об’єкту</w:t>
      </w:r>
      <w:r w:rsidRPr="005012EF">
        <w:t xml:space="preserve"> складається з інформації з якою можна встановити асоціацію за </w:t>
      </w:r>
      <w:r w:rsidR="00C71DBD" w:rsidRPr="005012EF">
        <w:t>цим</w:t>
      </w:r>
      <w:r w:rsidRPr="005012EF">
        <w:t xml:space="preserve"> </w:t>
      </w:r>
      <w:r w:rsidR="00C71DBD" w:rsidRPr="005012EF">
        <w:t>об’єктом</w:t>
      </w:r>
      <w:r w:rsidRPr="005012EF">
        <w:t>. Ця інфор</w:t>
      </w:r>
      <w:r w:rsidR="00C71DBD" w:rsidRPr="005012EF">
        <w:t>м</w:t>
      </w:r>
      <w:r w:rsidRPr="005012EF">
        <w:t>ац</w:t>
      </w:r>
      <w:r w:rsidR="00C71DBD" w:rsidRPr="005012EF">
        <w:t>і</w:t>
      </w:r>
      <w:r w:rsidRPr="005012EF">
        <w:t xml:space="preserve">я може бути представлена у вигляді зображення, </w:t>
      </w:r>
      <w:r w:rsidR="00C71DBD" w:rsidRPr="005012EF">
        <w:t>звуку та навіть біометричних параметрів людини.</w:t>
      </w:r>
    </w:p>
    <w:p w14:paraId="3352D0BC" w14:textId="175CD038" w:rsidR="00D97C1A" w:rsidRPr="005012EF" w:rsidRDefault="00C71DBD" w:rsidP="00001C90">
      <w:r w:rsidRPr="005012EF">
        <w:t xml:space="preserve">Задача автоматичної ідентифікації стоїть в тому, щоб отримати </w:t>
      </w:r>
      <w:r w:rsidR="005755F5" w:rsidRPr="005012EF">
        <w:t>дані з</w:t>
      </w:r>
      <w:ins w:id="62" w:author="Rodion" w:date="2019-12-05T23:29:00Z">
        <w:r w:rsidR="00D60440">
          <w:t>з</w:t>
        </w:r>
      </w:ins>
      <w:r w:rsidR="005755F5" w:rsidRPr="005012EF">
        <w:t xml:space="preserve">овні шляхом обробки зображення або </w:t>
      </w:r>
      <w:r w:rsidR="00F50E91" w:rsidRPr="005012EF">
        <w:t>електромагнітних</w:t>
      </w:r>
      <w:r w:rsidR="005755F5" w:rsidRPr="005012EF">
        <w:t xml:space="preserve"> хвиль. Для збору даних використовується перетворювач, що конвертує отриману інформацію у вигляді картинки або аудіозапису у </w:t>
      </w:r>
      <w:r w:rsidR="00953F0C" w:rsidRPr="005012EF">
        <w:t>електричні сигнали,</w:t>
      </w:r>
      <w:r w:rsidR="005755F5" w:rsidRPr="005012EF">
        <w:t xml:space="preserve"> що підда</w:t>
      </w:r>
      <w:r w:rsidR="00953F0C" w:rsidRPr="005012EF">
        <w:t>ю</w:t>
      </w:r>
      <w:r w:rsidR="005755F5" w:rsidRPr="005012EF">
        <w:t xml:space="preserve">ться </w:t>
      </w:r>
      <w:r w:rsidR="00F50E91" w:rsidRPr="005012EF">
        <w:t>подальшій</w:t>
      </w:r>
      <w:r w:rsidR="005755F5" w:rsidRPr="005012EF">
        <w:t xml:space="preserve"> обробці комп'ютером. Комп'ютер порівнює інформацію</w:t>
      </w:r>
      <w:r w:rsidR="00DE199E" w:rsidRPr="005012EF">
        <w:t xml:space="preserve"> на вході</w:t>
      </w:r>
      <w:r w:rsidR="005755F5" w:rsidRPr="005012EF">
        <w:t xml:space="preserve"> з існуючою базою</w:t>
      </w:r>
      <w:r w:rsidR="00953F0C" w:rsidRPr="005012EF">
        <w:t xml:space="preserve"> даних або самостійно проводить </w:t>
      </w:r>
      <w:r w:rsidR="00D3298E" w:rsidRPr="005012EF">
        <w:t>ідентифікацію об'єкту</w:t>
      </w:r>
      <w:r w:rsidR="00953F0C" w:rsidRPr="005012EF">
        <w:t xml:space="preserve">. </w:t>
      </w:r>
    </w:p>
    <w:p w14:paraId="7DF5A932" w14:textId="4A396CFB" w:rsidR="00953F0C" w:rsidRPr="005012EF" w:rsidRDefault="00953F0C" w:rsidP="00AF551A">
      <w:r w:rsidRPr="005012EF">
        <w:lastRenderedPageBreak/>
        <w:t xml:space="preserve">Отримання даних може бути здійснено </w:t>
      </w:r>
      <w:r w:rsidR="00B11865" w:rsidRPr="005012EF">
        <w:t>різними</w:t>
      </w:r>
      <w:r w:rsidRPr="005012EF">
        <w:t xml:space="preserve"> методами</w:t>
      </w:r>
      <w:r w:rsidR="00B11865" w:rsidRPr="005012EF">
        <w:t>. Нижче наведено існуючі технології автоматичної ідентифікації об'єктів та збору даних:</w:t>
      </w:r>
    </w:p>
    <w:p w14:paraId="539B6DFE" w14:textId="2B108DEB" w:rsidR="00B11865" w:rsidRPr="005012EF" w:rsidRDefault="00AA411F" w:rsidP="00DD554E">
      <w:pPr>
        <w:pStyle w:val="ListParagraph"/>
      </w:pPr>
      <w:r w:rsidRPr="005012EF">
        <w:t>ш</w:t>
      </w:r>
      <w:r w:rsidR="00B11865" w:rsidRPr="005012EF">
        <w:t>трих-код</w:t>
      </w:r>
      <w:r w:rsidRPr="005012EF">
        <w:t>;</w:t>
      </w:r>
    </w:p>
    <w:p w14:paraId="426EFC7A" w14:textId="57937D86" w:rsidR="00B11865" w:rsidRPr="005012EF" w:rsidRDefault="00AA411F" w:rsidP="003B4AE6">
      <w:pPr>
        <w:pStyle w:val="ListParagraph"/>
      </w:pPr>
      <w:r w:rsidRPr="005012EF">
        <w:t>р</w:t>
      </w:r>
      <w:r w:rsidR="00B11865" w:rsidRPr="005012EF">
        <w:t>адіочастотна ідентифікація</w:t>
      </w:r>
      <w:r w:rsidRPr="005012EF">
        <w:t>;</w:t>
      </w:r>
    </w:p>
    <w:p w14:paraId="36D8B98D" w14:textId="460E7730" w:rsidR="00B11865" w:rsidRPr="005012EF" w:rsidRDefault="00AA411F" w:rsidP="00DD554E">
      <w:pPr>
        <w:pStyle w:val="ListParagraph"/>
      </w:pPr>
      <w:r w:rsidRPr="005012EF">
        <w:t>м</w:t>
      </w:r>
      <w:r w:rsidR="00B11865" w:rsidRPr="005012EF">
        <w:t>агнітна стрічка</w:t>
      </w:r>
      <w:r w:rsidRPr="005012EF">
        <w:t>;</w:t>
      </w:r>
    </w:p>
    <w:p w14:paraId="335318E9" w14:textId="64EFAFAD" w:rsidR="00B11865" w:rsidRPr="005012EF" w:rsidRDefault="00AA411F" w:rsidP="00DD554E">
      <w:pPr>
        <w:pStyle w:val="ListParagraph"/>
      </w:pPr>
      <w:r w:rsidRPr="005012EF">
        <w:t>о</w:t>
      </w:r>
      <w:r w:rsidR="00B11865" w:rsidRPr="005012EF">
        <w:t>птичне розпізнавання символів</w:t>
      </w:r>
      <w:r w:rsidRPr="005012EF">
        <w:t>;</w:t>
      </w:r>
    </w:p>
    <w:p w14:paraId="15EF6F73" w14:textId="02320204" w:rsidR="00B11865" w:rsidRPr="005012EF" w:rsidRDefault="00AA411F" w:rsidP="00DD554E">
      <w:pPr>
        <w:pStyle w:val="ListParagraph"/>
      </w:pPr>
      <w:r w:rsidRPr="005012EF">
        <w:t>с</w:t>
      </w:r>
      <w:r w:rsidR="00B11865" w:rsidRPr="005012EF">
        <w:t>март-картки</w:t>
      </w:r>
      <w:r w:rsidRPr="005012EF">
        <w:t>;</w:t>
      </w:r>
    </w:p>
    <w:p w14:paraId="1D934939" w14:textId="5EACABF0" w:rsidR="00B11865" w:rsidRPr="005012EF" w:rsidRDefault="00AA411F" w:rsidP="00DD554E">
      <w:pPr>
        <w:pStyle w:val="ListParagraph"/>
      </w:pPr>
      <w:r w:rsidRPr="005012EF">
        <w:t>р</w:t>
      </w:r>
      <w:r w:rsidR="00F00F04" w:rsidRPr="005012EF">
        <w:t>озпізнавання голосу</w:t>
      </w:r>
      <w:ins w:id="63" w:author="Rodion" w:date="2019-12-05T23:29:00Z">
        <w:r w:rsidR="00D60440">
          <w:t>.</w:t>
        </w:r>
      </w:ins>
      <w:del w:id="64" w:author="Rodion" w:date="2019-12-05T23:29:00Z">
        <w:r w:rsidRPr="005012EF" w:rsidDel="00D60440">
          <w:delText>;</w:delText>
        </w:r>
      </w:del>
    </w:p>
    <w:p w14:paraId="3ABA6786" w14:textId="056B6836" w:rsidR="00F17F05" w:rsidRPr="005012EF" w:rsidRDefault="00F17F05" w:rsidP="00AF551A">
      <w:r w:rsidRPr="005012EF">
        <w:t xml:space="preserve">З наведених технологій для ідентифікації </w:t>
      </w:r>
      <w:r w:rsidR="00F50E91" w:rsidRPr="005012EF">
        <w:t>продовольчих</w:t>
      </w:r>
      <w:r w:rsidRPr="005012EF">
        <w:t xml:space="preserve"> та </w:t>
      </w:r>
      <w:r w:rsidR="00F50E91" w:rsidRPr="005012EF">
        <w:t>непродовольчих</w:t>
      </w:r>
      <w:r w:rsidRPr="005012EF">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78B6D4D7" w:rsidR="00AA332B" w:rsidRPr="005012EF" w:rsidRDefault="00F17F05" w:rsidP="00AF551A">
      <w:r w:rsidRPr="005012EF">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r w:rsidR="00F50E91" w:rsidRPr="005012EF">
        <w:t>упаковки</w:t>
      </w:r>
      <w:r w:rsidRPr="005012EF">
        <w:t>. Такий спосіб дуже зручний оскільки для цього користувачу потрібна лише камера</w:t>
      </w:r>
      <w:ins w:id="65" w:author="Rodion" w:date="2019-12-05T23:29:00Z">
        <w:r w:rsidR="00D60440">
          <w:t>,</w:t>
        </w:r>
      </w:ins>
      <w:r w:rsidRPr="005012EF">
        <w:t xml:space="preserve"> під’єднана до обчислювальної системи</w:t>
      </w:r>
      <w:ins w:id="66" w:author="Rodion" w:date="2019-12-05T23:29:00Z">
        <w:r w:rsidR="00D60440">
          <w:t>,</w:t>
        </w:r>
      </w:ins>
      <w:r w:rsidRPr="005012EF">
        <w:t xml:space="preserve"> що </w:t>
      </w:r>
      <w:r w:rsidR="00F50E91" w:rsidRPr="005012EF">
        <w:t>буде</w:t>
      </w:r>
      <w:r w:rsidRPr="005012EF">
        <w:t xml:space="preserve"> обробляти отримане зображення. Але проблема </w:t>
      </w:r>
      <w:ins w:id="67" w:author="Rodion" w:date="2019-12-05T23:29:00Z">
        <w:r w:rsidR="00D60440">
          <w:t xml:space="preserve">полягає </w:t>
        </w:r>
      </w:ins>
      <w:del w:id="68" w:author="Rodion" w:date="2019-12-05T23:29:00Z">
        <w:r w:rsidRPr="005012EF" w:rsidDel="00D60440">
          <w:delText xml:space="preserve">постає </w:delText>
        </w:r>
      </w:del>
      <w:r w:rsidRPr="005012EF">
        <w:t>в тому що для коректної роботи необхідно мати потужну нейронну модель, яка була б</w:t>
      </w:r>
      <w:r w:rsidR="00AA332B" w:rsidRPr="005012EF">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sidRPr="005012EF">
        <w:t>зміни дизайну</w:t>
      </w:r>
      <w:r w:rsidR="00AA332B" w:rsidRPr="005012EF">
        <w:t xml:space="preserve"> упаковок</w:t>
      </w:r>
      <w:del w:id="69" w:author="Rodion" w:date="2019-12-05T23:29:00Z">
        <w:r w:rsidR="00AA332B" w:rsidRPr="005012EF" w:rsidDel="00D60440">
          <w:delText xml:space="preserve"> вже існуючих</w:delText>
        </w:r>
      </w:del>
      <w:r w:rsidR="00AA332B" w:rsidRPr="005012EF">
        <w:t>,</w:t>
      </w:r>
      <w:ins w:id="70" w:author="Rodion" w:date="2019-12-05T23:29:00Z">
        <w:r w:rsidR="00D60440">
          <w:t xml:space="preserve"> </w:t>
        </w:r>
      </w:ins>
      <w:del w:id="71" w:author="Rodion" w:date="2019-12-05T23:29:00Z">
        <w:r w:rsidR="00AA332B" w:rsidRPr="005012EF" w:rsidDel="00D60440">
          <w:delText xml:space="preserve"> </w:delText>
        </w:r>
      </w:del>
      <w:r w:rsidR="00AA332B" w:rsidRPr="005012EF">
        <w:t xml:space="preserve">модель потрібно постійно оновлювати. Це призводить до великих затрат часу на створення, оновлення </w:t>
      </w:r>
      <w:proofErr w:type="spellStart"/>
      <w:r w:rsidR="00AA332B" w:rsidRPr="005012EF">
        <w:t>датасету</w:t>
      </w:r>
      <w:proofErr w:type="spellEnd"/>
      <w:r w:rsidR="00AA332B" w:rsidRPr="005012EF">
        <w:t xml:space="preserve"> зображень товарів та підтримання моделі в актуальному стані.</w:t>
      </w:r>
    </w:p>
    <w:p w14:paraId="3E182D5E" w14:textId="4C96198D" w:rsidR="004E04DE" w:rsidRPr="005012EF" w:rsidRDefault="004E04DE" w:rsidP="00AF551A">
      <w:r w:rsidRPr="005012EF">
        <w:t xml:space="preserve">Ідентифікація продукту </w:t>
      </w:r>
      <w:ins w:id="72" w:author="Rodion" w:date="2019-12-05T23:30:00Z">
        <w:r w:rsidR="00D60440">
          <w:t>–</w:t>
        </w:r>
      </w:ins>
      <w:del w:id="73" w:author="Rodion" w:date="2019-12-05T23:30:00Z">
        <w:r w:rsidRPr="005012EF" w:rsidDel="00D60440">
          <w:delText>-</w:delText>
        </w:r>
      </w:del>
      <w:r w:rsidRPr="005012EF">
        <w:t xml:space="preserve"> це досить широка категорія маркування, що включає в себе такі функції, як відстеження товару, захист торгової марки та спосіб відображення інформації про вироблений товар. </w:t>
      </w:r>
    </w:p>
    <w:p w14:paraId="2ED4BE83" w14:textId="19265C70" w:rsidR="004E04DE" w:rsidRPr="005012EF" w:rsidRDefault="00485122" w:rsidP="00AF551A">
      <w:r w:rsidRPr="005012EF">
        <w:t xml:space="preserve">Переважна більшість </w:t>
      </w:r>
      <w:r w:rsidR="00F50E91" w:rsidRPr="005012EF">
        <w:t>продовольчих</w:t>
      </w:r>
      <w:r w:rsidRPr="005012EF">
        <w:t xml:space="preserve"> та непродовольчих товарів</w:t>
      </w:r>
      <w:ins w:id="74" w:author="Rodion" w:date="2019-12-05T23:30:00Z">
        <w:r w:rsidR="00D60440">
          <w:t>,</w:t>
        </w:r>
      </w:ins>
      <w:r w:rsidRPr="005012EF">
        <w:t xml:space="preserve"> що виробляються підприємствами для роздрібної торгівлі</w:t>
      </w:r>
      <w:ins w:id="75" w:author="Rodion" w:date="2019-12-05T23:30:00Z">
        <w:r w:rsidR="00D60440">
          <w:t>,</w:t>
        </w:r>
      </w:ins>
      <w:r w:rsidRPr="005012EF">
        <w:t xml:space="preserve"> маркується згідно з міжнародними стандартами.</w:t>
      </w:r>
      <w:r w:rsidR="004E04DE" w:rsidRPr="005012EF">
        <w:t xml:space="preserve"> </w:t>
      </w:r>
    </w:p>
    <w:p w14:paraId="59EF037A" w14:textId="52B37FB3" w:rsidR="00152697" w:rsidRPr="005012EF" w:rsidRDefault="00152697" w:rsidP="00AF551A">
      <w:pPr>
        <w:pStyle w:val="Heading3"/>
      </w:pPr>
      <w:bookmarkStart w:id="76" w:name="_Toc25923552"/>
      <w:del w:id="77" w:author="Rodion Kharabet" w:date="2019-12-06T01:20:00Z">
        <w:r w:rsidRPr="005012EF" w:rsidDel="00B5085E">
          <w:lastRenderedPageBreak/>
          <w:delText>2</w:delText>
        </w:r>
      </w:del>
      <w:ins w:id="78" w:author="Rodion Kharabet" w:date="2019-12-06T01:20:00Z">
        <w:r w:rsidR="00B5085E">
          <w:t>1</w:t>
        </w:r>
      </w:ins>
      <w:r w:rsidRPr="005012EF">
        <w:t>.2.1 Ідентифікація за штрих-кодом</w:t>
      </w:r>
      <w:bookmarkEnd w:id="76"/>
    </w:p>
    <w:p w14:paraId="1CE5EF51" w14:textId="77777777" w:rsidR="00AF551A" w:rsidRPr="005012EF" w:rsidRDefault="00AF551A" w:rsidP="00E31CA1">
      <w:pPr>
        <w:ind w:right="-143"/>
        <w:jc w:val="left"/>
        <w:rPr>
          <w:rFonts w:cstheme="minorBidi"/>
          <w:szCs w:val="22"/>
        </w:rPr>
      </w:pPr>
    </w:p>
    <w:p w14:paraId="71DFF3E3" w14:textId="6FB4F725" w:rsidR="00D11460" w:rsidRPr="005012EF" w:rsidDel="00D60440" w:rsidRDefault="00D11460" w:rsidP="008F5707">
      <w:pPr>
        <w:rPr>
          <w:del w:id="79" w:author="Rodion" w:date="2019-12-05T23:30:00Z"/>
        </w:rPr>
      </w:pPr>
      <w:r w:rsidRPr="005012EF">
        <w:t xml:space="preserve">Штрих-код був винайдений в 1949 році аспірантами Інституту Технологій </w:t>
      </w:r>
      <w:proofErr w:type="spellStart"/>
      <w:r w:rsidRPr="005012EF">
        <w:t>Дрекселя</w:t>
      </w:r>
      <w:proofErr w:type="spellEnd"/>
      <w:r w:rsidRPr="005012EF">
        <w:t xml:space="preserve"> Бернардом </w:t>
      </w:r>
      <w:proofErr w:type="spellStart"/>
      <w:r w:rsidRPr="005012EF">
        <w:t>Сілвером</w:t>
      </w:r>
      <w:proofErr w:type="spellEnd"/>
      <w:r w:rsidRPr="005012EF">
        <w:t xml:space="preserve"> і Норманом </w:t>
      </w:r>
      <w:proofErr w:type="spellStart"/>
      <w:r w:rsidRPr="005012EF">
        <w:t>Вудлендом</w:t>
      </w:r>
      <w:proofErr w:type="spellEnd"/>
      <w:r w:rsidRPr="005012EF">
        <w:t xml:space="preserve"> [</w:t>
      </w:r>
      <w:r w:rsidR="003B4AE6" w:rsidRPr="005012EF">
        <w:t>5</w:t>
      </w:r>
      <w:r w:rsidRPr="005012EF">
        <w:t xml:space="preserve">]. Вони отримали патент на свій винахід у 1952 році. Однак </w:t>
      </w:r>
      <w:r w:rsidR="00F50E91" w:rsidRPr="005012EF">
        <w:t>штрих-коди</w:t>
      </w:r>
      <w:r w:rsidRPr="005012EF">
        <w:t xml:space="preserve"> не використовувались</w:t>
      </w:r>
    </w:p>
    <w:p w14:paraId="1AC4D55C" w14:textId="30E3D492" w:rsidR="00D11460" w:rsidRPr="005012EF" w:rsidRDefault="00D60440" w:rsidP="008F5707">
      <w:ins w:id="80" w:author="Rodion" w:date="2019-12-05T23:30:00Z">
        <w:r>
          <w:t xml:space="preserve"> </w:t>
        </w:r>
      </w:ins>
      <w:r w:rsidR="00D11460" w:rsidRPr="005012EF">
        <w:t xml:space="preserve">в роздрібній торгівлі до 1967 року, коли сканери штрих-кодів почали поширюватися в продуктових магазинах у Сполучених Штатах Америки. </w:t>
      </w:r>
      <w:r w:rsidR="00F35F1B" w:rsidRPr="005012EF">
        <w:t>Принцип кодування складається в тому, що</w:t>
      </w:r>
      <w:del w:id="81" w:author="Rodion" w:date="2019-12-05T23:30:00Z">
        <w:r w:rsidR="00F35F1B" w:rsidRPr="005012EF" w:rsidDel="00D60440">
          <w:delText>б</w:delText>
        </w:r>
      </w:del>
      <w:r w:rsidR="00F35F1B" w:rsidRPr="005012EF">
        <w:t xml:space="preserve"> цифри і букви представляють собою смуги різної ширини. Сьогодні більшість штрих-кодів своєю формою представляють прямокутники, оригінальна </w:t>
      </w:r>
      <w:ins w:id="82" w:author="Rodion" w:date="2019-12-05T23:31:00Z">
        <w:r>
          <w:t xml:space="preserve">ж </w:t>
        </w:r>
      </w:ins>
      <w:r w:rsidR="00F35F1B" w:rsidRPr="005012EF">
        <w:t xml:space="preserve">версія була представлена концентричними колами різної товщини. </w:t>
      </w:r>
    </w:p>
    <w:p w14:paraId="1D3CE5E9" w14:textId="793471F9" w:rsidR="0041218B" w:rsidRPr="005012EF" w:rsidRDefault="002B3390" w:rsidP="008F5707">
      <w:r w:rsidRPr="005012EF">
        <w:t>На сьогоднішній день штрих-коди здобули широке застосування у різних сферах та контекстах. В першу чергу пересічній людині вони відомі за маркуванням на товарах в магазинах. Оскільки це прискорює та полегшує внутрішній процес доставки товару від виробника через магазини до покупця. Але це не єдине їх застосування. Наприклад, членські картки роздрібної торгівлі теж використовую</w:t>
      </w:r>
      <w:ins w:id="83" w:author="Rodion" w:date="2019-12-05T23:31:00Z">
        <w:r w:rsidR="00D60440">
          <w:t>ть</w:t>
        </w:r>
      </w:ins>
      <w:r w:rsidRPr="005012EF">
        <w:t xml:space="preserve"> штрих-коди для </w:t>
      </w:r>
      <w:r w:rsidR="00F50E91" w:rsidRPr="005012EF">
        <w:t>ідентифікації</w:t>
      </w:r>
      <w:r w:rsidRPr="005012EF">
        <w:t xml:space="preserve"> клієнтів, </w:t>
      </w:r>
      <w:del w:id="84" w:author="Rodion" w:date="2019-12-05T23:31:00Z">
        <w:r w:rsidRPr="005012EF" w:rsidDel="00D60440">
          <w:delText xml:space="preserve">що </w:delText>
        </w:r>
      </w:del>
      <w:ins w:id="85" w:author="Rodion" w:date="2019-12-05T23:31:00Z">
        <w:r w:rsidR="00D60440">
          <w:t>які</w:t>
        </w:r>
        <w:r w:rsidR="00D60440" w:rsidRPr="005012EF">
          <w:t xml:space="preserve"> </w:t>
        </w:r>
      </w:ins>
      <w:r w:rsidRPr="005012EF">
        <w:t xml:space="preserve">здійснюють покупку у конкретному магазині. Такий підхід дозволяє </w:t>
      </w:r>
      <w:r w:rsidR="00375B80" w:rsidRPr="005012EF">
        <w:t xml:space="preserve">здійснювати </w:t>
      </w:r>
      <w:r w:rsidR="00F50E91" w:rsidRPr="005012EF">
        <w:t>індивідуальний</w:t>
      </w:r>
      <w:r w:rsidR="00375B80" w:rsidRPr="005012EF">
        <w:t xml:space="preserve"> маркетинг та краще розуміти модель покупок людини з точки зору магазину.</w:t>
      </w:r>
    </w:p>
    <w:p w14:paraId="23BCC277" w14:textId="2B819FAD" w:rsidR="001C0457" w:rsidRPr="005012EF" w:rsidRDefault="001C0457" w:rsidP="008F5707">
      <w:r w:rsidRPr="005012EF">
        <w:t xml:space="preserve">Переважна більшість існуючих способів відстеження товарів базується на </w:t>
      </w:r>
      <w:r w:rsidR="00F50E91" w:rsidRPr="005012EF">
        <w:t>ідентифікації</w:t>
      </w:r>
      <w:r w:rsidRPr="005012EF">
        <w:t xml:space="preserve"> з використанням штрих-кодів. Наприклад, для відстеження штрих-кодами маркують </w:t>
      </w:r>
      <w:r w:rsidR="00F50E91" w:rsidRPr="005012EF">
        <w:t>орендовані</w:t>
      </w:r>
      <w:r w:rsidRPr="005012EF">
        <w:t xml:space="preserve"> автомобілі, багаж в аеропортах, відходи на атомних електростанціях , поштов</w:t>
      </w:r>
      <w:del w:id="86" w:author="Rodion" w:date="2019-12-05T23:31:00Z">
        <w:r w:rsidRPr="005012EF" w:rsidDel="00D60440">
          <w:delText>их</w:delText>
        </w:r>
      </w:del>
      <w:ins w:id="87" w:author="Rodion" w:date="2019-12-05T23:31:00Z">
        <w:r w:rsidR="00D60440">
          <w:t>і</w:t>
        </w:r>
      </w:ins>
      <w:r w:rsidRPr="005012EF">
        <w:t xml:space="preserve"> </w:t>
      </w:r>
      <w:r w:rsidR="00F50E91" w:rsidRPr="005012EF">
        <w:t>відправлен</w:t>
      </w:r>
      <w:ins w:id="88" w:author="Rodion" w:date="2019-12-05T23:31:00Z">
        <w:r w:rsidR="00D60440">
          <w:t>ня</w:t>
        </w:r>
      </w:ins>
      <w:del w:id="89" w:author="Rodion" w:date="2019-12-05T23:31:00Z">
        <w:r w:rsidR="00F50E91" w:rsidRPr="005012EF" w:rsidDel="00D60440">
          <w:delText>ь</w:delText>
        </w:r>
      </w:del>
      <w:r w:rsidRPr="005012EF">
        <w:t xml:space="preserve"> тощо. </w:t>
      </w:r>
    </w:p>
    <w:p w14:paraId="497EB8CC" w14:textId="5AF63E36" w:rsidR="001C0457" w:rsidRPr="005012EF" w:rsidRDefault="001C0457" w:rsidP="008F5707">
      <w:r w:rsidRPr="005012EF">
        <w:t xml:space="preserve">Квитки на </w:t>
      </w:r>
      <w:del w:id="90" w:author="Rodion" w:date="2019-12-05T23:32:00Z">
        <w:r w:rsidRPr="005012EF" w:rsidDel="00D60440">
          <w:delText xml:space="preserve">різні </w:delText>
        </w:r>
      </w:del>
      <w:r w:rsidRPr="005012EF">
        <w:t xml:space="preserve">розважальні заходи (концерти, виставки, </w:t>
      </w:r>
      <w:r w:rsidR="00F955AA" w:rsidRPr="005012EF">
        <w:t>спортивні змагання)</w:t>
      </w:r>
      <w:ins w:id="91" w:author="Rodion" w:date="2019-12-05T23:33:00Z">
        <w:r w:rsidR="00C95D1B">
          <w:t xml:space="preserve"> також</w:t>
        </w:r>
      </w:ins>
      <w:r w:rsidR="00F955AA" w:rsidRPr="005012EF">
        <w:t xml:space="preserve"> маркуються штрих-кодами. Людина може роздрукувати їх</w:t>
      </w:r>
      <w:del w:id="92" w:author="Rodion" w:date="2019-12-05T23:33:00Z">
        <w:r w:rsidR="00F955AA" w:rsidRPr="005012EF" w:rsidDel="00C95D1B">
          <w:delText xml:space="preserve"> на принтері</w:delText>
        </w:r>
      </w:del>
      <w:r w:rsidR="00F955AA" w:rsidRPr="005012EF">
        <w:t xml:space="preserve"> або завантажити на смартфон з </w:t>
      </w:r>
      <w:ins w:id="93" w:author="Rodion" w:date="2019-12-05T23:34:00Z">
        <w:r w:rsidR="00C95D1B">
          <w:t xml:space="preserve">екрану </w:t>
        </w:r>
      </w:ins>
      <w:r w:rsidR="00F955AA" w:rsidRPr="005012EF">
        <w:t>якого ідентифікатор буде зчитаний на вході персоналом закладу.</w:t>
      </w:r>
    </w:p>
    <w:p w14:paraId="2929AB1E" w14:textId="62140E68" w:rsidR="00375B80" w:rsidRPr="005012EF" w:rsidRDefault="00375B80" w:rsidP="008F5707">
      <w:r w:rsidRPr="005012EF">
        <w:t xml:space="preserve">В медичній сфері штрих-коди мають широке застосування. Їх використовують </w:t>
      </w:r>
      <w:r w:rsidR="00E408D7" w:rsidRPr="005012EF">
        <w:t xml:space="preserve">як для ідентифікації пацієнта, так і для </w:t>
      </w:r>
      <w:r w:rsidR="001C0457" w:rsidRPr="005012EF">
        <w:t xml:space="preserve">ведення історії хвороби пацієнта (фіксація кожного відвідування у лікаря у цифровому форматі). Навіть </w:t>
      </w:r>
      <w:del w:id="94" w:author="Rodion" w:date="2019-12-05T23:34:00Z">
        <w:r w:rsidR="001C0457" w:rsidRPr="005012EF" w:rsidDel="00C95D1B">
          <w:delText xml:space="preserve">виписка </w:delText>
        </w:r>
      </w:del>
      <w:ins w:id="95" w:author="Rodion" w:date="2019-12-05T23:34:00Z">
        <w:r w:rsidR="00C95D1B">
          <w:t>виписування</w:t>
        </w:r>
        <w:r w:rsidR="00C95D1B" w:rsidRPr="005012EF">
          <w:t xml:space="preserve"> </w:t>
        </w:r>
      </w:ins>
      <w:r w:rsidR="001C0457" w:rsidRPr="005012EF">
        <w:t xml:space="preserve">медикаментів може </w:t>
      </w:r>
      <w:r w:rsidR="001C0457" w:rsidRPr="005012EF">
        <w:lastRenderedPageBreak/>
        <w:t>бути підкріплен</w:t>
      </w:r>
      <w:ins w:id="96" w:author="Rodion" w:date="2019-12-05T23:34:00Z">
        <w:r w:rsidR="00C95D1B">
          <w:t>е</w:t>
        </w:r>
      </w:ins>
      <w:del w:id="97" w:author="Rodion" w:date="2019-12-05T23:34:00Z">
        <w:r w:rsidR="001C0457" w:rsidRPr="005012EF" w:rsidDel="00C95D1B">
          <w:delText>а</w:delText>
        </w:r>
      </w:del>
      <w:r w:rsidR="001C0457" w:rsidRPr="005012EF">
        <w:t xml:space="preserve"> штрих-кодом та зчитан</w:t>
      </w:r>
      <w:ins w:id="98" w:author="Rodion" w:date="2019-12-05T23:34:00Z">
        <w:r w:rsidR="00C95D1B">
          <w:t>е</w:t>
        </w:r>
      </w:ins>
      <w:del w:id="99" w:author="Rodion" w:date="2019-12-05T23:34:00Z">
        <w:r w:rsidR="001C0457" w:rsidRPr="005012EF" w:rsidDel="00C95D1B">
          <w:delText>а</w:delText>
        </w:r>
      </w:del>
      <w:r w:rsidR="001C0457" w:rsidRPr="005012EF">
        <w:t xml:space="preserve"> на касі в аптеці для відображення необхідного списку ліків. </w:t>
      </w:r>
    </w:p>
    <w:p w14:paraId="7F11667F" w14:textId="0676FD04" w:rsidR="0095767B" w:rsidRPr="005012EF" w:rsidDel="00C95D1B" w:rsidRDefault="00485122" w:rsidP="008F5707">
      <w:pPr>
        <w:rPr>
          <w:del w:id="100" w:author="Rodion" w:date="2019-12-05T23:35:00Z"/>
        </w:rPr>
      </w:pPr>
      <w:del w:id="101" w:author="Rodion" w:date="2019-12-05T23:35:00Z">
        <w:r w:rsidRPr="005012EF" w:rsidDel="00C95D1B">
          <w:delText xml:space="preserve"> </w:delText>
        </w:r>
        <w:r w:rsidR="00FF4657" w:rsidRPr="005012EF" w:rsidDel="00C95D1B">
          <w:delText>Основна передумова штрих-кодів полягає в тому, що буквено-числова інформація може кодуватися в смуги і пробіли різної ширини</w:delText>
        </w:r>
        <w:r w:rsidR="00EA6947" w:rsidRPr="005012EF" w:rsidDel="00C95D1B">
          <w:delTex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delText>
        </w:r>
      </w:del>
    </w:p>
    <w:p w14:paraId="7869BAD9" w14:textId="77777777" w:rsidR="00EA6947" w:rsidRPr="005012EF" w:rsidRDefault="00EA6947" w:rsidP="008F5707">
      <w:r w:rsidRPr="005012EF">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w:t>
      </w:r>
      <w:proofErr w:type="spellStart"/>
      <w:r w:rsidRPr="005012EF">
        <w:t>коректно</w:t>
      </w:r>
      <w:proofErr w:type="spellEnd"/>
      <w:r w:rsidRPr="005012EF">
        <w:t xml:space="preserve">. Така характеристика є надзвичайно важливою, оскільки саме упаковка товару найчастіше зазнає пошкоджень. </w:t>
      </w:r>
    </w:p>
    <w:p w14:paraId="0BE7FFA2" w14:textId="1995034B" w:rsidR="00EA6947" w:rsidRPr="005012EF" w:rsidRDefault="00EA6947" w:rsidP="008F5707">
      <w:r w:rsidRPr="005012EF">
        <w:t>Код містить у собі інформацію про виробника</w:t>
      </w:r>
      <w:r w:rsidR="00FD7394" w:rsidRPr="005012EF">
        <w:t>,</w:t>
      </w:r>
      <w:r w:rsidRPr="005012EF">
        <w:t xml:space="preserve"> </w:t>
      </w:r>
      <w:r w:rsidR="00FD7394" w:rsidRPr="005012EF">
        <w:t>категорію, до якої</w:t>
      </w:r>
      <w:r w:rsidRPr="005012EF">
        <w:t xml:space="preserve"> </w:t>
      </w:r>
      <w:r w:rsidR="00FD7394" w:rsidRPr="005012EF">
        <w:t xml:space="preserve">відноситься товар та </w:t>
      </w:r>
      <w:r w:rsidR="00F50E91" w:rsidRPr="005012EF">
        <w:t>безпосередньо</w:t>
      </w:r>
      <w:r w:rsidR="00FD7394" w:rsidRPr="005012EF">
        <w:t xml:space="preserve"> номер товару. </w:t>
      </w:r>
      <w:r w:rsidR="001E736F" w:rsidRPr="005012EF">
        <w:t>Але в ньому не міститься</w:t>
      </w:r>
      <w:r w:rsidR="00FD7394" w:rsidRPr="005012EF">
        <w:t xml:space="preserve"> інформаці</w:t>
      </w:r>
      <w:r w:rsidR="001E736F" w:rsidRPr="005012EF">
        <w:t>я</w:t>
      </w:r>
      <w:r w:rsidR="00FD7394" w:rsidRPr="005012EF">
        <w:t xml:space="preserve"> про ціну, дату виробництва </w:t>
      </w:r>
      <w:r w:rsidR="001E736F" w:rsidRPr="005012EF">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Pr="005012EF" w:rsidRDefault="00E31CA1" w:rsidP="008F5707"/>
    <w:p w14:paraId="5798E1F7" w14:textId="31DFD665" w:rsidR="00E31CA1" w:rsidRPr="005012EF" w:rsidRDefault="00E31CA1" w:rsidP="008F5707">
      <w:pPr>
        <w:pStyle w:val="Heading4"/>
      </w:pPr>
      <w:del w:id="102" w:author="Rodion Kharabet" w:date="2019-12-06T01:20:00Z">
        <w:r w:rsidRPr="005012EF" w:rsidDel="00B5085E">
          <w:delText>2</w:delText>
        </w:r>
      </w:del>
      <w:ins w:id="103" w:author="Rodion Kharabet" w:date="2019-12-06T01:20:00Z">
        <w:r w:rsidR="00B5085E">
          <w:t>1</w:t>
        </w:r>
      </w:ins>
      <w:r w:rsidRPr="005012EF">
        <w:t>.2.1.1 Різновиди штрих-кодів</w:t>
      </w:r>
    </w:p>
    <w:p w14:paraId="4D9B7D96" w14:textId="77777777" w:rsidR="008F5707" w:rsidRPr="005012EF" w:rsidRDefault="008F5707" w:rsidP="00E31CA1">
      <w:pPr>
        <w:ind w:right="-143"/>
        <w:jc w:val="left"/>
        <w:rPr>
          <w:rFonts w:cstheme="minorBidi"/>
          <w:szCs w:val="22"/>
        </w:rPr>
      </w:pPr>
    </w:p>
    <w:p w14:paraId="4316B716" w14:textId="600D68AB" w:rsidR="00733C3F" w:rsidRPr="005012EF" w:rsidRDefault="0041218B" w:rsidP="00C32976">
      <w:r w:rsidRPr="005012EF">
        <w:t xml:space="preserve">Існує </w:t>
      </w:r>
      <w:r w:rsidR="00733C3F" w:rsidRPr="005012EF">
        <w:t xml:space="preserve">багато різних видів кодування штрих-кодів. Всі вони поділяються на два великих класи: 1D та 2D штрих-коди. 1D – це саме ті види штрих-кодів, що наносяться </w:t>
      </w:r>
      <w:del w:id="104" w:author="Rodion" w:date="2019-12-05T23:35:00Z">
        <w:r w:rsidR="00733C3F" w:rsidRPr="005012EF" w:rsidDel="00C95D1B">
          <w:delText xml:space="preserve">в магазинах </w:delText>
        </w:r>
      </w:del>
      <w:r w:rsidR="00733C3F" w:rsidRPr="005012EF">
        <w:t>на упаковки та етикетки. Ще їх називають одновимірними штрих-кодами, тому що інформація міститься лише в одній площині – ширині смуг та пробілів. Висота смуг не відіграє ніякої ролі носія інформації. Тільки забезпечує стійкість коду. Саме тому</w:t>
      </w:r>
      <w:r w:rsidR="00990AE0" w:rsidRPr="005012EF">
        <w:t xml:space="preserve">, чим більша </w:t>
      </w:r>
      <w:r w:rsidR="00733C3F" w:rsidRPr="005012EF">
        <w:t>довжина повідомлення</w:t>
      </w:r>
      <w:r w:rsidR="00990AE0" w:rsidRPr="005012EF">
        <w:t>, тим більша довжина самого штрих-коду.</w:t>
      </w:r>
      <w:r w:rsidR="009927B7" w:rsidRPr="005012EF">
        <w:t xml:space="preserve"> </w:t>
      </w:r>
      <w:r w:rsidR="00990AE0" w:rsidRPr="005012EF">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sidRPr="005012EF">
        <w:t xml:space="preserve">Найпоширеніший стандарт одновимірних штрих-кодів в </w:t>
      </w:r>
      <w:ins w:id="105" w:author="Rodion" w:date="2019-12-05T23:35:00Z">
        <w:r w:rsidR="00C95D1B">
          <w:t>є</w:t>
        </w:r>
      </w:ins>
      <w:del w:id="106" w:author="Rodion" w:date="2019-12-05T23:35:00Z">
        <w:r w:rsidR="00CE4E98" w:rsidRPr="005012EF" w:rsidDel="00C95D1B">
          <w:delText>Є</w:delText>
        </w:r>
      </w:del>
      <w:r w:rsidR="00CE4E98" w:rsidRPr="005012EF">
        <w:t xml:space="preserve">вропейських країнах </w:t>
      </w:r>
      <w:r w:rsidR="00D23A4D" w:rsidRPr="005012EF">
        <w:t xml:space="preserve">– EAN-13 – представлений на рисунку </w:t>
      </w:r>
      <w:ins w:id="107" w:author="Rodion" w:date="2019-12-05T23:35:00Z">
        <w:r w:rsidR="00C95D1B">
          <w:t>1</w:t>
        </w:r>
      </w:ins>
      <w:del w:id="108" w:author="Rodion" w:date="2019-12-05T23:35:00Z">
        <w:r w:rsidR="003E70BB" w:rsidRPr="005012EF" w:rsidDel="00C95D1B">
          <w:delText>2</w:delText>
        </w:r>
      </w:del>
      <w:r w:rsidR="003E70BB" w:rsidRPr="005012EF">
        <w:t>.</w:t>
      </w:r>
      <w:r w:rsidR="00D23A4D" w:rsidRPr="005012EF">
        <w:t>1. Слід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Pr="005012EF" w:rsidRDefault="002060DD" w:rsidP="00C32976"/>
    <w:p w14:paraId="5031B588" w14:textId="40F4C835" w:rsidR="00D23A4D" w:rsidRPr="005012EF" w:rsidRDefault="002060DD" w:rsidP="00AC6C67">
      <w:pPr>
        <w:jc w:val="center"/>
      </w:pPr>
      <w:r w:rsidRPr="005012EF">
        <w:rPr>
          <w:noProof/>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14">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6BCD5AB2" w:rsidR="002060DD" w:rsidRPr="005012EF" w:rsidRDefault="002060DD" w:rsidP="00AC6C67">
      <w:pPr>
        <w:jc w:val="center"/>
      </w:pPr>
      <w:r w:rsidRPr="005012EF">
        <w:t xml:space="preserve">Рисунок </w:t>
      </w:r>
      <w:ins w:id="109" w:author="Rodion" w:date="2019-12-05T23:36:00Z">
        <w:r w:rsidR="00C95D1B">
          <w:t>1</w:t>
        </w:r>
      </w:ins>
      <w:del w:id="110" w:author="Rodion" w:date="2019-12-05T23:36:00Z">
        <w:r w:rsidR="003E70BB" w:rsidRPr="005012EF" w:rsidDel="00C95D1B">
          <w:delText>2</w:delText>
        </w:r>
      </w:del>
      <w:r w:rsidR="003E70BB" w:rsidRPr="005012EF">
        <w:t>.</w:t>
      </w:r>
      <w:r w:rsidRPr="005012EF">
        <w:t>1 – Приклад</w:t>
      </w:r>
      <w:r w:rsidR="00F02AFA" w:rsidRPr="005012EF">
        <w:t xml:space="preserve"> повідомлення </w:t>
      </w:r>
      <w:ins w:id="111" w:author="Rodion" w:date="2019-12-05T23:36:00Z">
        <w:r w:rsidR="00C95D1B">
          <w:t>«</w:t>
        </w:r>
      </w:ins>
      <w:del w:id="112" w:author="Rodion" w:date="2019-12-05T23:36:00Z">
        <w:r w:rsidR="00F02AFA" w:rsidRPr="005012EF" w:rsidDel="00C95D1B">
          <w:delText>“</w:delText>
        </w:r>
      </w:del>
      <w:r w:rsidR="00F02AFA" w:rsidRPr="005012EF">
        <w:t>123456789012</w:t>
      </w:r>
      <w:del w:id="113" w:author="Rodion" w:date="2019-12-05T23:36:00Z">
        <w:r w:rsidR="00F02AFA" w:rsidRPr="005012EF" w:rsidDel="00C95D1B">
          <w:delText>”</w:delText>
        </w:r>
      </w:del>
      <w:ins w:id="114" w:author="Rodion" w:date="2019-12-05T23:36:00Z">
        <w:r w:rsidR="00C95D1B">
          <w:t>»</w:t>
        </w:r>
      </w:ins>
      <w:r w:rsidR="00F02AFA" w:rsidRPr="005012EF">
        <w:t xml:space="preserve"> у вигляді</w:t>
      </w:r>
      <w:r w:rsidRPr="005012EF">
        <w:t xml:space="preserve"> штрих-коду стандарту EAN-13</w:t>
      </w:r>
      <w:del w:id="115" w:author="Rodion" w:date="2019-12-05T23:36:00Z">
        <w:r w:rsidRPr="005012EF" w:rsidDel="00C95D1B">
          <w:delText>.</w:delText>
        </w:r>
      </w:del>
    </w:p>
    <w:p w14:paraId="7F33CEF1" w14:textId="77777777" w:rsidR="002060DD" w:rsidRPr="005012EF" w:rsidRDefault="002060DD" w:rsidP="002060DD">
      <w:pPr>
        <w:spacing w:line="259" w:lineRule="auto"/>
        <w:ind w:firstLine="0"/>
        <w:jc w:val="center"/>
      </w:pPr>
    </w:p>
    <w:p w14:paraId="1FCF0EE6" w14:textId="1E23568F" w:rsidR="0041218B" w:rsidRPr="005012EF" w:rsidRDefault="00733C3F" w:rsidP="00AC6C67">
      <w:r w:rsidRPr="005012EF">
        <w:t xml:space="preserve">2D штрих-коди </w:t>
      </w:r>
      <w:ins w:id="116" w:author="Rodion" w:date="2019-12-05T23:36:00Z">
        <w:r w:rsidR="00C95D1B">
          <w:t xml:space="preserve">– </w:t>
        </w:r>
      </w:ins>
      <w:r w:rsidRPr="005012EF">
        <w:t>це покращена технологія</w:t>
      </w:r>
      <w:r w:rsidR="00990AE0" w:rsidRPr="005012EF">
        <w:t xml:space="preserve"> одновимірних кодів. </w:t>
      </w:r>
      <w:r w:rsidR="00F02AFA" w:rsidRPr="005012EF">
        <w:t xml:space="preserve">Їх ще називають матричними або двовимірними штрих-кодами. </w:t>
      </w:r>
      <w:r w:rsidR="00990AE0" w:rsidRPr="005012EF">
        <w:t>Основна відмінність полягає в тому</w:t>
      </w:r>
      <w:ins w:id="117" w:author="Rodion" w:date="2019-12-05T23:37:00Z">
        <w:r w:rsidR="00C95D1B">
          <w:t>,</w:t>
        </w:r>
      </w:ins>
      <w:r w:rsidR="00990AE0" w:rsidRPr="005012EF">
        <w:t xml:space="preserve"> що інформація розміщається в двох вимірах – і по вертикалі</w:t>
      </w:r>
      <w:ins w:id="118" w:author="Rodion" w:date="2019-12-05T23:37:00Z">
        <w:r w:rsidR="00C95D1B">
          <w:t>,</w:t>
        </w:r>
      </w:ins>
      <w:r w:rsidR="00990AE0" w:rsidRPr="005012EF">
        <w:t xml:space="preserve"> і по горизонталі. Графічно такі коди виглядають набором </w:t>
      </w:r>
      <w:r w:rsidR="00CE4E98" w:rsidRPr="005012EF">
        <w:t xml:space="preserve">впорядкованих спеціальним чином </w:t>
      </w:r>
      <w:r w:rsidR="00990AE0" w:rsidRPr="005012EF">
        <w:t>точок, квадратів, кіл, шестикутників тощо.</w:t>
      </w:r>
      <w:r w:rsidR="00CE4E98" w:rsidRPr="005012EF">
        <w:t xml:space="preserve"> Прямокутний 2D штрих-код може містити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263A84" w:rsidRPr="005012EF">
        <w:t xml:space="preserve"> [6]</w:t>
      </w:r>
      <w:r w:rsidR="00CE4E98" w:rsidRPr="005012EF">
        <w:t>.</w:t>
      </w:r>
      <w:r w:rsidR="00990AE0" w:rsidRPr="005012EF">
        <w:t xml:space="preserve"> </w:t>
      </w:r>
    </w:p>
    <w:p w14:paraId="0FDF30F1" w14:textId="78E2E941" w:rsidR="0072739E" w:rsidRPr="005012EF" w:rsidRDefault="00F02AFA" w:rsidP="00AC6C67">
      <w:r w:rsidRPr="005012EF">
        <w:t xml:space="preserve">Найпоширенішим стандартом матричних штрих-кодів є QR </w:t>
      </w:r>
      <w:del w:id="119" w:author="Rodion" w:date="2019-12-05T23:37:00Z">
        <w:r w:rsidRPr="005012EF" w:rsidDel="00C95D1B">
          <w:delText>C</w:delText>
        </w:r>
      </w:del>
      <w:ins w:id="120" w:author="Rodion" w:date="2019-12-05T23:37:00Z">
        <w:r w:rsidR="00C95D1B">
          <w:rPr>
            <w:lang w:val="en-US"/>
          </w:rPr>
          <w:t>c</w:t>
        </w:r>
      </w:ins>
      <w:proofErr w:type="spellStart"/>
      <w:r w:rsidRPr="005012EF">
        <w:t>ode</w:t>
      </w:r>
      <w:proofErr w:type="spellEnd"/>
      <w:r w:rsidRPr="005012EF">
        <w:t xml:space="preserve">. 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інформацію з нього або навіть одразу взаємодіяти з нею. Так, наприклад, якщо закодувати адресу веб сайту в QR </w:t>
      </w:r>
      <w:proofErr w:type="spellStart"/>
      <w:ins w:id="121" w:author="Rodion" w:date="2019-12-05T23:37:00Z">
        <w:r w:rsidR="00C95D1B">
          <w:t>с</w:t>
        </w:r>
      </w:ins>
      <w:del w:id="122" w:author="Rodion" w:date="2019-12-05T23:37:00Z">
        <w:r w:rsidRPr="005012EF" w:rsidDel="00C95D1B">
          <w:delText>C</w:delText>
        </w:r>
      </w:del>
      <w:r w:rsidRPr="005012EF">
        <w:t>ode</w:t>
      </w:r>
      <w:proofErr w:type="spellEnd"/>
      <w:r w:rsidR="00436D31" w:rsidRPr="005012EF">
        <w:t>, то, зчитавши його смартфоном, можна одразу перейти за декодованим посиланням. Або, якщо в послідовності</w:t>
      </w:r>
      <w:r w:rsidR="005E3ACA" w:rsidRPr="005012EF">
        <w:t xml:space="preserve">, зображеній на рисунку </w:t>
      </w:r>
      <w:ins w:id="123" w:author="Rodion" w:date="2019-12-05T23:38:00Z">
        <w:r w:rsidR="00C95D1B">
          <w:t>1</w:t>
        </w:r>
      </w:ins>
      <w:del w:id="124" w:author="Rodion" w:date="2019-12-05T23:38:00Z">
        <w:r w:rsidR="005E3ACA" w:rsidRPr="005012EF" w:rsidDel="00C95D1B">
          <w:delText>2</w:delText>
        </w:r>
      </w:del>
      <w:r w:rsidR="00DE16ED" w:rsidRPr="005012EF">
        <w:t>.2</w:t>
      </w:r>
      <w:r w:rsidR="005E3ACA" w:rsidRPr="005012EF">
        <w:t>,</w:t>
      </w:r>
      <w:r w:rsidR="00436D31" w:rsidRPr="005012EF">
        <w:t xml:space="preserve"> закодувати SSID </w:t>
      </w:r>
      <w:proofErr w:type="spellStart"/>
      <w:r w:rsidR="00436D31" w:rsidRPr="005012EF">
        <w:t>Wi-Fi</w:t>
      </w:r>
      <w:proofErr w:type="spellEnd"/>
      <w:r w:rsidR="00436D31" w:rsidRPr="005012EF">
        <w:t xml:space="preserve"> мережі та пароль до неї, зчитавши такий код, смартфон буде намагатися до неї підключитися.</w:t>
      </w:r>
      <w:r w:rsidR="0072739E" w:rsidRPr="005012EF">
        <w:t xml:space="preserve"> </w:t>
      </w:r>
    </w:p>
    <w:p w14:paraId="2E0DD4CB" w14:textId="77777777" w:rsidR="00AC6C67" w:rsidRPr="005012EF" w:rsidRDefault="00AC6C67" w:rsidP="00AD5142"/>
    <w:p w14:paraId="0EDE6D92" w14:textId="77777777" w:rsidR="005E3ACA" w:rsidRPr="005012EF"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sidRPr="005012EF">
        <w:rPr>
          <w:color w:val="000000"/>
          <w:sz w:val="21"/>
          <w:szCs w:val="21"/>
        </w:rPr>
        <w:t>WIFI:S:&lt;SSID&gt;;T:&lt;WPA|WEP|&gt;;P:&lt;</w:t>
      </w:r>
      <w:proofErr w:type="spellStart"/>
      <w:r w:rsidRPr="005012EF">
        <w:rPr>
          <w:color w:val="000000"/>
          <w:sz w:val="21"/>
          <w:szCs w:val="21"/>
        </w:rPr>
        <w:t>password</w:t>
      </w:r>
      <w:proofErr w:type="spellEnd"/>
      <w:r w:rsidRPr="005012EF">
        <w:rPr>
          <w:color w:val="000000"/>
          <w:sz w:val="21"/>
          <w:szCs w:val="21"/>
        </w:rPr>
        <w:t>&gt;;H:&lt;</w:t>
      </w:r>
      <w:proofErr w:type="spellStart"/>
      <w:r w:rsidRPr="005012EF">
        <w:rPr>
          <w:color w:val="000000"/>
          <w:sz w:val="21"/>
          <w:szCs w:val="21"/>
        </w:rPr>
        <w:t>true|false</w:t>
      </w:r>
      <w:proofErr w:type="spellEnd"/>
      <w:r w:rsidRPr="005012EF">
        <w:rPr>
          <w:color w:val="000000"/>
          <w:sz w:val="21"/>
          <w:szCs w:val="21"/>
        </w:rPr>
        <w:t>|&gt;;</w:t>
      </w:r>
    </w:p>
    <w:p w14:paraId="7D01504C" w14:textId="73D00C95" w:rsidR="005E3ACA" w:rsidRPr="005012EF" w:rsidRDefault="005E3ACA" w:rsidP="00AC6C67">
      <w:pPr>
        <w:jc w:val="center"/>
      </w:pPr>
      <w:r w:rsidRPr="005012EF">
        <w:t xml:space="preserve">Рисунок </w:t>
      </w:r>
      <w:ins w:id="125" w:author="Rodion" w:date="2019-12-05T23:39:00Z">
        <w:r w:rsidR="00D63A5E">
          <w:t>1</w:t>
        </w:r>
      </w:ins>
      <w:del w:id="126" w:author="Rodion" w:date="2019-12-05T23:39:00Z">
        <w:r w:rsidRPr="005012EF" w:rsidDel="00D63A5E">
          <w:delText>2</w:delText>
        </w:r>
      </w:del>
      <w:r w:rsidR="00DE16ED" w:rsidRPr="005012EF">
        <w:t>.2</w:t>
      </w:r>
      <w:r w:rsidRPr="005012EF">
        <w:t xml:space="preserve"> – формат запису інформації в QR </w:t>
      </w:r>
      <w:proofErr w:type="spellStart"/>
      <w:ins w:id="127" w:author="Rodion" w:date="2019-12-05T23:39:00Z">
        <w:r w:rsidR="00D63A5E">
          <w:t>с</w:t>
        </w:r>
      </w:ins>
      <w:del w:id="128" w:author="Rodion" w:date="2019-12-05T23:39:00Z">
        <w:r w:rsidRPr="005012EF" w:rsidDel="00D63A5E">
          <w:delText>C</w:delText>
        </w:r>
      </w:del>
      <w:r w:rsidRPr="005012EF">
        <w:t>ode</w:t>
      </w:r>
      <w:proofErr w:type="spellEnd"/>
      <w:r w:rsidRPr="005012EF">
        <w:t xml:space="preserve"> для підключення до </w:t>
      </w:r>
      <w:proofErr w:type="spellStart"/>
      <w:r w:rsidRPr="005012EF">
        <w:t>Wi-Fi</w:t>
      </w:r>
      <w:proofErr w:type="spellEnd"/>
      <w:r w:rsidRPr="005012EF">
        <w:t xml:space="preserve"> мережі одразу після сканування смартфоном</w:t>
      </w:r>
      <w:r w:rsidR="00263A84" w:rsidRPr="005012EF">
        <w:t xml:space="preserve"> [7]</w:t>
      </w:r>
    </w:p>
    <w:p w14:paraId="696A1F9F" w14:textId="0F7F9D74" w:rsidR="005E3ACA" w:rsidRPr="005012EF" w:rsidDel="00D63A5E" w:rsidRDefault="005E3ACA" w:rsidP="00AD5142">
      <w:pPr>
        <w:rPr>
          <w:del w:id="129" w:author="Rodion" w:date="2019-12-05T23:39:00Z"/>
        </w:rPr>
      </w:pPr>
    </w:p>
    <w:p w14:paraId="51F5E6DC" w14:textId="71626408" w:rsidR="00F02AFA" w:rsidRPr="005012EF" w:rsidRDefault="00436D31" w:rsidP="00AD5142">
      <w:r w:rsidRPr="005012EF">
        <w:t xml:space="preserve">На рисунку </w:t>
      </w:r>
      <w:ins w:id="130" w:author="Rodion" w:date="2019-12-05T23:39:00Z">
        <w:r w:rsidR="00D63A5E">
          <w:t>1</w:t>
        </w:r>
      </w:ins>
      <w:del w:id="131" w:author="Rodion" w:date="2019-12-05T23:39:00Z">
        <w:r w:rsidR="00DE16ED" w:rsidRPr="005012EF" w:rsidDel="00D63A5E">
          <w:delText>2</w:delText>
        </w:r>
      </w:del>
      <w:r w:rsidR="00DE16ED" w:rsidRPr="005012EF">
        <w:t>.</w:t>
      </w:r>
      <w:r w:rsidR="005E3ACA" w:rsidRPr="005012EF">
        <w:t>3</w:t>
      </w:r>
      <w:r w:rsidRPr="005012EF">
        <w:t xml:space="preserve"> зображений приклад QR </w:t>
      </w:r>
      <w:proofErr w:type="spellStart"/>
      <w:ins w:id="132" w:author="Rodion" w:date="2019-12-05T23:39:00Z">
        <w:r w:rsidR="00D63A5E">
          <w:t>с</w:t>
        </w:r>
      </w:ins>
      <w:del w:id="133" w:author="Rodion" w:date="2019-12-05T23:39:00Z">
        <w:r w:rsidRPr="005012EF" w:rsidDel="00D63A5E">
          <w:delText>C</w:delText>
        </w:r>
      </w:del>
      <w:r w:rsidRPr="005012EF">
        <w:t>ode</w:t>
      </w:r>
      <w:proofErr w:type="spellEnd"/>
      <w:r w:rsidRPr="005012EF">
        <w:t xml:space="preserve">, що містить необхідну інформацію для доступу до </w:t>
      </w:r>
      <w:proofErr w:type="spellStart"/>
      <w:r w:rsidRPr="005012EF">
        <w:t>Wi-Fi</w:t>
      </w:r>
      <w:proofErr w:type="spellEnd"/>
      <w:r w:rsidRPr="005012EF">
        <w:t xml:space="preserve"> мережі з SSID «</w:t>
      </w:r>
      <w:proofErr w:type="spellStart"/>
      <w:r w:rsidRPr="005012EF">
        <w:t>Test_WiFi</w:t>
      </w:r>
      <w:proofErr w:type="spellEnd"/>
      <w:r w:rsidRPr="005012EF">
        <w:t xml:space="preserve">» та паролем «32168421». </w:t>
      </w:r>
    </w:p>
    <w:p w14:paraId="7A27A33C" w14:textId="74CB09DF" w:rsidR="002060DD" w:rsidRPr="005012EF" w:rsidRDefault="002060DD" w:rsidP="00AD5142"/>
    <w:p w14:paraId="2C46AEDE" w14:textId="43F42859" w:rsidR="0003354C" w:rsidRPr="005012EF" w:rsidRDefault="0003354C" w:rsidP="0003354C">
      <w:pPr>
        <w:spacing w:line="259" w:lineRule="auto"/>
        <w:ind w:firstLine="0"/>
        <w:jc w:val="center"/>
      </w:pPr>
      <w:r w:rsidRPr="005012EF">
        <w:rPr>
          <w:noProof/>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41D96CBF" w:rsidR="002060DD" w:rsidRPr="005012EF" w:rsidRDefault="0003354C" w:rsidP="000E2607">
      <w:pPr>
        <w:spacing w:line="259" w:lineRule="auto"/>
        <w:ind w:firstLine="0"/>
        <w:jc w:val="center"/>
      </w:pPr>
      <w:del w:id="134" w:author="Rodion" w:date="2019-12-05T23:45:00Z">
        <w:r w:rsidRPr="005012EF" w:rsidDel="003537CF">
          <w:delText xml:space="preserve">Рисунок </w:delText>
        </w:r>
        <w:r w:rsidR="00DE16ED" w:rsidRPr="005012EF" w:rsidDel="003537CF">
          <w:delText>2.</w:delText>
        </w:r>
      </w:del>
      <w:ins w:id="135" w:author="Rodion" w:date="2019-12-05T23:45:00Z">
        <w:r w:rsidR="003537CF">
          <w:t>Рисунок 1.</w:t>
        </w:r>
      </w:ins>
      <w:r w:rsidR="005E3ACA" w:rsidRPr="005012EF">
        <w:t>3</w:t>
      </w:r>
      <w:r w:rsidRPr="005012EF">
        <w:t xml:space="preserve"> – QR </w:t>
      </w:r>
      <w:proofErr w:type="spellStart"/>
      <w:ins w:id="136" w:author="Rodion" w:date="2019-12-05T23:39:00Z">
        <w:r w:rsidR="00D63A5E">
          <w:t>с</w:t>
        </w:r>
      </w:ins>
      <w:del w:id="137" w:author="Rodion" w:date="2019-12-05T23:39:00Z">
        <w:r w:rsidRPr="005012EF" w:rsidDel="00D63A5E">
          <w:delText>C</w:delText>
        </w:r>
      </w:del>
      <w:r w:rsidRPr="005012EF">
        <w:t>ode</w:t>
      </w:r>
      <w:proofErr w:type="spellEnd"/>
      <w:r w:rsidRPr="005012EF">
        <w:t xml:space="preserve"> з інформацією для підключення до </w:t>
      </w:r>
      <w:proofErr w:type="spellStart"/>
      <w:r w:rsidRPr="005012EF">
        <w:t>Wi-Fi</w:t>
      </w:r>
      <w:proofErr w:type="spellEnd"/>
      <w:r w:rsidRPr="005012EF">
        <w:t xml:space="preserve"> мережі</w:t>
      </w:r>
      <w:del w:id="138" w:author="Rodion" w:date="2019-12-05T23:39:00Z">
        <w:r w:rsidRPr="005012EF" w:rsidDel="00D63A5E">
          <w:delText>.</w:delText>
        </w:r>
      </w:del>
    </w:p>
    <w:p w14:paraId="6FD304FB" w14:textId="0D7316A2" w:rsidR="000E2607" w:rsidRPr="005012EF" w:rsidRDefault="000E2607" w:rsidP="00AD5142"/>
    <w:p w14:paraId="0D8EBFFD" w14:textId="64F6C714" w:rsidR="008C5333" w:rsidRPr="005012EF" w:rsidRDefault="008C5333" w:rsidP="00AD5142">
      <w:r w:rsidRPr="005012EF">
        <w:t xml:space="preserve">Окрім об’єму інформації, що може бути закодована в двовимірних </w:t>
      </w:r>
      <w:r w:rsidR="00F50E91" w:rsidRPr="005012EF">
        <w:t>штрих</w:t>
      </w:r>
      <w:r w:rsidRPr="005012EF">
        <w:t xml:space="preserve">-кодах, вони мають суттєву перевагу в порівнянні з одновимірними. Матричні штрих-коди можуть виправляти помилки, що дозволяє </w:t>
      </w:r>
      <w:proofErr w:type="spellStart"/>
      <w:r w:rsidRPr="005012EF">
        <w:t>коректно</w:t>
      </w:r>
      <w:proofErr w:type="spellEnd"/>
      <w:r w:rsidRPr="005012EF">
        <w:t xml:space="preserve"> декодувати інформацію навіть якщо графічний малюнок було трохи пошкоджено. Зокрема, QR </w:t>
      </w:r>
      <w:proofErr w:type="spellStart"/>
      <w:ins w:id="139" w:author="Rodion" w:date="2019-12-05T23:40:00Z">
        <w:r w:rsidR="00D63A5E">
          <w:t>с</w:t>
        </w:r>
      </w:ins>
      <w:del w:id="140" w:author="Rodion" w:date="2019-12-05T23:40:00Z">
        <w:r w:rsidRPr="005012EF" w:rsidDel="00D63A5E">
          <w:delText>C</w:delText>
        </w:r>
      </w:del>
      <w:r w:rsidRPr="005012EF">
        <w:t>ode</w:t>
      </w:r>
      <w:proofErr w:type="spellEnd"/>
      <w:r w:rsidRPr="005012EF">
        <w:t xml:space="preserve"> має </w:t>
      </w:r>
      <w:r w:rsidR="00EF6C10" w:rsidRPr="005012EF">
        <w:t xml:space="preserve">вбудовану корекцію помилок за </w:t>
      </w:r>
      <w:r w:rsidR="00EF616D" w:rsidRPr="005012EF">
        <w:t>кодами</w:t>
      </w:r>
      <w:r w:rsidR="00EF6C10" w:rsidRPr="005012EF">
        <w:t xml:space="preserve"> </w:t>
      </w:r>
      <w:proofErr w:type="spellStart"/>
      <w:r w:rsidR="00F50E91" w:rsidRPr="005012EF">
        <w:t>Рід</w:t>
      </w:r>
      <w:del w:id="141" w:author="Rodion" w:date="2019-12-05T23:40:00Z">
        <w:r w:rsidR="00F50E91" w:rsidRPr="005012EF" w:rsidDel="00D63A5E">
          <w:delText>к</w:delText>
        </w:r>
      </w:del>
      <w:r w:rsidR="00F50E91" w:rsidRPr="005012EF">
        <w:t>а</w:t>
      </w:r>
      <w:proofErr w:type="spellEnd"/>
      <w:r w:rsidR="00EF6C10" w:rsidRPr="005012EF">
        <w:t>-Соломона</w:t>
      </w:r>
      <w:r w:rsidR="00EF616D" w:rsidRPr="005012EF">
        <w:t>, що зазвичай застосовується при роботі в контролерах оперативної пам’яті комп’ютера, записі та читанні інформації з оптичних дисків</w:t>
      </w:r>
      <w:ins w:id="142" w:author="Rodion" w:date="2019-12-05T23:41:00Z">
        <w:r w:rsidR="00D63A5E" w:rsidRPr="00D63A5E">
          <w:rPr>
            <w:rPrChange w:id="143" w:author="Rodion" w:date="2019-12-05T23:41:00Z">
              <w:rPr>
                <w:lang w:val="en-US"/>
              </w:rPr>
            </w:rPrChange>
          </w:rPr>
          <w:t xml:space="preserve"> </w:t>
        </w:r>
      </w:ins>
      <w:r w:rsidR="00263A84" w:rsidRPr="005012EF">
        <w:t>[7]</w:t>
      </w:r>
      <w:r w:rsidR="00EF616D" w:rsidRPr="005012EF">
        <w:t>.</w:t>
      </w:r>
      <w:del w:id="144" w:author="Rodion" w:date="2019-12-05T23:41:00Z">
        <w:r w:rsidR="00EF616D" w:rsidRPr="005012EF" w:rsidDel="00D63A5E">
          <w:delText xml:space="preserve"> </w:delText>
        </w:r>
      </w:del>
      <w:r w:rsidR="00EF6C10" w:rsidRPr="005012EF">
        <w:t xml:space="preserve"> </w:t>
      </w:r>
    </w:p>
    <w:p w14:paraId="0566AC00" w14:textId="4EE121EA" w:rsidR="003478C9" w:rsidRPr="005012EF" w:rsidRDefault="003478C9">
      <w:pPr>
        <w:spacing w:line="259" w:lineRule="auto"/>
        <w:ind w:firstLine="0"/>
        <w:jc w:val="left"/>
      </w:pPr>
    </w:p>
    <w:p w14:paraId="72EFA3FE" w14:textId="2D6B5C5C" w:rsidR="003478C9" w:rsidRPr="005012EF" w:rsidRDefault="00AD5142" w:rsidP="00AD5142">
      <w:pPr>
        <w:pStyle w:val="Heading4"/>
      </w:pPr>
      <w:del w:id="145" w:author="Rodion Kharabet" w:date="2019-12-06T01:21:00Z">
        <w:r w:rsidRPr="005012EF" w:rsidDel="00B5085E">
          <w:delText>2</w:delText>
        </w:r>
      </w:del>
      <w:ins w:id="146" w:author="Rodion Kharabet" w:date="2019-12-06T01:21:00Z">
        <w:r w:rsidR="00B5085E">
          <w:t>1</w:t>
        </w:r>
      </w:ins>
      <w:r w:rsidRPr="005012EF">
        <w:t>.2.1.2 Сканери</w:t>
      </w:r>
      <w:r w:rsidR="00B54995" w:rsidRPr="005012EF">
        <w:t xml:space="preserve"> штрих-код</w:t>
      </w:r>
      <w:r w:rsidRPr="005012EF">
        <w:t>у</w:t>
      </w:r>
    </w:p>
    <w:p w14:paraId="3F11AD22" w14:textId="77777777" w:rsidR="00DE16ED" w:rsidRPr="005012EF" w:rsidRDefault="00DE16ED" w:rsidP="00DE16ED"/>
    <w:p w14:paraId="5243C448" w14:textId="44607B47" w:rsidR="003478C9" w:rsidRPr="005012EF" w:rsidRDefault="001908A6" w:rsidP="00AD5142">
      <w:r w:rsidRPr="005012EF">
        <w:t xml:space="preserve">Для отримання інформації з штрих-коду існують спеціальні пристрої – сканери </w:t>
      </w:r>
      <w:r w:rsidR="00F50E91" w:rsidRPr="005012EF">
        <w:t>штрих</w:t>
      </w:r>
      <w:r w:rsidRPr="005012EF">
        <w:t>-кодів. Це оптичний сканер, що, з надрукованого штрих-коду</w:t>
      </w:r>
      <w:del w:id="147" w:author="Rodion" w:date="2019-12-05T23:43:00Z">
        <w:r w:rsidRPr="005012EF" w:rsidDel="00D63A5E">
          <w:delText>,</w:delText>
        </w:r>
      </w:del>
      <w:r w:rsidRPr="005012EF">
        <w:t xml:space="preserve"> декодує </w:t>
      </w:r>
      <w:del w:id="148" w:author="Rodion" w:date="2019-12-05T23:43:00Z">
        <w:r w:rsidRPr="005012EF" w:rsidDel="003537CF">
          <w:delText xml:space="preserve">корисні </w:delText>
        </w:r>
      </w:del>
      <w:r w:rsidRPr="005012EF">
        <w:t xml:space="preserve">дані та передає на комп'ютер або інший пристрій обробки даних. Пристрій сканеру складається з джерела світла, лінзи та оптичних сенсорів що перетворюють оптичні імпульси в електричні сигнали. </w:t>
      </w:r>
      <w:r w:rsidR="006A76BA" w:rsidRPr="005012EF">
        <w:t>С</w:t>
      </w:r>
      <w:r w:rsidRPr="005012EF">
        <w:t>канери штри</w:t>
      </w:r>
      <w:r w:rsidR="006A76BA" w:rsidRPr="005012EF">
        <w:t>х</w:t>
      </w:r>
      <w:r w:rsidRPr="005012EF">
        <w:t>-кодів мають вбудовану інтегральну схему</w:t>
      </w:r>
      <w:r w:rsidR="006A76BA" w:rsidRPr="005012EF">
        <w:t>-</w:t>
      </w:r>
      <w:r w:rsidRPr="005012EF">
        <w:t>декодер</w:t>
      </w:r>
      <w:r w:rsidR="006A76BA" w:rsidRPr="005012EF">
        <w:t xml:space="preserve">, </w:t>
      </w:r>
      <w:r w:rsidR="006A76BA" w:rsidRPr="005012EF">
        <w:lastRenderedPageBreak/>
        <w:t xml:space="preserve">що аналізує зображення </w:t>
      </w:r>
      <w:r w:rsidR="00F50E91" w:rsidRPr="005012EF">
        <w:t>штрих-код</w:t>
      </w:r>
      <w:r w:rsidR="005050B7" w:rsidRPr="005012EF">
        <w:t>у</w:t>
      </w:r>
      <w:r w:rsidR="006A76BA" w:rsidRPr="005012EF">
        <w:t xml:space="preserve"> з сенсорів та передає отримані дані на вихідний порт.</w:t>
      </w:r>
    </w:p>
    <w:p w14:paraId="312624F2" w14:textId="13D39ABA" w:rsidR="008A688D" w:rsidRPr="005012EF" w:rsidRDefault="006A76BA" w:rsidP="00AD5142">
      <w:r w:rsidRPr="005012EF">
        <w:t xml:space="preserve">Існує велика кількість реалізацій сканерів штрих-кодів. Кожен з них має своє місце та застосування у тій чи іншій сфері. Наприклад сканери можуть бути стаціонарними та переносними. Стаціонарні зручніше та доцільніше використовувати в касових апаратах, а переносні – на складах робітниками, що мають пересуватися по складу від одного товару, що необхідно сканувати, до іншого. </w:t>
      </w:r>
      <w:r w:rsidR="00FD4699" w:rsidRPr="005012EF">
        <w:t>На сьогоднішній день за технологіями, що застосовуються в сканерах, їх можна поділити на такі групи:</w:t>
      </w:r>
    </w:p>
    <w:p w14:paraId="37E3953B" w14:textId="28FD2BDA" w:rsidR="00FD4699" w:rsidRPr="005012EF" w:rsidRDefault="00AA411F" w:rsidP="00DD554E">
      <w:pPr>
        <w:pStyle w:val="ListParagraph"/>
      </w:pPr>
      <w:r w:rsidRPr="005012EF">
        <w:t>с</w:t>
      </w:r>
      <w:r w:rsidR="00FD4699" w:rsidRPr="005012EF">
        <w:t>канер-ручка</w:t>
      </w:r>
      <w:r w:rsidRPr="005012EF">
        <w:t>;</w:t>
      </w:r>
    </w:p>
    <w:p w14:paraId="1BDE4046" w14:textId="138802C5" w:rsidR="00FD4699" w:rsidRPr="005012EF" w:rsidRDefault="00AA411F" w:rsidP="00DD554E">
      <w:pPr>
        <w:pStyle w:val="ListParagraph"/>
      </w:pPr>
      <w:r w:rsidRPr="005012EF">
        <w:t>л</w:t>
      </w:r>
      <w:r w:rsidR="00FD4699" w:rsidRPr="005012EF">
        <w:t>азерний сканер</w:t>
      </w:r>
      <w:r w:rsidRPr="005012EF">
        <w:t>;</w:t>
      </w:r>
    </w:p>
    <w:p w14:paraId="56568C9E" w14:textId="63DEF85C" w:rsidR="00FD4699" w:rsidRPr="005012EF" w:rsidRDefault="00AA411F" w:rsidP="00DD554E">
      <w:pPr>
        <w:pStyle w:val="ListParagraph"/>
      </w:pPr>
      <w:r w:rsidRPr="005012EF">
        <w:t>с</w:t>
      </w:r>
      <w:r w:rsidR="00FD4699" w:rsidRPr="005012EF">
        <w:t>вітлодіодний сканер</w:t>
      </w:r>
      <w:r w:rsidRPr="005012EF">
        <w:t>;</w:t>
      </w:r>
    </w:p>
    <w:p w14:paraId="6F518E28" w14:textId="5F6875A1" w:rsidR="00FD4699" w:rsidRPr="005012EF" w:rsidRDefault="00AA411F" w:rsidP="00DD554E">
      <w:pPr>
        <w:pStyle w:val="ListParagraph"/>
      </w:pPr>
      <w:r w:rsidRPr="005012EF">
        <w:t>с</w:t>
      </w:r>
      <w:r w:rsidR="00FD4699" w:rsidRPr="005012EF">
        <w:t xml:space="preserve">канер </w:t>
      </w:r>
      <w:del w:id="149" w:author="Rodion" w:date="2019-12-05T23:42:00Z">
        <w:r w:rsidR="00FD4699" w:rsidRPr="005012EF" w:rsidDel="00D63A5E">
          <w:delText xml:space="preserve">на </w:delText>
        </w:r>
      </w:del>
      <w:ins w:id="150" w:author="Rodion" w:date="2019-12-05T23:42:00Z">
        <w:r w:rsidR="00D63A5E">
          <w:rPr>
            <w:lang w:val="ru-RU"/>
          </w:rPr>
          <w:t>в</w:t>
        </w:r>
        <w:r w:rsidR="00D63A5E" w:rsidRPr="005012EF">
          <w:t xml:space="preserve"> </w:t>
        </w:r>
      </w:ins>
      <w:r w:rsidR="00FD4699" w:rsidRPr="005012EF">
        <w:t>камер</w:t>
      </w:r>
      <w:ins w:id="151" w:author="Rodion" w:date="2019-12-05T23:42:00Z">
        <w:r w:rsidR="00D63A5E">
          <w:t>і</w:t>
        </w:r>
      </w:ins>
      <w:del w:id="152" w:author="Rodion" w:date="2019-12-05T23:42:00Z">
        <w:r w:rsidR="00FD4699" w:rsidRPr="005012EF" w:rsidDel="00D63A5E">
          <w:delText>и</w:delText>
        </w:r>
      </w:del>
      <w:r w:rsidRPr="005012EF">
        <w:t>;</w:t>
      </w:r>
    </w:p>
    <w:p w14:paraId="09EE7191" w14:textId="100BFA1F" w:rsidR="00FD4699" w:rsidRPr="005012EF" w:rsidRDefault="00AA411F" w:rsidP="00DD554E">
      <w:pPr>
        <w:pStyle w:val="ListParagraph"/>
      </w:pPr>
      <w:proofErr w:type="spellStart"/>
      <w:r w:rsidRPr="005012EF">
        <w:t>в</w:t>
      </w:r>
      <w:r w:rsidR="00FD4699" w:rsidRPr="005012EF">
        <w:t>сенаправлений</w:t>
      </w:r>
      <w:proofErr w:type="spellEnd"/>
      <w:r w:rsidR="00FD4699" w:rsidRPr="005012EF">
        <w:t xml:space="preserve"> сканер</w:t>
      </w:r>
      <w:r w:rsidRPr="005012EF">
        <w:t>;</w:t>
      </w:r>
    </w:p>
    <w:p w14:paraId="52B3EF85" w14:textId="213A5FB4" w:rsidR="00070222" w:rsidRPr="005012EF" w:rsidRDefault="002209D3" w:rsidP="00AD5142">
      <w:r w:rsidRPr="005012EF">
        <w:t xml:space="preserve">Сканер-ручка представляє собою ручку з вбудованим джерелом світла та фотодіодом. Для зчитування штрих-коду таким типом сканеру, необхідно провести ручкою через всі полоси штрих-коду з незмінною швидкістю. В процесі сканування фотодіод вимірює інтенсивність відображеного світла, вираховує проміжок між наступною та попередньою зміною інтенсивності, таким чином визначаючи довжину </w:t>
      </w:r>
      <w:r w:rsidR="00070222" w:rsidRPr="005012EF">
        <w:t xml:space="preserve">смуг та відстань </w:t>
      </w:r>
      <w:r w:rsidRPr="005012EF">
        <w:t xml:space="preserve">між </w:t>
      </w:r>
      <w:r w:rsidR="00070222" w:rsidRPr="005012EF">
        <w:t>ними</w:t>
      </w:r>
      <w:r w:rsidRPr="005012EF">
        <w:t xml:space="preserve">. </w:t>
      </w:r>
      <w:r w:rsidR="00070222" w:rsidRPr="005012EF">
        <w:t xml:space="preserve">Чорні смуги поглинають світло, а білі – відбивають його, тож фотодіод на основі інтенсивності світла формує хвилю за різним рівнем напруги. Отримана хвиля і є відображенням </w:t>
      </w:r>
      <w:r w:rsidR="00F50E91" w:rsidRPr="005012EF">
        <w:t>штрих</w:t>
      </w:r>
      <w:r w:rsidR="00070222" w:rsidRPr="005012EF">
        <w:t>-коду в формі електричних імпульсів</w:t>
      </w:r>
      <w:r w:rsidR="008E7178" w:rsidRPr="005012EF">
        <w:t xml:space="preserve"> [8]</w:t>
      </w:r>
      <w:r w:rsidR="00070222" w:rsidRPr="005012EF">
        <w:t xml:space="preserve">. Перевагою такої технології є її компактність. Але, процес сканування не є незручним, якщо мова йде про великі об'єми штрих-кодів що потрібно </w:t>
      </w:r>
      <w:proofErr w:type="spellStart"/>
      <w:r w:rsidR="00070222" w:rsidRPr="005012EF">
        <w:t>відсканувати</w:t>
      </w:r>
      <w:proofErr w:type="spellEnd"/>
      <w:r w:rsidR="00070222" w:rsidRPr="005012EF">
        <w:t xml:space="preserve">. Оскільки людині необхідно </w:t>
      </w:r>
      <w:r w:rsidR="00A41965" w:rsidRPr="005012EF">
        <w:t xml:space="preserve">плавно </w:t>
      </w:r>
      <w:r w:rsidR="00070222" w:rsidRPr="005012EF">
        <w:t xml:space="preserve">рукою </w:t>
      </w:r>
      <w:r w:rsidR="00A41965" w:rsidRPr="005012EF">
        <w:t>проводити по поверхні надрукованого штрих-коду для коректного його розпізнавання.</w:t>
      </w:r>
      <w:r w:rsidR="00DE16ED" w:rsidRPr="005012EF">
        <w:t xml:space="preserve"> </w:t>
      </w:r>
      <w:r w:rsidR="0016783F" w:rsidRPr="005012EF">
        <w:t>Зовнішній вигляд с</w:t>
      </w:r>
      <w:r w:rsidR="00DE16ED" w:rsidRPr="005012EF">
        <w:t>канер</w:t>
      </w:r>
      <w:r w:rsidR="0016783F" w:rsidRPr="005012EF">
        <w:t>а</w:t>
      </w:r>
      <w:r w:rsidR="00DE16ED" w:rsidRPr="005012EF">
        <w:t>-ручк</w:t>
      </w:r>
      <w:r w:rsidR="0016783F" w:rsidRPr="005012EF">
        <w:t>и</w:t>
      </w:r>
      <w:r w:rsidR="00DE16ED" w:rsidRPr="005012EF">
        <w:t xml:space="preserve"> </w:t>
      </w:r>
      <w:ins w:id="153" w:author="Rodion" w:date="2019-12-05T23:45:00Z">
        <w:r w:rsidR="003537CF">
          <w:t xml:space="preserve">схематично </w:t>
        </w:r>
      </w:ins>
      <w:r w:rsidR="00DE16ED" w:rsidRPr="005012EF">
        <w:t xml:space="preserve">зображено на </w:t>
      </w:r>
      <w:del w:id="154" w:author="Rodion" w:date="2019-12-05T23:44:00Z">
        <w:r w:rsidR="00DE16ED" w:rsidRPr="005012EF" w:rsidDel="003537CF">
          <w:delText>рисунку 2.</w:delText>
        </w:r>
      </w:del>
      <w:ins w:id="155" w:author="Rodion" w:date="2019-12-05T23:44:00Z">
        <w:r w:rsidR="003537CF">
          <w:t>рисунку 1.</w:t>
        </w:r>
      </w:ins>
      <w:r w:rsidR="00DE16ED" w:rsidRPr="005012EF">
        <w:t>4</w:t>
      </w:r>
      <w:r w:rsidR="007E0095" w:rsidRPr="005012EF">
        <w:t>.</w:t>
      </w:r>
    </w:p>
    <w:p w14:paraId="13FE7C2E" w14:textId="24EEA563" w:rsidR="00565353" w:rsidRPr="005012EF" w:rsidRDefault="00565353" w:rsidP="00AD5142"/>
    <w:p w14:paraId="724B950A" w14:textId="726824B3" w:rsidR="00565353" w:rsidRPr="005012EF" w:rsidRDefault="00565353">
      <w:pPr>
        <w:spacing w:line="259" w:lineRule="auto"/>
        <w:ind w:firstLine="0"/>
        <w:jc w:val="left"/>
      </w:pPr>
      <w:r w:rsidRPr="005012EF">
        <w:rPr>
          <w:noProof/>
        </w:rPr>
        <w:lastRenderedPageBreak/>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577642BF" w:rsidR="00565353" w:rsidRPr="005012EF" w:rsidRDefault="00565353" w:rsidP="00927EAD">
      <w:pPr>
        <w:spacing w:line="259" w:lineRule="auto"/>
        <w:ind w:firstLine="0"/>
        <w:jc w:val="center"/>
      </w:pPr>
      <w:del w:id="156" w:author="Rodion" w:date="2019-12-05T23:45:00Z">
        <w:r w:rsidRPr="005012EF" w:rsidDel="003537CF">
          <w:delText>Рисунок</w:delText>
        </w:r>
        <w:r w:rsidR="00DE16ED" w:rsidRPr="005012EF" w:rsidDel="003537CF">
          <w:delText xml:space="preserve"> 2.</w:delText>
        </w:r>
      </w:del>
      <w:ins w:id="157" w:author="Rodion" w:date="2019-12-05T23:45:00Z">
        <w:r w:rsidR="003537CF">
          <w:t>Рисунок 1.</w:t>
        </w:r>
      </w:ins>
      <w:r w:rsidR="00DE16ED" w:rsidRPr="005012EF">
        <w:t>4</w:t>
      </w:r>
      <w:r w:rsidRPr="005012EF">
        <w:t xml:space="preserve"> </w:t>
      </w:r>
      <w:r w:rsidR="00927EAD" w:rsidRPr="005012EF">
        <w:t>–</w:t>
      </w:r>
      <w:ins w:id="158" w:author="Rodion" w:date="2019-12-05T23:45:00Z">
        <w:r w:rsidR="003537CF">
          <w:t xml:space="preserve"> </w:t>
        </w:r>
      </w:ins>
      <w:r w:rsidR="00DE16ED" w:rsidRPr="005012EF">
        <w:t>С</w:t>
      </w:r>
      <w:r w:rsidR="00927EAD" w:rsidRPr="005012EF">
        <w:t>канер-ручка</w:t>
      </w:r>
      <w:r w:rsidR="00DE16ED" w:rsidRPr="005012EF">
        <w:t xml:space="preserve"> штрих-коду</w:t>
      </w:r>
      <w:r w:rsidR="004105E1" w:rsidRPr="005012EF">
        <w:t xml:space="preserve"> [9]</w:t>
      </w:r>
    </w:p>
    <w:p w14:paraId="4E81A6A8" w14:textId="77777777" w:rsidR="00A41965" w:rsidRPr="005012EF" w:rsidRDefault="00A41965" w:rsidP="00AD5142"/>
    <w:p w14:paraId="0DCA6D1C" w14:textId="7BFA8E1B" w:rsidR="00070222" w:rsidRPr="005012EF" w:rsidRDefault="00F50E91" w:rsidP="00AD5142">
      <w:r w:rsidRPr="005012EF">
        <w:t>Лазерні</w:t>
      </w:r>
      <w:r w:rsidR="00070222" w:rsidRPr="005012EF">
        <w:t xml:space="preserve"> сканери </w:t>
      </w:r>
      <w:r w:rsidRPr="005012EF">
        <w:t>працюють</w:t>
      </w:r>
      <w:r w:rsidR="00070222" w:rsidRPr="005012EF">
        <w:t xml:space="preserve"> майже так само, як і сканери-ручки</w:t>
      </w:r>
      <w:r w:rsidR="00A41965" w:rsidRPr="005012EF">
        <w:t xml:space="preserve"> з</w:t>
      </w:r>
      <w:del w:id="159" w:author="Rodion" w:date="2019-12-05T23:46:00Z">
        <w:r w:rsidR="00A41965" w:rsidRPr="005012EF" w:rsidDel="003537CF">
          <w:delText>а</w:delText>
        </w:r>
      </w:del>
      <w:r w:rsidR="00A41965" w:rsidRPr="005012EF">
        <w:t xml:space="preserve"> тією відмінністю, що в ни</w:t>
      </w:r>
      <w:del w:id="160" w:author="Rodion" w:date="2019-12-05T23:45:00Z">
        <w:r w:rsidR="00A41965" w:rsidRPr="005012EF" w:rsidDel="003537CF">
          <w:delText>з</w:delText>
        </w:r>
      </w:del>
      <w:ins w:id="161" w:author="Rodion" w:date="2019-12-05T23:45:00Z">
        <w:r w:rsidR="003537CF">
          <w:t>х</w:t>
        </w:r>
      </w:ins>
      <w:r w:rsidR="00A41965" w:rsidRPr="005012EF">
        <w:t xml:space="preserve"> використовується лазерний промінь як джерело світла</w:t>
      </w:r>
      <w:r w:rsidR="00E06F7D" w:rsidRPr="005012EF">
        <w:t xml:space="preserve">. Також лазерні сканери </w:t>
      </w:r>
      <w:r w:rsidRPr="005012EF">
        <w:t>використовують</w:t>
      </w:r>
      <w:r w:rsidR="00E06F7D" w:rsidRPr="005012EF">
        <w:t xml:space="preserve"> дзеркало або призму для заломлення промен</w:t>
      </w:r>
      <w:r w:rsidR="00130B1E" w:rsidRPr="005012EF">
        <w:t>ів</w:t>
      </w:r>
      <w:r w:rsidR="00E06F7D" w:rsidRPr="005012EF">
        <w:t xml:space="preserve"> </w:t>
      </w:r>
      <w:r w:rsidR="00130B1E" w:rsidRPr="005012EF">
        <w:t>після їх відбиття від штрих-коду щоб направити знову на поверхню, що необхідно зчитати. Так само, як і в сканері-ручці, для аналізу інтенсивності відбитого світла використовується фотодіод. В обох цих типах сканерів світло, що випромінюється сканерами швидко зміню</w:t>
      </w:r>
      <w:r w:rsidR="00727C1E" w:rsidRPr="005012EF">
        <w:t>є свою яскравість в залежності від зчитуваних смуг, а використання фотодіодів для розпізнавання коду за інтенсивністю світла підходить тільки для заздалегідь відомої модуляції сигналу.</w:t>
      </w:r>
    </w:p>
    <w:p w14:paraId="08FA64CE" w14:textId="798BA361" w:rsidR="00FD3631" w:rsidRPr="005012EF" w:rsidRDefault="00FD3631" w:rsidP="00382581">
      <w:r w:rsidRPr="005012EF">
        <w:t>Світлодіодні сканери (також відомі як CCD</w:t>
      </w:r>
      <w:r w:rsidR="007848A5" w:rsidRPr="005012EF">
        <w:t xml:space="preserve"> або LED</w:t>
      </w:r>
      <w:r w:rsidRPr="005012EF">
        <w:t xml:space="preserve"> сканери), використовують</w:t>
      </w:r>
      <w:del w:id="162" w:author="Rodion" w:date="2019-12-05T23:46:00Z">
        <w:r w:rsidRPr="005012EF" w:rsidDel="003537CF">
          <w:delText>ся</w:delText>
        </w:r>
      </w:del>
      <w:r w:rsidRPr="005012EF">
        <w:t xml:space="preserve"> масиви сотень крихітних сенсорів, розташованих в рядок наверху сканера. Кожен сенсор вимірює інтенсивність світла прямо перед собою. Кожен окремий сенсор має дуже малі розміри, але через те</w:t>
      </w:r>
      <w:r w:rsidR="00D20C9B" w:rsidRPr="005012EF">
        <w:t>,</w:t>
      </w:r>
      <w:r w:rsidRPr="005012EF">
        <w:t xml:space="preserve"> що</w:t>
      </w:r>
      <w:r w:rsidR="00D20C9B" w:rsidRPr="005012EF">
        <w:t xml:space="preserve"> вони розташовані в один ряд</w:t>
      </w:r>
      <w:r w:rsidRPr="005012EF">
        <w:t xml:space="preserve">, </w:t>
      </w:r>
      <w:r w:rsidR="00D20C9B" w:rsidRPr="005012EF">
        <w:t xml:space="preserve">вихідний електричний сигнал формується шляхом послідовного складання напруги на кожному сенсорі. </w:t>
      </w:r>
      <w:r w:rsidR="007848A5" w:rsidRPr="005012EF">
        <w:t xml:space="preserve">Важливою відмінністю світлодіодних сканерів є те, що вони вимірюють інтенсивність </w:t>
      </w:r>
      <w:r w:rsidR="00AA422D" w:rsidRPr="005012EF">
        <w:t xml:space="preserve">світла  </w:t>
      </w:r>
      <w:r w:rsidR="007848A5" w:rsidRPr="005012EF">
        <w:t>навколо біли</w:t>
      </w:r>
      <w:r w:rsidR="00AA422D" w:rsidRPr="005012EF">
        <w:t>х</w:t>
      </w:r>
      <w:r w:rsidR="007848A5" w:rsidRPr="005012EF">
        <w:t xml:space="preserve"> та чорних смуг</w:t>
      </w:r>
      <w:r w:rsidR="00AA422D" w:rsidRPr="005012EF">
        <w:t xml:space="preserve"> штрих-коду</w:t>
      </w:r>
      <w:r w:rsidR="007848A5" w:rsidRPr="005012EF">
        <w:t xml:space="preserve">. В той час як попередньо розглянуті </w:t>
      </w:r>
      <w:r w:rsidR="007848A5" w:rsidRPr="005012EF">
        <w:lastRenderedPageBreak/>
        <w:t xml:space="preserve">технології вимірюють </w:t>
      </w:r>
      <w:r w:rsidR="00AA422D" w:rsidRPr="005012EF">
        <w:t xml:space="preserve">тільки </w:t>
      </w:r>
      <w:r w:rsidR="00A11022" w:rsidRPr="005012EF">
        <w:t>відбите світло визначеної частоти, що генерує сам сканер.</w:t>
      </w:r>
      <w:r w:rsidR="00BE098C" w:rsidRPr="005012EF">
        <w:t xml:space="preserve"> Зовнішній вигляд світлодіодного сканеру </w:t>
      </w:r>
      <w:ins w:id="163" w:author="Rodion" w:date="2019-12-05T23:46:00Z">
        <w:r w:rsidR="003537CF">
          <w:t xml:space="preserve">схематично </w:t>
        </w:r>
      </w:ins>
      <w:r w:rsidR="00BE098C" w:rsidRPr="005012EF">
        <w:t xml:space="preserve">зображено на </w:t>
      </w:r>
      <w:del w:id="164" w:author="Rodion" w:date="2019-12-05T23:44:00Z">
        <w:r w:rsidR="00BE098C" w:rsidRPr="005012EF" w:rsidDel="003537CF">
          <w:delText>рисунку 2.</w:delText>
        </w:r>
      </w:del>
      <w:ins w:id="165" w:author="Rodion" w:date="2019-12-05T23:44:00Z">
        <w:r w:rsidR="003537CF">
          <w:t>рисунку 1.</w:t>
        </w:r>
      </w:ins>
      <w:r w:rsidR="00BE098C" w:rsidRPr="005012EF">
        <w:t>5.</w:t>
      </w:r>
    </w:p>
    <w:p w14:paraId="2BE2E672" w14:textId="77777777" w:rsidR="00AD5142" w:rsidRPr="005012EF" w:rsidRDefault="00AD5142" w:rsidP="00AD5142"/>
    <w:p w14:paraId="3BFB25E6" w14:textId="1221FCBF" w:rsidR="00927EAD" w:rsidRPr="005012EF" w:rsidRDefault="00927EAD" w:rsidP="00927EAD">
      <w:pPr>
        <w:spacing w:line="259" w:lineRule="auto"/>
        <w:ind w:firstLine="0"/>
        <w:jc w:val="center"/>
      </w:pPr>
      <w:r w:rsidRPr="005012EF">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1924050"/>
                    </a:xfrm>
                    <a:prstGeom prst="rect">
                      <a:avLst/>
                    </a:prstGeom>
                  </pic:spPr>
                </pic:pic>
              </a:graphicData>
            </a:graphic>
          </wp:inline>
        </w:drawing>
      </w:r>
    </w:p>
    <w:p w14:paraId="3CE9DCB1" w14:textId="2F6C6BAA" w:rsidR="00927EAD" w:rsidRPr="005012EF" w:rsidRDefault="00927EAD" w:rsidP="00927EAD">
      <w:pPr>
        <w:spacing w:line="259" w:lineRule="auto"/>
        <w:ind w:firstLine="0"/>
        <w:jc w:val="center"/>
      </w:pPr>
      <w:del w:id="166" w:author="Rodion" w:date="2019-12-05T23:45:00Z">
        <w:r w:rsidRPr="005012EF" w:rsidDel="003537CF">
          <w:delText>Рисунок</w:delText>
        </w:r>
        <w:r w:rsidR="003D7E03" w:rsidRPr="005012EF" w:rsidDel="003537CF">
          <w:delText xml:space="preserve"> 2.</w:delText>
        </w:r>
      </w:del>
      <w:ins w:id="167" w:author="Rodion" w:date="2019-12-05T23:45:00Z">
        <w:r w:rsidR="003537CF">
          <w:t>Рисунок 1.</w:t>
        </w:r>
      </w:ins>
      <w:r w:rsidR="003D7E03" w:rsidRPr="005012EF">
        <w:t>5</w:t>
      </w:r>
      <w:r w:rsidRPr="005012EF">
        <w:t xml:space="preserve"> – </w:t>
      </w:r>
      <w:r w:rsidR="003D7E03" w:rsidRPr="005012EF">
        <w:t xml:space="preserve">Зовнішній вигляд світлодіодного сканеру </w:t>
      </w:r>
      <w:r w:rsidR="00352290" w:rsidRPr="005012EF">
        <w:t>[10]</w:t>
      </w:r>
    </w:p>
    <w:p w14:paraId="77ECCC7F" w14:textId="77777777" w:rsidR="000E6ED0" w:rsidRPr="005012EF" w:rsidRDefault="000E6ED0" w:rsidP="00382581"/>
    <w:p w14:paraId="31D8F1DF" w14:textId="35C81AAE" w:rsidR="00FD3631" w:rsidRPr="005012EF" w:rsidDel="005F6B57" w:rsidRDefault="007C76F1" w:rsidP="00382581">
      <w:pPr>
        <w:rPr>
          <w:del w:id="168" w:author="Rodion" w:date="2019-12-05T23:48:00Z"/>
        </w:rPr>
      </w:pPr>
      <w:r w:rsidRPr="005012EF">
        <w:t xml:space="preserve">Сканери, що базуються </w:t>
      </w:r>
      <w:del w:id="169" w:author="Rodion" w:date="2019-12-05T23:47:00Z">
        <w:r w:rsidRPr="005012EF" w:rsidDel="003537CF">
          <w:delText xml:space="preserve">на </w:delText>
        </w:r>
      </w:del>
      <w:ins w:id="170" w:author="Rodion" w:date="2019-12-05T23:47:00Z">
        <w:r w:rsidR="003537CF">
          <w:t>в</w:t>
        </w:r>
        <w:r w:rsidR="003537CF" w:rsidRPr="005012EF">
          <w:t xml:space="preserve"> </w:t>
        </w:r>
      </w:ins>
      <w:r w:rsidRPr="005012EF">
        <w:t>камерах</w:t>
      </w:r>
      <w:ins w:id="171" w:author="Rodion" w:date="2019-12-05T23:47:00Z">
        <w:r w:rsidR="003537CF">
          <w:t xml:space="preserve"> мобільних пристроїв</w:t>
        </w:r>
      </w:ins>
      <w:r w:rsidRPr="005012EF">
        <w:t xml:space="preserve">, мабуть, є </w:t>
      </w:r>
      <w:r w:rsidR="00EE798C" w:rsidRPr="005012EF">
        <w:t>найсучаснішим</w:t>
      </w:r>
      <w:r w:rsidRPr="005012EF">
        <w:t xml:space="preserve"> доступним </w:t>
      </w:r>
      <w:r w:rsidR="00EE798C" w:rsidRPr="005012EF">
        <w:t xml:space="preserve">способом </w:t>
      </w:r>
      <w:r w:rsidRPr="005012EF">
        <w:t>зчитувати штрих-коди пересічним людям. В першу чергу</w:t>
      </w:r>
      <w:r w:rsidR="00EE798C" w:rsidRPr="005012EF">
        <w:t>,</w:t>
      </w:r>
      <w:r w:rsidRPr="005012EF">
        <w:t xml:space="preserve"> адаптація технології </w:t>
      </w:r>
      <w:r w:rsidR="00F50E91" w:rsidRPr="005012EF">
        <w:t>сканування</w:t>
      </w:r>
      <w:r w:rsidRPr="005012EF">
        <w:t xml:space="preserve"> штрих-кодів дозволила зчитувати двовимірні штрих-коди, такі як QR </w:t>
      </w:r>
      <w:proofErr w:type="spellStart"/>
      <w:r w:rsidRPr="005012EF">
        <w:t>Code</w:t>
      </w:r>
      <w:proofErr w:type="spellEnd"/>
      <w:r w:rsidR="00E53D1F" w:rsidRPr="005012EF">
        <w:t xml:space="preserve"> або </w:t>
      </w:r>
      <w:proofErr w:type="spellStart"/>
      <w:r w:rsidR="00E53D1F" w:rsidRPr="005012EF">
        <w:t>Data</w:t>
      </w:r>
      <w:proofErr w:type="spellEnd"/>
      <w:r w:rsidR="00E53D1F" w:rsidRPr="005012EF">
        <w:t xml:space="preserve"> </w:t>
      </w:r>
      <w:proofErr w:type="spellStart"/>
      <w:r w:rsidR="00E53D1F" w:rsidRPr="005012EF">
        <w:t>Matrix</w:t>
      </w:r>
      <w:proofErr w:type="spellEnd"/>
      <w:r w:rsidRPr="005012EF">
        <w:t>, за допомогою камери смартфону.</w:t>
      </w:r>
      <w:r w:rsidR="00EE798C" w:rsidRPr="005012EF">
        <w:t xml:space="preserve"> </w:t>
      </w:r>
    </w:p>
    <w:p w14:paraId="11D2F01D" w14:textId="0BE79CFA" w:rsidR="005C78CD" w:rsidRPr="005012EF" w:rsidRDefault="005C78CD" w:rsidP="00AD5142">
      <w:r w:rsidRPr="005012EF">
        <w:t xml:space="preserve">Серед </w:t>
      </w:r>
      <w:ins w:id="172" w:author="Rodion" w:date="2019-12-05T23:48:00Z">
        <w:r w:rsidR="003537CF">
          <w:t xml:space="preserve">таких </w:t>
        </w:r>
      </w:ins>
      <w:r w:rsidRPr="005012EF">
        <w:t xml:space="preserve">сканерів, </w:t>
      </w:r>
      <w:del w:id="173" w:author="Rodion" w:date="2019-12-05T23:48:00Z">
        <w:r w:rsidRPr="005012EF" w:rsidDel="003537CF">
          <w:delText xml:space="preserve">що базуються на камерах, </w:delText>
        </w:r>
      </w:del>
      <w:r w:rsidRPr="005012EF">
        <w:t xml:space="preserve">слід відокремити </w:t>
      </w:r>
      <w:del w:id="174" w:author="Rodion" w:date="2019-12-05T23:48:00Z">
        <w:r w:rsidRPr="005012EF" w:rsidDel="005F6B57">
          <w:delText>сканери</w:delText>
        </w:r>
      </w:del>
      <w:ins w:id="175" w:author="Rodion" w:date="2019-12-05T23:48:00Z">
        <w:r w:rsidR="005F6B57">
          <w:t>ті</w:t>
        </w:r>
      </w:ins>
      <w:r w:rsidRPr="005012EF">
        <w:t xml:space="preserve">, що використовують </w:t>
      </w:r>
      <w:r w:rsidR="00F50E91" w:rsidRPr="005012EF">
        <w:t>промислові</w:t>
      </w:r>
      <w:r w:rsidRPr="005012EF">
        <w:t xml:space="preserve"> камери з високою роздільною здатністю для того</w:t>
      </w:r>
      <w:r w:rsidR="006F25C3" w:rsidRPr="005012EF">
        <w:t>,</w:t>
      </w:r>
      <w:r w:rsidRPr="005012EF">
        <w:t xml:space="preserve"> щоб захватити у кадр та зчитати кілька штрих-кодів одночасно. Всі коди, що потрапляють в поле зору камери декодуються миттєво. Для цього використовується запатентована технологія </w:t>
      </w:r>
      <w:proofErr w:type="spellStart"/>
      <w:r w:rsidRPr="005012EF">
        <w:t>ImageID</w:t>
      </w:r>
      <w:proofErr w:type="spellEnd"/>
      <w:r w:rsidR="006F25C3" w:rsidRPr="005012EF">
        <w:t xml:space="preserve"> [8]</w:t>
      </w:r>
      <w:r w:rsidR="007D0F3F" w:rsidRPr="005012EF">
        <w:t xml:space="preserve">. </w:t>
      </w:r>
    </w:p>
    <w:p w14:paraId="460F3AE8" w14:textId="7DE9140A" w:rsidR="00511B92" w:rsidRPr="005012EF" w:rsidRDefault="00511B92" w:rsidP="00382581">
      <w:proofErr w:type="spellStart"/>
      <w:r w:rsidRPr="005012EF">
        <w:t>Багатонаправлені</w:t>
      </w:r>
      <w:proofErr w:type="spellEnd"/>
      <w:r w:rsidRPr="005012EF">
        <w:t xml:space="preserve"> сканери </w:t>
      </w:r>
      <w:r w:rsidR="00F50E91" w:rsidRPr="005012EF">
        <w:t>штрих</w:t>
      </w:r>
      <w:r w:rsidRPr="005012EF">
        <w:t xml:space="preserve">-кодів використовують послідовність прямих або кривих ліній для сканування в різних напрямках у формі </w:t>
      </w:r>
      <w:r w:rsidR="0092474C" w:rsidRPr="005012EF">
        <w:t>зірчастої</w:t>
      </w:r>
      <w:r w:rsidRPr="005012EF">
        <w:t xml:space="preserve"> </w:t>
      </w:r>
      <w:ins w:id="176" w:author="Rodion" w:date="2019-12-05T23:49:00Z">
        <w:r w:rsidR="005F6B57">
          <w:t>ф</w:t>
        </w:r>
      </w:ins>
      <w:commentRangeStart w:id="177"/>
      <w:del w:id="178" w:author="Rodion" w:date="2019-12-05T23:49:00Z">
        <w:r w:rsidRPr="005012EF" w:rsidDel="005F6B57">
          <w:delText>Ф</w:delText>
        </w:r>
      </w:del>
      <w:r w:rsidRPr="005012EF">
        <w:t>ігури</w:t>
      </w:r>
      <w:commentRangeEnd w:id="177"/>
      <w:r w:rsidR="005F6B57">
        <w:rPr>
          <w:rStyle w:val="CommentReference"/>
        </w:rPr>
        <w:commentReference w:id="177"/>
      </w:r>
      <w:r w:rsidRPr="005012EF">
        <w:t xml:space="preserve"> </w:t>
      </w:r>
      <w:proofErr w:type="spellStart"/>
      <w:r w:rsidRPr="005012EF">
        <w:t>Ліссажу</w:t>
      </w:r>
      <w:proofErr w:type="spellEnd"/>
      <w:r w:rsidRPr="005012EF">
        <w:t xml:space="preserve"> так, щоб пересікати всі лінії штрих-коду. Майже всі такі лазери використовують лазер як джерело світла. </w:t>
      </w:r>
      <w:r w:rsidR="00F50E91" w:rsidRPr="005012EF">
        <w:t>На відміну</w:t>
      </w:r>
      <w:r w:rsidRPr="005012EF">
        <w:t xml:space="preserve"> від простіших лінійних сканерів, </w:t>
      </w:r>
      <w:proofErr w:type="spellStart"/>
      <w:r w:rsidRPr="005012EF">
        <w:t>багатонаправлені</w:t>
      </w:r>
      <w:proofErr w:type="spellEnd"/>
      <w:r w:rsidRPr="005012EF">
        <w:t xml:space="preserve"> сканери можуть зчитати штрих-код під будь-яким кутом. </w:t>
      </w:r>
      <w:r w:rsidR="00DC3241" w:rsidRPr="005012EF">
        <w:t xml:space="preserve">Найчастіше такі сканери 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w:t>
      </w:r>
      <w:r w:rsidR="00DC3241" w:rsidRPr="005012EF">
        <w:lastRenderedPageBreak/>
        <w:t xml:space="preserve">зчитування штрих-кодів є найбільш стійкою до пошкоджених кодів, що включає в себе як погану якість </w:t>
      </w:r>
      <w:r w:rsidR="006B4B36" w:rsidRPr="005012EF">
        <w:t xml:space="preserve">друку, так і </w:t>
      </w:r>
      <w:proofErr w:type="spellStart"/>
      <w:r w:rsidR="006B4B36" w:rsidRPr="005012EF">
        <w:t>пом’ятість</w:t>
      </w:r>
      <w:proofErr w:type="spellEnd"/>
      <w:r w:rsidR="006B4B36" w:rsidRPr="005012EF">
        <w:t xml:space="preserve"> або навіть розриви на поверхні штрих-коду</w:t>
      </w:r>
      <w:r w:rsidR="00DC3241" w:rsidRPr="005012EF">
        <w:t xml:space="preserve">. </w:t>
      </w:r>
      <w:r w:rsidR="00454D42" w:rsidRPr="005012EF">
        <w:t xml:space="preserve">Роботу такого сканеру зображено на </w:t>
      </w:r>
      <w:del w:id="179" w:author="Rodion" w:date="2019-12-05T23:44:00Z">
        <w:r w:rsidR="00454D42" w:rsidRPr="005012EF" w:rsidDel="003537CF">
          <w:delText>рисунку 2.</w:delText>
        </w:r>
      </w:del>
      <w:ins w:id="180" w:author="Rodion" w:date="2019-12-05T23:44:00Z">
        <w:r w:rsidR="003537CF">
          <w:t>рисунку 1.</w:t>
        </w:r>
      </w:ins>
      <w:r w:rsidR="00454D42" w:rsidRPr="005012EF">
        <w:t>6.</w:t>
      </w:r>
    </w:p>
    <w:p w14:paraId="77B8AB8D" w14:textId="77777777" w:rsidR="00AD5142" w:rsidRPr="005012EF" w:rsidRDefault="00AD5142" w:rsidP="00382581"/>
    <w:p w14:paraId="72AD2884" w14:textId="401A0762" w:rsidR="00FD3631" w:rsidRPr="005012EF" w:rsidRDefault="000E6ED0" w:rsidP="000E6ED0">
      <w:pPr>
        <w:spacing w:line="259" w:lineRule="auto"/>
        <w:ind w:firstLine="0"/>
        <w:jc w:val="center"/>
      </w:pPr>
      <w:r w:rsidRPr="005012EF">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71B2C747" w:rsidR="00565353" w:rsidRPr="005012EF" w:rsidRDefault="000E6ED0">
      <w:pPr>
        <w:spacing w:line="259" w:lineRule="auto"/>
        <w:ind w:firstLine="0"/>
        <w:jc w:val="left"/>
      </w:pPr>
      <w:del w:id="181" w:author="Rodion" w:date="2019-12-05T23:45:00Z">
        <w:r w:rsidRPr="005012EF" w:rsidDel="003537CF">
          <w:delText xml:space="preserve">Рисунок </w:delText>
        </w:r>
        <w:r w:rsidR="003130B5" w:rsidRPr="005012EF" w:rsidDel="003537CF">
          <w:delText>2.</w:delText>
        </w:r>
      </w:del>
      <w:ins w:id="182" w:author="Rodion" w:date="2019-12-05T23:45:00Z">
        <w:r w:rsidR="003537CF">
          <w:t>Рисунок 1.</w:t>
        </w:r>
      </w:ins>
      <w:r w:rsidR="003130B5" w:rsidRPr="005012EF">
        <w:t>6</w:t>
      </w:r>
      <w:ins w:id="183" w:author="Rodion" w:date="2019-12-05T23:50:00Z">
        <w:r w:rsidR="005F6B57">
          <w:t xml:space="preserve"> </w:t>
        </w:r>
      </w:ins>
      <w:r w:rsidR="00A11089" w:rsidRPr="005012EF">
        <w:t>–</w:t>
      </w:r>
      <w:r w:rsidRPr="005012EF">
        <w:t xml:space="preserve"> </w:t>
      </w:r>
      <w:r w:rsidR="003130B5" w:rsidRPr="005012EF">
        <w:t>Р</w:t>
      </w:r>
      <w:r w:rsidR="00A11089" w:rsidRPr="005012EF">
        <w:t xml:space="preserve">озсіювання </w:t>
      </w:r>
      <w:r w:rsidR="00CF031F" w:rsidRPr="005012EF">
        <w:t xml:space="preserve">променів </w:t>
      </w:r>
      <w:proofErr w:type="spellStart"/>
      <w:r w:rsidR="00A11089" w:rsidRPr="005012EF">
        <w:t>багатонаправленого</w:t>
      </w:r>
      <w:proofErr w:type="spellEnd"/>
      <w:r w:rsidR="00A11089" w:rsidRPr="005012EF">
        <w:t xml:space="preserve"> сканеру </w:t>
      </w:r>
      <w:proofErr w:type="spellStart"/>
      <w:r w:rsidR="00A11089" w:rsidRPr="005012EF">
        <w:t>Motorola</w:t>
      </w:r>
      <w:proofErr w:type="spellEnd"/>
      <w:r w:rsidR="00A11089" w:rsidRPr="005012EF">
        <w:t xml:space="preserve"> LS9208</w:t>
      </w:r>
      <w:r w:rsidR="003130B5" w:rsidRPr="005012EF">
        <w:t xml:space="preserve"> [11]</w:t>
      </w:r>
    </w:p>
    <w:p w14:paraId="0E7031EB" w14:textId="0137C88F" w:rsidR="00D249B8" w:rsidRPr="005012EF" w:rsidRDefault="00D249B8" w:rsidP="00382581"/>
    <w:p w14:paraId="5C677E89" w14:textId="103BD00C" w:rsidR="00231200" w:rsidRPr="005012EF" w:rsidRDefault="00943128" w:rsidP="001D5DC8">
      <w:pPr>
        <w:pStyle w:val="Heading3"/>
      </w:pPr>
      <w:bookmarkStart w:id="184" w:name="_Toc25923553"/>
      <w:del w:id="185" w:author="Rodion Kharabet" w:date="2019-12-06T01:20:00Z">
        <w:r w:rsidRPr="005012EF" w:rsidDel="00B5085E">
          <w:delText>2</w:delText>
        </w:r>
      </w:del>
      <w:ins w:id="186" w:author="Rodion Kharabet" w:date="2019-12-06T01:20:00Z">
        <w:r w:rsidR="00B5085E">
          <w:t>1</w:t>
        </w:r>
      </w:ins>
      <w:r w:rsidRPr="005012EF">
        <w:t xml:space="preserve">.2.2 </w:t>
      </w:r>
      <w:r w:rsidR="00231200" w:rsidRPr="005012EF">
        <w:t>Радіочастотна ідентифікація</w:t>
      </w:r>
      <w:bookmarkEnd w:id="184"/>
    </w:p>
    <w:p w14:paraId="66A9A706" w14:textId="77777777" w:rsidR="00231200" w:rsidRPr="005012EF" w:rsidRDefault="00231200" w:rsidP="00F735CD"/>
    <w:p w14:paraId="1E51D003" w14:textId="21E23585" w:rsidR="00A454D9" w:rsidRPr="005012EF" w:rsidRDefault="00A454D9" w:rsidP="00943128">
      <w:r w:rsidRPr="005012EF">
        <w:t xml:space="preserve">Радіочастотна ідентифікація (RFID) </w:t>
      </w:r>
      <w:del w:id="187" w:author="Rodion" w:date="2019-12-05T23:51:00Z">
        <w:r w:rsidRPr="005012EF" w:rsidDel="005F6B57">
          <w:delText xml:space="preserve">- це </w:delText>
        </w:r>
      </w:del>
      <w:ins w:id="188" w:author="Rodion" w:date="2019-12-05T23:51:00Z">
        <w:r w:rsidR="005F6B57">
          <w:t xml:space="preserve">– це </w:t>
        </w:r>
      </w:ins>
      <w:r w:rsidRPr="005012EF">
        <w:t>форма бездротового зв'язку, яка використовує радіохвилі для ідентифікації та відстеження об'єктів</w:t>
      </w:r>
      <w:r w:rsidR="00AC0AE0" w:rsidRPr="005012EF">
        <w:t xml:space="preserve"> [12]</w:t>
      </w:r>
      <w:r w:rsidRPr="005012EF">
        <w:t xml:space="preserve">. RFID </w:t>
      </w:r>
      <w:r w:rsidR="0052287F" w:rsidRPr="005012EF">
        <w:t>–</w:t>
      </w:r>
      <w:r w:rsidRPr="005012EF">
        <w:t xml:space="preserve"> це загальний термін, що охоплює технології ідентифікації з різними стандартами. В їх число входять NFC та RAIN </w:t>
      </w:r>
      <w:r w:rsidR="0052287F" w:rsidRPr="005012EF">
        <w:t>–</w:t>
      </w:r>
      <w:r w:rsidRPr="005012EF">
        <w:t xml:space="preserve"> дві технології, що є найпоширенішими серед усіх </w:t>
      </w:r>
      <w:r w:rsidR="00F50E91" w:rsidRPr="005012EF">
        <w:t>інших</w:t>
      </w:r>
      <w:r w:rsidRPr="005012EF">
        <w:t xml:space="preserve"> засобів радіочастотної ідентифікації</w:t>
      </w:r>
      <w:r w:rsidR="00AC0AE0" w:rsidRPr="005012EF">
        <w:t xml:space="preserve"> [13]</w:t>
      </w:r>
      <w:r w:rsidRPr="005012EF">
        <w:t>.</w:t>
      </w:r>
    </w:p>
    <w:p w14:paraId="60D32F4E" w14:textId="19647CF3" w:rsidR="00A454D9" w:rsidRPr="005012EF" w:rsidRDefault="00A454D9" w:rsidP="00943128">
      <w:r w:rsidRPr="005012EF">
        <w:t xml:space="preserve">RAIN RFID </w:t>
      </w:r>
      <w:r w:rsidR="0052287F" w:rsidRPr="005012EF">
        <w:t>–</w:t>
      </w:r>
      <w:r w:rsidRPr="005012EF">
        <w:t xml:space="preserve"> це бездротова технологія </w:t>
      </w:r>
      <w:r w:rsidR="00F50E91" w:rsidRPr="005012EF">
        <w:t>пасивної</w:t>
      </w:r>
      <w:r w:rsidRPr="005012EF">
        <w:t xml:space="preserve"> системи радіочастотної ідентифікації (без джерела енергії).  Ця технологія використовується для додавання фізичних об'єктів в інформаційну систему. Це може бути інформаційна система</w:t>
      </w:r>
      <w:r w:rsidR="00F50E91" w:rsidRPr="005012EF">
        <w:t>,</w:t>
      </w:r>
      <w:r w:rsidRPr="005012EF">
        <w:t xml:space="preserve"> що використовується в різних галузях, таких як інвентаризація, безпека, автентифікація, відстеження. RAIN наразі є сегментом RFID</w:t>
      </w:r>
      <w:r w:rsidR="00F50E91" w:rsidRPr="005012EF">
        <w:t>, що найбільш розвивається</w:t>
      </w:r>
      <w:r w:rsidRPr="005012EF">
        <w:t xml:space="preserve"> та використовує єдиний міжнародний стандарт UHF </w:t>
      </w:r>
      <w:proofErr w:type="spellStart"/>
      <w:r w:rsidRPr="005012EF">
        <w:t>Gen</w:t>
      </w:r>
      <w:proofErr w:type="spellEnd"/>
      <w:r w:rsidRPr="005012EF">
        <w:t xml:space="preserve"> 2 (ISO/IEC 18000-63). За допомогою RAIN сьогодні до різних інформаційних систем підключено понад 20 мільярдів речей. </w:t>
      </w:r>
      <w:r w:rsidRPr="005012EF">
        <w:lastRenderedPageBreak/>
        <w:t xml:space="preserve">Користувачі отримують інформацію в реальному часі про повсякденні речі, такі як одяг, медичні товари, деталі </w:t>
      </w:r>
      <w:proofErr w:type="spellStart"/>
      <w:r w:rsidRPr="005012EF">
        <w:t>автомобілей</w:t>
      </w:r>
      <w:proofErr w:type="spellEnd"/>
      <w:r w:rsidRPr="005012EF">
        <w:t>, продукти харчування та інше.</w:t>
      </w:r>
    </w:p>
    <w:p w14:paraId="1CE92E77" w14:textId="5E028DDF" w:rsidR="00A454D9" w:rsidRPr="005012EF" w:rsidRDefault="00A454D9" w:rsidP="00943128">
      <w:r w:rsidRPr="005012EF">
        <w:t xml:space="preserve">RAIN RFID </w:t>
      </w:r>
      <w:proofErr w:type="spellStart"/>
      <w:r w:rsidRPr="005012EF">
        <w:t>оцифровує</w:t>
      </w:r>
      <w:proofErr w:type="spellEnd"/>
      <w:r w:rsidRPr="005012EF">
        <w:t xml:space="preserve"> світ </w:t>
      </w:r>
      <w:r w:rsidR="00801AC0" w:rsidRPr="005012EF">
        <w:t>фізичних</w:t>
      </w:r>
      <w:r w:rsidR="00306F05" w:rsidRPr="005012EF">
        <w:t xml:space="preserve"> речей</w:t>
      </w:r>
      <w:r w:rsidRPr="005012EF">
        <w:t xml:space="preserve">, тим самим дозволяє </w:t>
      </w:r>
      <w:r w:rsidR="00306F05" w:rsidRPr="005012EF">
        <w:t xml:space="preserve">їм </w:t>
      </w:r>
      <w:del w:id="189" w:author="Rodion" w:date="2019-12-05T23:51:00Z">
        <w:r w:rsidRPr="005012EF" w:rsidDel="005F6B57">
          <w:delText xml:space="preserve">становитися </w:delText>
        </w:r>
      </w:del>
      <w:ins w:id="190" w:author="Rodion" w:date="2019-12-05T23:51:00Z">
        <w:r w:rsidR="005F6B57">
          <w:t>ставати</w:t>
        </w:r>
        <w:r w:rsidR="005F6B57" w:rsidRPr="005012EF">
          <w:t xml:space="preserve"> </w:t>
        </w:r>
      </w:ins>
      <w:r w:rsidR="00306F05" w:rsidRPr="005012EF">
        <w:t xml:space="preserve">частиною будь-якої інформаційної системи яка може відстежувати та реагувати на те, що </w:t>
      </w:r>
      <w:r w:rsidR="00801AC0" w:rsidRPr="005012EF">
        <w:t>відбувається</w:t>
      </w:r>
      <w:r w:rsidR="00306F05" w:rsidRPr="005012EF">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7B9EE66E" w:rsidR="00306F05" w:rsidRPr="005012EF" w:rsidRDefault="00AA411F" w:rsidP="00943128">
      <w:pPr>
        <w:pStyle w:val="ListParagraph"/>
      </w:pPr>
      <w:r w:rsidRPr="005012EF">
        <w:t>у</w:t>
      </w:r>
      <w:r w:rsidR="00306F05" w:rsidRPr="005012EF">
        <w:t xml:space="preserve">нікальна ідентифікація одного предмета </w:t>
      </w:r>
      <w:r w:rsidR="00801AC0" w:rsidRPr="005012EF">
        <w:t>проміж</w:t>
      </w:r>
      <w:r w:rsidR="00306F05" w:rsidRPr="005012EF">
        <w:t xml:space="preserve"> інших предметів того ж самого типу</w:t>
      </w:r>
      <w:r w:rsidRPr="005012EF">
        <w:t>;</w:t>
      </w:r>
    </w:p>
    <w:p w14:paraId="1CDB3632" w14:textId="4C0FDE0B" w:rsidR="00306F05" w:rsidRPr="005012EF" w:rsidRDefault="00AA411F" w:rsidP="00943128">
      <w:pPr>
        <w:pStyle w:val="ListParagraph"/>
      </w:pPr>
      <w:r w:rsidRPr="005012EF">
        <w:t>і</w:t>
      </w:r>
      <w:r w:rsidR="00306F05" w:rsidRPr="005012EF">
        <w:t>дентифікація місцезнаходження предмету без прямого вимірювання</w:t>
      </w:r>
      <w:r w:rsidRPr="005012EF">
        <w:t>;</w:t>
      </w:r>
    </w:p>
    <w:p w14:paraId="049CBAA6" w14:textId="275E77A6" w:rsidR="00306F05" w:rsidRPr="005012EF" w:rsidRDefault="00AA411F" w:rsidP="00943128">
      <w:pPr>
        <w:pStyle w:val="ListParagraph"/>
      </w:pPr>
      <w:r w:rsidRPr="005012EF">
        <w:t>і</w:t>
      </w:r>
      <w:r w:rsidR="00306F05" w:rsidRPr="005012EF">
        <w:t>дентифікація багатьох предметів одночасно (до 1000 предметів за секунду)</w:t>
      </w:r>
      <w:r w:rsidRPr="005012EF">
        <w:t>;</w:t>
      </w:r>
    </w:p>
    <w:p w14:paraId="0B568D55" w14:textId="23098366" w:rsidR="008F0375" w:rsidRPr="005012EF" w:rsidRDefault="00AA411F" w:rsidP="00943128">
      <w:pPr>
        <w:pStyle w:val="ListParagraph"/>
      </w:pPr>
      <w:r w:rsidRPr="005012EF">
        <w:t>в</w:t>
      </w:r>
      <w:r w:rsidR="00306F05" w:rsidRPr="005012EF">
        <w:t xml:space="preserve">изначення </w:t>
      </w:r>
      <w:r w:rsidR="00801AC0" w:rsidRPr="005012EF">
        <w:t>місцезнаходження</w:t>
      </w:r>
      <w:r w:rsidR="00306F05" w:rsidRPr="005012EF">
        <w:t xml:space="preserve"> предмету на відстані від </w:t>
      </w:r>
      <w:r w:rsidR="00801AC0" w:rsidRPr="005012EF">
        <w:t>кількох</w:t>
      </w:r>
      <w:r w:rsidR="00306F05" w:rsidRPr="005012EF">
        <w:t xml:space="preserve"> сантиметрів до кількох метрів</w:t>
      </w:r>
      <w:ins w:id="191" w:author="Rodion" w:date="2019-12-05T23:51:00Z">
        <w:r w:rsidR="005F6B57">
          <w:t>.</w:t>
        </w:r>
      </w:ins>
      <w:del w:id="192" w:author="Rodion" w:date="2019-12-05T23:51:00Z">
        <w:r w:rsidRPr="005012EF" w:rsidDel="005F6B57">
          <w:delText>;</w:delText>
        </w:r>
      </w:del>
    </w:p>
    <w:p w14:paraId="222ABA20" w14:textId="4B88DF35" w:rsidR="003A723B" w:rsidRPr="00460361" w:rsidRDefault="003A723B" w:rsidP="00943128">
      <w:pPr>
        <w:rPr>
          <w:lang w:val="ru-RU"/>
          <w:rPrChange w:id="193" w:author="Rodion" w:date="2019-12-05T23:55:00Z">
            <w:rPr/>
          </w:rPrChange>
        </w:rPr>
      </w:pPr>
      <w:r w:rsidRPr="005012EF">
        <w:t xml:space="preserve">Це зручне, недороге рішення, що дозволяє застосувати технологію </w:t>
      </w:r>
      <w:r w:rsidR="00801AC0" w:rsidRPr="005012EF">
        <w:t>радіочастотної</w:t>
      </w:r>
      <w:r w:rsidRPr="005012EF">
        <w:t xml:space="preserve"> ідентифікації у широкому спектрі галузей – від </w:t>
      </w:r>
      <w:r w:rsidR="00801AC0" w:rsidRPr="005012EF">
        <w:t>роздрібної</w:t>
      </w:r>
      <w:r w:rsidRPr="005012EF">
        <w:t xml:space="preserve"> торгівлі до медицини, виробництва, розваг</w:t>
      </w:r>
      <w:r w:rsidR="00AA411F" w:rsidRPr="005012EF">
        <w:t>,</w:t>
      </w:r>
      <w:r w:rsidRPr="005012EF">
        <w:t xml:space="preserve"> </w:t>
      </w:r>
      <w:r w:rsidR="00AA411F" w:rsidRPr="005012EF">
        <w:t>в</w:t>
      </w:r>
      <w:r w:rsidRPr="005012EF">
        <w:t>ід управління та контролю за ланцюгом поставок до розпізнавання підроб</w:t>
      </w:r>
      <w:r w:rsidR="00801AC0" w:rsidRPr="005012EF">
        <w:t>ле</w:t>
      </w:r>
      <w:r w:rsidRPr="005012EF">
        <w:t>них ліків.</w:t>
      </w:r>
      <w:r w:rsidR="00AA411F" w:rsidRPr="005012EF">
        <w:t xml:space="preserve"> Наприклад,</w:t>
      </w:r>
      <w:r w:rsidRPr="005012EF">
        <w:t xml:space="preserve"> радіочастотна ідентифікація </w:t>
      </w:r>
      <w:r w:rsidR="00AA411F" w:rsidRPr="005012EF">
        <w:t>може бути застосована у таких сценаріях</w:t>
      </w:r>
      <w:r w:rsidRPr="005012EF">
        <w:t>:</w:t>
      </w:r>
    </w:p>
    <w:p w14:paraId="631B9E58" w14:textId="3F029C4C" w:rsidR="003A723B" w:rsidRPr="005012EF" w:rsidRDefault="00AA411F" w:rsidP="00943128">
      <w:pPr>
        <w:pStyle w:val="ListParagraph"/>
      </w:pPr>
      <w:r w:rsidRPr="005012EF">
        <w:t>автоматизація</w:t>
      </w:r>
      <w:r w:rsidR="003A723B" w:rsidRPr="005012EF">
        <w:t xml:space="preserve"> інвентаризаці</w:t>
      </w:r>
      <w:ins w:id="194" w:author="Rodion" w:date="2019-12-05T23:52:00Z">
        <w:r w:rsidR="005F6B57">
          <w:t>ї</w:t>
        </w:r>
      </w:ins>
      <w:del w:id="195" w:author="Rodion" w:date="2019-12-05T23:52:00Z">
        <w:r w:rsidR="003A723B" w:rsidRPr="005012EF" w:rsidDel="005F6B57">
          <w:delText>ю</w:delText>
        </w:r>
      </w:del>
      <w:r w:rsidR="003A723B" w:rsidRPr="005012EF">
        <w:t xml:space="preserve"> та відстеження товарів у сфері охорони здоров’я, </w:t>
      </w:r>
      <w:r w:rsidRPr="005012EF">
        <w:t xml:space="preserve">на </w:t>
      </w:r>
      <w:r w:rsidR="003A723B" w:rsidRPr="005012EF">
        <w:t xml:space="preserve">виробництві, </w:t>
      </w:r>
      <w:r w:rsidRPr="005012EF">
        <w:t xml:space="preserve">в </w:t>
      </w:r>
      <w:r w:rsidR="003A723B" w:rsidRPr="005012EF">
        <w:t xml:space="preserve">торгівлі </w:t>
      </w:r>
      <w:commentRangeStart w:id="196"/>
      <w:r w:rsidRPr="005012EF">
        <w:t>тощо</w:t>
      </w:r>
      <w:commentRangeEnd w:id="196"/>
      <w:r w:rsidR="005F6B57">
        <w:rPr>
          <w:rStyle w:val="CommentReference"/>
        </w:rPr>
        <w:commentReference w:id="196"/>
      </w:r>
      <w:r w:rsidR="003A723B" w:rsidRPr="005012EF">
        <w:t>;</w:t>
      </w:r>
    </w:p>
    <w:p w14:paraId="1C7A14D4" w14:textId="566C2FDD" w:rsidR="003A723B" w:rsidRPr="005012EF" w:rsidRDefault="00AA411F" w:rsidP="00943128">
      <w:pPr>
        <w:pStyle w:val="ListParagraph"/>
      </w:pPr>
      <w:r w:rsidRPr="005012EF">
        <w:t>і</w:t>
      </w:r>
      <w:r w:rsidR="003A723B" w:rsidRPr="005012EF">
        <w:t>дентифікація походження продукту, що дозволяє виявити дефект</w:t>
      </w:r>
      <w:del w:id="197" w:author="Rodion" w:date="2019-12-05T23:52:00Z">
        <w:r w:rsidR="003A723B" w:rsidRPr="005012EF" w:rsidDel="005F6B57">
          <w:delText>ив</w:delText>
        </w:r>
      </w:del>
      <w:r w:rsidR="003A723B" w:rsidRPr="005012EF">
        <w:t xml:space="preserve">ні або небезпечні одиниці, наприклад </w:t>
      </w:r>
      <w:r w:rsidR="00F342F6" w:rsidRPr="005012EF">
        <w:t>зіпсовану їжу, пошкоджен</w:t>
      </w:r>
      <w:r w:rsidRPr="005012EF">
        <w:t>у</w:t>
      </w:r>
      <w:r w:rsidR="00F342F6" w:rsidRPr="005012EF">
        <w:t xml:space="preserve"> іграшку, ліки зі </w:t>
      </w:r>
      <w:proofErr w:type="spellStart"/>
      <w:r w:rsidR="00F342F6" w:rsidRPr="005012EF">
        <w:t>сплинувшим</w:t>
      </w:r>
      <w:proofErr w:type="spellEnd"/>
      <w:r w:rsidR="00F342F6" w:rsidRPr="005012EF">
        <w:t xml:space="preserve"> </w:t>
      </w:r>
      <w:r w:rsidR="00801AC0" w:rsidRPr="005012EF">
        <w:t>строком</w:t>
      </w:r>
      <w:r w:rsidR="00F342F6" w:rsidRPr="005012EF">
        <w:t xml:space="preserve"> придатності та ін.</w:t>
      </w:r>
      <w:r w:rsidRPr="005012EF">
        <w:t>;</w:t>
      </w:r>
    </w:p>
    <w:p w14:paraId="73E1BED7" w14:textId="3735AC45" w:rsidR="00F342F6" w:rsidRPr="005012EF" w:rsidRDefault="00AA411F" w:rsidP="00943128">
      <w:pPr>
        <w:pStyle w:val="ListParagraph"/>
      </w:pPr>
      <w:r w:rsidRPr="005012EF">
        <w:t>виявлення та п</w:t>
      </w:r>
      <w:r w:rsidR="00F342F6" w:rsidRPr="005012EF">
        <w:t>ерешкоджа</w:t>
      </w:r>
      <w:r w:rsidRPr="005012EF">
        <w:t>ння</w:t>
      </w:r>
      <w:r w:rsidR="00F342F6" w:rsidRPr="005012EF">
        <w:t xml:space="preserve"> потраплянню </w:t>
      </w:r>
      <w:r w:rsidR="00801AC0" w:rsidRPr="005012EF">
        <w:t>дефек</w:t>
      </w:r>
      <w:ins w:id="198" w:author="Rodion" w:date="2019-12-05T23:55:00Z">
        <w:r w:rsidR="00460361" w:rsidRPr="00460361">
          <w:rPr>
            <w:rPrChange w:id="199" w:author="Rodion" w:date="2019-12-05T23:55:00Z">
              <w:rPr>
                <w:lang w:val="ru-RU"/>
              </w:rPr>
            </w:rPrChange>
          </w:rPr>
          <w:t>тн</w:t>
        </w:r>
      </w:ins>
      <w:del w:id="200" w:author="Rodion" w:date="2019-12-05T23:55:00Z">
        <w:r w:rsidR="00801AC0" w:rsidRPr="005012EF" w:rsidDel="00460361">
          <w:delText>тивн</w:delText>
        </w:r>
      </w:del>
      <w:r w:rsidR="00801AC0" w:rsidRPr="005012EF">
        <w:t>их</w:t>
      </w:r>
      <w:r w:rsidRPr="005012EF">
        <w:t xml:space="preserve"> або фальсифікованих</w:t>
      </w:r>
      <w:r w:rsidR="00F342F6" w:rsidRPr="005012EF">
        <w:t xml:space="preserve"> товарів далі по ланцюгу постачальників, що упереджує отримання товару неналежної якості кінцевим споживачем;</w:t>
      </w:r>
    </w:p>
    <w:p w14:paraId="37B0F9C5" w14:textId="5E63EA14" w:rsidR="00F342F6" w:rsidRPr="005012EF" w:rsidRDefault="00B26557" w:rsidP="00943128">
      <w:pPr>
        <w:pStyle w:val="ListParagraph"/>
      </w:pPr>
      <w:r w:rsidRPr="005012EF">
        <w:t>відстеж</w:t>
      </w:r>
      <w:r w:rsidR="00AA411F" w:rsidRPr="005012EF">
        <w:t>ення</w:t>
      </w:r>
      <w:r w:rsidRPr="005012EF">
        <w:t xml:space="preserve"> ланцюг</w:t>
      </w:r>
      <w:r w:rsidR="00AA411F" w:rsidRPr="005012EF">
        <w:t>ів</w:t>
      </w:r>
      <w:r w:rsidRPr="005012EF">
        <w:t xml:space="preserve"> поставок</w:t>
      </w:r>
      <w:r w:rsidR="00D33044" w:rsidRPr="005012EF">
        <w:t xml:space="preserve"> товарів;</w:t>
      </w:r>
    </w:p>
    <w:p w14:paraId="572DEF89" w14:textId="76E7CCA7" w:rsidR="00F342F6" w:rsidRPr="005012EF" w:rsidRDefault="00D33044" w:rsidP="00943128">
      <w:pPr>
        <w:pStyle w:val="ListParagraph"/>
      </w:pPr>
      <w:r w:rsidRPr="005012EF">
        <w:t>б</w:t>
      </w:r>
      <w:r w:rsidR="00B26557" w:rsidRPr="005012EF">
        <w:t xml:space="preserve">ездротове </w:t>
      </w:r>
      <w:r w:rsidR="00801AC0" w:rsidRPr="005012EF">
        <w:t>блокування</w:t>
      </w:r>
      <w:r w:rsidR="00B26557" w:rsidRPr="005012EF">
        <w:t>, розблок</w:t>
      </w:r>
      <w:r w:rsidR="00801AC0" w:rsidRPr="005012EF">
        <w:t>ув</w:t>
      </w:r>
      <w:r w:rsidR="00B26557" w:rsidRPr="005012EF">
        <w:t>ання та конфігурація електричних пристроїв</w:t>
      </w:r>
      <w:r w:rsidRPr="005012EF">
        <w:t>;</w:t>
      </w:r>
    </w:p>
    <w:p w14:paraId="49F5C277" w14:textId="44C39101" w:rsidR="00B26557" w:rsidRPr="005012EF" w:rsidRDefault="00B26557" w:rsidP="00943128">
      <w:pPr>
        <w:pStyle w:val="ListParagraph"/>
      </w:pPr>
      <w:r w:rsidRPr="005012EF">
        <w:lastRenderedPageBreak/>
        <w:t>налаштува</w:t>
      </w:r>
      <w:r w:rsidR="00D33044" w:rsidRPr="005012EF">
        <w:t>ння</w:t>
      </w:r>
      <w:r w:rsidRPr="005012EF">
        <w:t xml:space="preserve"> контрол</w:t>
      </w:r>
      <w:r w:rsidR="00D33044" w:rsidRPr="005012EF">
        <w:t>ю</w:t>
      </w:r>
      <w:r w:rsidRPr="005012EF">
        <w:t xml:space="preserve"> доступу до певних зон, приміщень або пристроїв.</w:t>
      </w:r>
    </w:p>
    <w:p w14:paraId="636D29D2" w14:textId="79AF5C29" w:rsidR="00945CE6" w:rsidRPr="005012EF" w:rsidRDefault="00945CE6" w:rsidP="00943128">
      <w:r w:rsidRPr="005012EF">
        <w:t>Система з використанням радіочастотної ідентифікації складається з трьох основних елементів:</w:t>
      </w:r>
    </w:p>
    <w:p w14:paraId="576F8F73" w14:textId="7899C0B0" w:rsidR="00945CE6" w:rsidRPr="005012EF" w:rsidRDefault="00D33044" w:rsidP="00943128">
      <w:pPr>
        <w:pStyle w:val="ListParagraph"/>
      </w:pPr>
      <w:r w:rsidRPr="005012EF">
        <w:t>п</w:t>
      </w:r>
      <w:r w:rsidR="00945CE6" w:rsidRPr="005012EF">
        <w:t>редмета, до якого закріплена RFID</w:t>
      </w:r>
      <w:ins w:id="201" w:author="Rodion" w:date="2019-12-05T23:56:00Z">
        <w:r w:rsidR="005E4E48">
          <w:rPr>
            <w:lang w:val="ru-RU"/>
          </w:rPr>
          <w:t>-</w:t>
        </w:r>
      </w:ins>
      <w:del w:id="202" w:author="Rodion" w:date="2019-12-05T23:56:00Z">
        <w:r w:rsidR="00945CE6" w:rsidRPr="005012EF" w:rsidDel="005E4E48">
          <w:delText xml:space="preserve"> </w:delText>
        </w:r>
      </w:del>
      <w:r w:rsidR="00945CE6" w:rsidRPr="005012EF">
        <w:t>мітка що унікально ідентифікує цей предмет</w:t>
      </w:r>
      <w:r w:rsidRPr="005012EF">
        <w:t>;</w:t>
      </w:r>
    </w:p>
    <w:p w14:paraId="012D141B" w14:textId="3178B4C2" w:rsidR="00945CE6" w:rsidRPr="005012EF" w:rsidRDefault="00D33044" w:rsidP="00943128">
      <w:pPr>
        <w:pStyle w:val="ListParagraph"/>
      </w:pPr>
      <w:r w:rsidRPr="005012EF">
        <w:t>п</w:t>
      </w:r>
      <w:r w:rsidR="00945CE6" w:rsidRPr="005012EF">
        <w:t xml:space="preserve">ристрою, що забезпечує бездротовий </w:t>
      </w:r>
      <w:proofErr w:type="spellStart"/>
      <w:r w:rsidR="00945CE6" w:rsidRPr="005012EF">
        <w:t>дво</w:t>
      </w:r>
      <w:r w:rsidR="00456B10" w:rsidRPr="005012EF">
        <w:t>н</w:t>
      </w:r>
      <w:r w:rsidR="00945CE6" w:rsidRPr="005012EF">
        <w:t>аправлений</w:t>
      </w:r>
      <w:proofErr w:type="spellEnd"/>
      <w:r w:rsidR="00945CE6" w:rsidRPr="005012EF">
        <w:t xml:space="preserve"> зв’язок між предметами, </w:t>
      </w:r>
      <w:r w:rsidR="00456B10" w:rsidRPr="005012EF">
        <w:t>описаними</w:t>
      </w:r>
      <w:r w:rsidR="00945CE6" w:rsidRPr="005012EF">
        <w:t xml:space="preserve"> у </w:t>
      </w:r>
      <w:r w:rsidRPr="005012EF">
        <w:t>попередньому</w:t>
      </w:r>
      <w:r w:rsidR="00945CE6" w:rsidRPr="005012EF">
        <w:t xml:space="preserve"> пункті</w:t>
      </w:r>
      <w:r w:rsidRPr="005012EF">
        <w:t>;</w:t>
      </w:r>
    </w:p>
    <w:p w14:paraId="095ED978" w14:textId="6569F686" w:rsidR="00945CE6" w:rsidRPr="005012EF" w:rsidRDefault="00D33044" w:rsidP="00D33044">
      <w:pPr>
        <w:pStyle w:val="ListParagraph"/>
      </w:pPr>
      <w:r w:rsidRPr="005012EF">
        <w:t>п</w:t>
      </w:r>
      <w:r w:rsidR="00945CE6" w:rsidRPr="005012EF">
        <w:t>рограмного забезпечення, що збирає та трансформує дані з передавачів, надаючи інформацію в реальному часі до програмного забезпечення рівнем вище.</w:t>
      </w:r>
    </w:p>
    <w:p w14:paraId="52E84E88" w14:textId="3424B527" w:rsidR="00683612" w:rsidRPr="005012EF" w:rsidRDefault="00945CE6" w:rsidP="00943128">
      <w:r w:rsidRPr="005012EF">
        <w:t xml:space="preserve">В базовій RFID системі мітки кріпляться до всіх речей, що мають тим чи іншим чином відстежуватися в інформаційній системі. </w:t>
      </w:r>
      <w:del w:id="203" w:author="Rodion" w:date="2019-12-05T23:59:00Z">
        <w:r w:rsidRPr="005012EF" w:rsidDel="00AB0F99">
          <w:delText>RFID мітка</w:delText>
        </w:r>
      </w:del>
      <w:ins w:id="204" w:author="Rodion" w:date="2019-12-05T23:59:00Z">
        <w:r w:rsidR="00AB0F99">
          <w:t>RFID-мітка</w:t>
        </w:r>
      </w:ins>
      <w:r w:rsidRPr="005012EF">
        <w:t xml:space="preserve"> складається з чіп</w:t>
      </w:r>
      <w:r w:rsidR="00456B10" w:rsidRPr="005012EF">
        <w:t>у</w:t>
      </w:r>
      <w:r w:rsidRPr="005012EF">
        <w:t xml:space="preserve"> (</w:t>
      </w:r>
      <w:r w:rsidR="00456B10" w:rsidRPr="005012EF">
        <w:t>інтегральної</w:t>
      </w:r>
      <w:r w:rsidRPr="005012EF">
        <w:t xml:space="preserve"> схеми) та </w:t>
      </w:r>
      <w:r w:rsidR="00456B10" w:rsidRPr="005012EF">
        <w:t>антени</w:t>
      </w:r>
      <w:r w:rsidRPr="005012EF">
        <w:t xml:space="preserve">, що надрукована, </w:t>
      </w:r>
      <w:r w:rsidR="00744E20" w:rsidRPr="005012EF">
        <w:t xml:space="preserve">або </w:t>
      </w:r>
      <w:r w:rsidR="00456B10" w:rsidRPr="005012EF">
        <w:t>ви</w:t>
      </w:r>
      <w:r w:rsidRPr="005012EF">
        <w:t>травлена та відштампована</w:t>
      </w:r>
      <w:r w:rsidR="00DA052A" w:rsidRPr="005012EF">
        <w:t xml:space="preserve">. </w:t>
      </w:r>
      <w:r w:rsidR="00744E20" w:rsidRPr="005012EF">
        <w:t>Ч</w:t>
      </w:r>
      <w:r w:rsidR="00DA052A" w:rsidRPr="005012EF">
        <w:t xml:space="preserve">іп та </w:t>
      </w:r>
      <w:r w:rsidR="00456B10" w:rsidRPr="005012EF">
        <w:t>антен</w:t>
      </w:r>
      <w:r w:rsidR="00744E20" w:rsidRPr="005012EF">
        <w:t>а</w:t>
      </w:r>
      <w:r w:rsidR="00DA052A" w:rsidRPr="005012EF">
        <w:t xml:space="preserve"> </w:t>
      </w:r>
      <w:r w:rsidR="00456B10" w:rsidRPr="005012EF">
        <w:t>впресовується</w:t>
      </w:r>
      <w:r w:rsidR="00DA052A" w:rsidRPr="005012EF">
        <w:t xml:space="preserve"> в паперову основу</w:t>
      </w:r>
      <w:r w:rsidR="00744E20" w:rsidRPr="005012EF">
        <w:t>,</w:t>
      </w:r>
      <w:r w:rsidR="00DA052A" w:rsidRPr="005012EF">
        <w:t xml:space="preserve"> що з однієї сторони покривається клейкою основою або пакується у корпус (як, наприклад, мітки від </w:t>
      </w:r>
      <w:proofErr w:type="spellStart"/>
      <w:r w:rsidR="00DA052A" w:rsidRPr="005012EF">
        <w:t>домофону</w:t>
      </w:r>
      <w:proofErr w:type="spellEnd"/>
      <w:r w:rsidR="00DA052A" w:rsidRPr="005012EF">
        <w:t xml:space="preserve">). </w:t>
      </w:r>
      <w:r w:rsidR="00683612" w:rsidRPr="005012EF">
        <w:t xml:space="preserve">Готові мітки доступні в різних варіаціях форм, розмірів включаючи стікери, картки пропуску та мітки на </w:t>
      </w:r>
      <w:proofErr w:type="spellStart"/>
      <w:r w:rsidR="00683612" w:rsidRPr="005012EF">
        <w:t>палети</w:t>
      </w:r>
      <w:proofErr w:type="spellEnd"/>
      <w:r w:rsidR="00683612" w:rsidRPr="005012EF">
        <w:t xml:space="preserve"> для промислової техніки. </w:t>
      </w:r>
    </w:p>
    <w:p w14:paraId="519234A2" w14:textId="77777777" w:rsidR="00943128" w:rsidRPr="005012EF" w:rsidRDefault="00943128" w:rsidP="00943128"/>
    <w:p w14:paraId="15E4B9B7" w14:textId="6D658A66" w:rsidR="00683612" w:rsidRPr="005012EF" w:rsidRDefault="00943128" w:rsidP="001D5DC8">
      <w:pPr>
        <w:pStyle w:val="Heading4"/>
      </w:pPr>
      <w:del w:id="205" w:author="Rodion Kharabet" w:date="2019-12-06T01:21:00Z">
        <w:r w:rsidRPr="005012EF" w:rsidDel="00B5085E">
          <w:delText>2</w:delText>
        </w:r>
      </w:del>
      <w:ins w:id="206" w:author="Rodion Kharabet" w:date="2019-12-06T01:21:00Z">
        <w:r w:rsidR="00B5085E">
          <w:t>1</w:t>
        </w:r>
      </w:ins>
      <w:r w:rsidRPr="005012EF">
        <w:t xml:space="preserve">.2.2.1 </w:t>
      </w:r>
      <w:r w:rsidR="00076B3A" w:rsidRPr="005012EF">
        <w:t xml:space="preserve">Мітки </w:t>
      </w:r>
      <w:r w:rsidR="00683612" w:rsidRPr="005012EF">
        <w:t>RFID</w:t>
      </w:r>
      <w:r w:rsidR="00076B3A" w:rsidRPr="005012EF">
        <w:t xml:space="preserve"> </w:t>
      </w:r>
    </w:p>
    <w:p w14:paraId="40F4DE99" w14:textId="77777777" w:rsidR="00943128" w:rsidRPr="005012EF" w:rsidRDefault="00943128" w:rsidP="00943128"/>
    <w:p w14:paraId="143CA362" w14:textId="23042A90" w:rsidR="00EC3542" w:rsidRPr="005012EF" w:rsidRDefault="009131DF" w:rsidP="00EC3542">
      <w:r w:rsidRPr="005012EF">
        <w:t xml:space="preserve">Мітки RFID 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r w:rsidR="00456B10" w:rsidRPr="005012EF">
        <w:t>можуть бути зчитані</w:t>
      </w:r>
      <w:r w:rsidRPr="005012EF">
        <w:t xml:space="preserve"> на відстані до 9 метрів по прямій лінії без перешкод. </w:t>
      </w:r>
      <w:r w:rsidR="00EC3542" w:rsidRPr="005012EF">
        <w:t xml:space="preserve">Існує три типи міток: пасивні, активні та </w:t>
      </w:r>
      <w:proofErr w:type="spellStart"/>
      <w:r w:rsidR="00EC3542" w:rsidRPr="005012EF">
        <w:t>напівактивні</w:t>
      </w:r>
      <w:proofErr w:type="spellEnd"/>
      <w:r w:rsidR="009409AB" w:rsidRPr="005012EF">
        <w:t xml:space="preserve"> [13]</w:t>
      </w:r>
      <w:r w:rsidR="00EC3542" w:rsidRPr="005012EF">
        <w:t>.</w:t>
      </w:r>
      <w:del w:id="207" w:author="Rodion Kharabet" w:date="2019-12-06T01:11:00Z">
        <w:r w:rsidR="006E6402" w:rsidRPr="005012EF" w:rsidDel="000A1523">
          <w:delText xml:space="preserve"> За типом живлення мітки поділяються на пасивні, активні та напівактивні.</w:delText>
        </w:r>
      </w:del>
    </w:p>
    <w:p w14:paraId="1464A088" w14:textId="685A8A67" w:rsidR="00D90581" w:rsidRPr="005012EF" w:rsidRDefault="00EC3542" w:rsidP="00D90581">
      <w:r w:rsidRPr="005012EF">
        <w:t>Пасивні мітки не містять акумулятор</w:t>
      </w:r>
      <w:r w:rsidR="006E6402" w:rsidRPr="005012EF">
        <w:t>.</w:t>
      </w:r>
      <w:r w:rsidRPr="005012EF">
        <w:t xml:space="preserve"> </w:t>
      </w:r>
      <w:r w:rsidR="006E6402" w:rsidRPr="005012EF">
        <w:t>В</w:t>
      </w:r>
      <w:r w:rsidRPr="005012EF">
        <w:t xml:space="preserve">они використовують енергію, яку електромагнітна хвиля від зчитувача індукує в антені, щоб увімкнути мікросхему і передати дані назад до зчитувача. Пасивні мітки відбивають енергію від зчитувача або </w:t>
      </w:r>
      <w:r w:rsidRPr="005012EF">
        <w:lastRenderedPageBreak/>
        <w:t>отримують і тимчасово зберігають енергію, щоб генерувати відповідь мітки зчитувачу.</w:t>
      </w:r>
      <w:r w:rsidR="00D90581" w:rsidRPr="005012EF">
        <w:t xml:space="preserve"> Антенна мітки поглинає енергію радіохвилі і направляє її до чіпу. Тобто, чим більше площина антени</w:t>
      </w:r>
      <w:ins w:id="208" w:author="Rodion Kharabet" w:date="2019-12-06T01:11:00Z">
        <w:r w:rsidR="000A1523">
          <w:t>, тим вона</w:t>
        </w:r>
      </w:ins>
      <w:r w:rsidR="00D90581" w:rsidRPr="005012EF">
        <w:t xml:space="preserve"> може поглинути більше енергії або ловити хвилі на більшій віддаленості від джерела радіохвиль.</w:t>
      </w:r>
    </w:p>
    <w:p w14:paraId="491249AA" w14:textId="274DA861" w:rsidR="00EC3542" w:rsidRPr="005012EF" w:rsidRDefault="00EC3542" w:rsidP="00EC3542">
      <w:r w:rsidRPr="005012EF">
        <w:t>Активні мітки мають власне джерело живлення, як правило, акумулятор, щоб запускати мікросхеми та передавати дані зчитувачу. Активна мітка дозволяє приймати</w:t>
      </w:r>
      <w:ins w:id="209" w:author="Rodion Kharabet" w:date="2019-12-06T01:12:00Z">
        <w:r w:rsidR="000A1523">
          <w:t xml:space="preserve"> слабкі </w:t>
        </w:r>
      </w:ins>
      <w:del w:id="210" w:author="Rodion Kharabet" w:date="2019-12-06T01:12:00Z">
        <w:r w:rsidRPr="005012EF" w:rsidDel="000A1523">
          <w:delText xml:space="preserve"> сигнали дуже низького рівня і все ще</w:delText>
        </w:r>
      </w:del>
      <w:ins w:id="211" w:author="Rodion Kharabet" w:date="2019-12-06T01:12:00Z">
        <w:r w:rsidR="000A1523">
          <w:t>та</w:t>
        </w:r>
      </w:ins>
      <w:r w:rsidRPr="005012EF">
        <w:t xml:space="preserve"> може генерувати сигнал високого рівня для передачі назад до зчитувача. Активна мітка знаходиться у сплячому режимі, поки не отримає сигнал пробудження від зчитувача. Як тільки мітка отримує сигнал пробудження, носій даних переходить у робочий режим. Після завершення транзакції даних мітка знову переходить у сплячий режим. Оскільки у активних міток є акумулятор, вони можуть передавати дані, не вимагаючи живлення від зчитувача. Тому вони мають значно більший діапазон зчитування, ніж пасивні мітки. З іншого боку, через те, що вони містять акумулятор, їх термін експлуатації обмежений</w:t>
      </w:r>
      <w:r w:rsidR="00875EA2" w:rsidRPr="005012EF">
        <w:t xml:space="preserve"> [1</w:t>
      </w:r>
      <w:r w:rsidR="009A2FB6" w:rsidRPr="005012EF">
        <w:t>4</w:t>
      </w:r>
      <w:r w:rsidR="00875EA2" w:rsidRPr="005012EF">
        <w:t>]</w:t>
      </w:r>
      <w:r w:rsidRPr="005012EF">
        <w:t>.</w:t>
      </w:r>
    </w:p>
    <w:p w14:paraId="19554048" w14:textId="5DA0C869" w:rsidR="00EC3542" w:rsidRPr="005012EF" w:rsidRDefault="00EC3542" w:rsidP="00EC3542">
      <w:proofErr w:type="spellStart"/>
      <w:r w:rsidRPr="005012EF">
        <w:t>Напівактивні</w:t>
      </w:r>
      <w:proofErr w:type="spellEnd"/>
      <w:r w:rsidRPr="005012EF">
        <w:t xml:space="preserve"> або </w:t>
      </w:r>
      <w:proofErr w:type="spellStart"/>
      <w:r w:rsidRPr="005012EF">
        <w:t>напівпасивні</w:t>
      </w:r>
      <w:proofErr w:type="spellEnd"/>
      <w:r w:rsidRPr="005012EF">
        <w:t xml:space="preserve"> мітки, залежно від виготовлення, також мають вбудований акумулятор. Акумулятор в цьому випадку використовується тільки для роботи мікросхеми. Як і пасивна мітка, </w:t>
      </w:r>
      <w:proofErr w:type="spellStart"/>
      <w:r w:rsidRPr="005012EF">
        <w:t>напівактивна</w:t>
      </w:r>
      <w:proofErr w:type="spellEnd"/>
      <w:r w:rsidRPr="005012EF">
        <w:t xml:space="preserve"> використовує енергію в електромагнітному полі для пробудження мікросхеми та передачі даних зчитувачу. Ці мітки іноді називають пасивними з допомогою акумулятора (з </w:t>
      </w:r>
      <w:proofErr w:type="spellStart"/>
      <w:r w:rsidRPr="005012EF">
        <w:t>англ</w:t>
      </w:r>
      <w:proofErr w:type="spellEnd"/>
      <w:r w:rsidRPr="005012EF">
        <w:t>. “</w:t>
      </w:r>
      <w:proofErr w:type="spellStart"/>
      <w:r w:rsidRPr="005012EF">
        <w:t>Battery</w:t>
      </w:r>
      <w:proofErr w:type="spellEnd"/>
      <w:r w:rsidRPr="005012EF">
        <w:t xml:space="preserve"> </w:t>
      </w:r>
      <w:proofErr w:type="spellStart"/>
      <w:r w:rsidRPr="005012EF">
        <w:t>Assisted</w:t>
      </w:r>
      <w:proofErr w:type="spellEnd"/>
      <w:r w:rsidRPr="005012EF">
        <w:t xml:space="preserve"> </w:t>
      </w:r>
      <w:proofErr w:type="spellStart"/>
      <w:r w:rsidRPr="005012EF">
        <w:t>Passive</w:t>
      </w:r>
      <w:proofErr w:type="spellEnd"/>
      <w:r w:rsidRPr="005012EF">
        <w:t>”).</w:t>
      </w:r>
    </w:p>
    <w:p w14:paraId="0CE3329C" w14:textId="03BB2D00" w:rsidR="009131DF" w:rsidRPr="005012EF" w:rsidRDefault="009131DF" w:rsidP="00943128">
      <w:r w:rsidRPr="005012EF">
        <w:t xml:space="preserve">В </w:t>
      </w:r>
      <w:r w:rsidR="00456B10" w:rsidRPr="005012EF">
        <w:t>кожну</w:t>
      </w:r>
      <w:r w:rsidRPr="005012EF">
        <w:t xml:space="preserve"> мітку </w:t>
      </w:r>
      <w:proofErr w:type="spellStart"/>
      <w:r w:rsidRPr="005012EF">
        <w:t>запрограмовано</w:t>
      </w:r>
      <w:proofErr w:type="spellEnd"/>
      <w:r w:rsidRPr="005012EF">
        <w:t xml:space="preserve"> її власний ідентифікатор (</w:t>
      </w:r>
      <w:proofErr w:type="spellStart"/>
      <w:r w:rsidR="00D90A7B" w:rsidRPr="005012EF">
        <w:t>tag</w:t>
      </w:r>
      <w:proofErr w:type="spellEnd"/>
      <w:r w:rsidR="00D90A7B" w:rsidRPr="005012EF">
        <w:t xml:space="preserve"> </w:t>
      </w:r>
      <w:proofErr w:type="spellStart"/>
      <w:r w:rsidR="00D90A7B" w:rsidRPr="005012EF">
        <w:t>identifier</w:t>
      </w:r>
      <w:proofErr w:type="spellEnd"/>
      <w:r w:rsidR="00D90A7B" w:rsidRPr="005012EF">
        <w:t xml:space="preserve"> </w:t>
      </w:r>
      <w:r w:rsidR="0052287F" w:rsidRPr="005012EF">
        <w:t>–</w:t>
      </w:r>
      <w:r w:rsidR="00D90A7B" w:rsidRPr="005012EF">
        <w:t xml:space="preserve"> TID</w:t>
      </w:r>
      <w:r w:rsidRPr="005012EF">
        <w:t>)</w:t>
      </w:r>
      <w:r w:rsidR="00D90A7B" w:rsidRPr="005012EF">
        <w:t xml:space="preserve"> – це унікальний серійний номер, що записується у мітку виробником. Також у мітки може бути банк пам’яті для зберігання унікального ідентифікатора для відстеження товару, на який згодом буде </w:t>
      </w:r>
      <w:r w:rsidR="00456B10" w:rsidRPr="005012EF">
        <w:t>прикріплена</w:t>
      </w:r>
      <w:r w:rsidR="00D90A7B" w:rsidRPr="005012EF">
        <w:t xml:space="preserve"> </w:t>
      </w:r>
      <w:r w:rsidR="00456B10" w:rsidRPr="005012EF">
        <w:t>мітка</w:t>
      </w:r>
      <w:r w:rsidR="00D90A7B" w:rsidRPr="005012EF">
        <w:t xml:space="preserve">. Він зветься </w:t>
      </w:r>
      <w:proofErr w:type="spellStart"/>
      <w:r w:rsidR="00D90A7B" w:rsidRPr="005012EF">
        <w:t>electronic</w:t>
      </w:r>
      <w:proofErr w:type="spellEnd"/>
      <w:r w:rsidR="00D90A7B" w:rsidRPr="005012EF">
        <w:t xml:space="preserve"> </w:t>
      </w:r>
      <w:proofErr w:type="spellStart"/>
      <w:r w:rsidR="00D90A7B" w:rsidRPr="005012EF">
        <w:t>product</w:t>
      </w:r>
      <w:proofErr w:type="spellEnd"/>
      <w:r w:rsidR="00D90A7B" w:rsidRPr="005012EF">
        <w:t xml:space="preserve"> </w:t>
      </w:r>
      <w:proofErr w:type="spellStart"/>
      <w:r w:rsidR="00D90A7B" w:rsidRPr="005012EF">
        <w:t>code</w:t>
      </w:r>
      <w:proofErr w:type="spellEnd"/>
      <w:r w:rsidR="00D90A7B" w:rsidRPr="005012EF">
        <w:t xml:space="preserve"> або EPC.</w:t>
      </w:r>
    </w:p>
    <w:p w14:paraId="19BC633E" w14:textId="0C20622D" w:rsidR="00D90A7B" w:rsidRPr="005012EF" w:rsidRDefault="00D90A7B" w:rsidP="00943128">
      <w:del w:id="212" w:author="Rodion Kharabet" w:date="2019-12-06T01:12:00Z">
        <w:r w:rsidRPr="005012EF" w:rsidDel="000A1523">
          <w:delText>Electronic Product Code (</w:delText>
        </w:r>
      </w:del>
      <w:r w:rsidRPr="005012EF">
        <w:t>EPC</w:t>
      </w:r>
      <w:del w:id="213" w:author="Rodion Kharabet" w:date="2019-12-06T01:12:00Z">
        <w:r w:rsidRPr="005012EF" w:rsidDel="000A1523">
          <w:delText>)</w:delText>
        </w:r>
      </w:del>
      <w:r w:rsidRPr="005012EF">
        <w:t xml:space="preserve"> </w:t>
      </w:r>
      <w:r w:rsidR="00456B10" w:rsidRPr="005012EF">
        <w:t>зберігається</w:t>
      </w:r>
      <w:r w:rsidRPr="005012EF">
        <w:t xml:space="preserve"> в пам’яті чіп</w:t>
      </w:r>
      <w:r w:rsidR="00456B10" w:rsidRPr="005012EF">
        <w:t>у</w:t>
      </w:r>
      <w:r w:rsidRPr="005012EF">
        <w:t xml:space="preserve"> та займає зазвичай 96 біт даних.</w:t>
      </w:r>
      <w:r w:rsidR="00403015" w:rsidRPr="005012EF">
        <w:t xml:space="preserve"> Схематичне зображення комірок можна побачити</w:t>
      </w:r>
      <w:r w:rsidRPr="005012EF">
        <w:t xml:space="preserve"> </w:t>
      </w:r>
      <w:r w:rsidR="00403015" w:rsidRPr="005012EF">
        <w:t xml:space="preserve">на </w:t>
      </w:r>
      <w:del w:id="214" w:author="Rodion" w:date="2019-12-05T23:44:00Z">
        <w:r w:rsidR="00403015" w:rsidRPr="005012EF" w:rsidDel="003537CF">
          <w:delText>рис</w:delText>
        </w:r>
        <w:r w:rsidR="00B90FA3" w:rsidRPr="005012EF" w:rsidDel="003537CF">
          <w:delText>унку</w:delText>
        </w:r>
        <w:r w:rsidR="00403015" w:rsidRPr="005012EF" w:rsidDel="003537CF">
          <w:delText xml:space="preserve"> </w:delText>
        </w:r>
        <w:r w:rsidR="00A31CBD" w:rsidRPr="005012EF" w:rsidDel="003537CF">
          <w:delText>2.</w:delText>
        </w:r>
      </w:del>
      <w:ins w:id="215" w:author="Rodion" w:date="2019-12-05T23:44:00Z">
        <w:r w:rsidR="003537CF">
          <w:t>рисунку 1.</w:t>
        </w:r>
      </w:ins>
      <w:r w:rsidR="00A31CBD" w:rsidRPr="005012EF">
        <w:t>7</w:t>
      </w:r>
      <w:r w:rsidR="00403015" w:rsidRPr="005012EF">
        <w:t xml:space="preserve">. </w:t>
      </w:r>
      <w:r w:rsidRPr="005012EF">
        <w:t xml:space="preserve">Перші 8 біт </w:t>
      </w:r>
      <w:r w:rsidR="00403015" w:rsidRPr="005012EF">
        <w:t xml:space="preserve">це заголовок, що ідентифікує версію протоколу. Наступні 28 біт ідентифікують організацію, що контролює цю мітку (номер організації за GS1). Наступні 24 біт – це ідентифікатор </w:t>
      </w:r>
      <w:r w:rsidR="00456B10" w:rsidRPr="005012EF">
        <w:t>класу</w:t>
      </w:r>
      <w:r w:rsidR="00403015" w:rsidRPr="005012EF">
        <w:t xml:space="preserve"> </w:t>
      </w:r>
      <w:r w:rsidR="00403015" w:rsidRPr="005012EF">
        <w:lastRenderedPageBreak/>
        <w:t xml:space="preserve">до якого належить продукт. Останні 38 біт це унікальний серійний номер </w:t>
      </w:r>
      <w:r w:rsidR="00456B10" w:rsidRPr="005012EF">
        <w:t>самої</w:t>
      </w:r>
      <w:r w:rsidR="00403015" w:rsidRPr="005012EF">
        <w:t xml:space="preserve"> мітки. Останні два поля заповнюються організацією, що виготовила цю мітку</w:t>
      </w:r>
      <w:r w:rsidR="00444093" w:rsidRPr="005012EF">
        <w:t xml:space="preserve"> [13]</w:t>
      </w:r>
      <w:r w:rsidR="00403015" w:rsidRPr="005012EF">
        <w:t xml:space="preserve">. Весь код </w:t>
      </w:r>
      <w:r w:rsidR="00456B10" w:rsidRPr="005012EF">
        <w:t>в</w:t>
      </w:r>
      <w:r w:rsidR="0092474C" w:rsidRPr="005012EF">
        <w:t xml:space="preserve"> </w:t>
      </w:r>
      <w:r w:rsidR="00403015" w:rsidRPr="005012EF">
        <w:t xml:space="preserve">цілому може бути використаний як ключ до бази даних що ідентифікує предмет, до якого прикріплена ця мітка. </w:t>
      </w:r>
    </w:p>
    <w:p w14:paraId="2DB53D9A" w14:textId="77777777" w:rsidR="00943128" w:rsidRPr="005012EF" w:rsidRDefault="00943128" w:rsidP="00943128"/>
    <w:p w14:paraId="62370378" w14:textId="2764152B" w:rsidR="00945CE6" w:rsidRPr="005012EF" w:rsidRDefault="00403015" w:rsidP="00403015">
      <w:pPr>
        <w:jc w:val="center"/>
      </w:pPr>
      <w:r w:rsidRPr="005012EF">
        <w:rPr>
          <w:noProof/>
        </w:rPr>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40F1C941" w:rsidR="00403015" w:rsidRPr="005012EF" w:rsidRDefault="00403015" w:rsidP="00403015">
      <w:pPr>
        <w:jc w:val="center"/>
        <w:rPr>
          <w:shd w:val="clear" w:color="auto" w:fill="FEFEFE"/>
        </w:rPr>
      </w:pPr>
      <w:del w:id="216" w:author="Rodion" w:date="2019-12-05T23:45:00Z">
        <w:r w:rsidRPr="005012EF" w:rsidDel="003537CF">
          <w:delText>Рис</w:delText>
        </w:r>
        <w:r w:rsidR="00B90FA3" w:rsidRPr="005012EF" w:rsidDel="003537CF">
          <w:delText>унок</w:delText>
        </w:r>
        <w:r w:rsidRPr="005012EF" w:rsidDel="003537CF">
          <w:delText xml:space="preserve"> </w:delText>
        </w:r>
        <w:r w:rsidR="00875EA2" w:rsidRPr="005012EF" w:rsidDel="003537CF">
          <w:delText>2.</w:delText>
        </w:r>
      </w:del>
      <w:ins w:id="217" w:author="Rodion" w:date="2019-12-05T23:45:00Z">
        <w:r w:rsidR="003537CF">
          <w:t>Рисунок 1.</w:t>
        </w:r>
      </w:ins>
      <w:r w:rsidR="00875EA2" w:rsidRPr="005012EF">
        <w:t>7</w:t>
      </w:r>
      <w:r w:rsidRPr="005012EF">
        <w:t xml:space="preserve"> – </w:t>
      </w:r>
      <w:r w:rsidR="00A31CBD" w:rsidRPr="005012EF">
        <w:t>Формат</w:t>
      </w:r>
      <w:r w:rsidRPr="005012EF">
        <w:t xml:space="preserve"> </w:t>
      </w:r>
      <w:proofErr w:type="spellStart"/>
      <w:r w:rsidRPr="005012EF">
        <w:rPr>
          <w:shd w:val="clear" w:color="auto" w:fill="FEFEFE"/>
        </w:rPr>
        <w:t>Electronic</w:t>
      </w:r>
      <w:proofErr w:type="spellEnd"/>
      <w:r w:rsidRPr="005012EF">
        <w:rPr>
          <w:shd w:val="clear" w:color="auto" w:fill="FEFEFE"/>
        </w:rPr>
        <w:t xml:space="preserve"> </w:t>
      </w:r>
      <w:proofErr w:type="spellStart"/>
      <w:r w:rsidRPr="005012EF">
        <w:rPr>
          <w:shd w:val="clear" w:color="auto" w:fill="FEFEFE"/>
        </w:rPr>
        <w:t>Product</w:t>
      </w:r>
      <w:proofErr w:type="spellEnd"/>
      <w:r w:rsidRPr="005012EF">
        <w:rPr>
          <w:shd w:val="clear" w:color="auto" w:fill="FEFEFE"/>
        </w:rPr>
        <w:t xml:space="preserve"> </w:t>
      </w:r>
      <w:proofErr w:type="spellStart"/>
      <w:r w:rsidRPr="005012EF">
        <w:rPr>
          <w:shd w:val="clear" w:color="auto" w:fill="FEFEFE"/>
        </w:rPr>
        <w:t>Code</w:t>
      </w:r>
      <w:proofErr w:type="spellEnd"/>
      <w:r w:rsidRPr="005012EF">
        <w:rPr>
          <w:shd w:val="clear" w:color="auto" w:fill="FEFEFE"/>
        </w:rPr>
        <w:t xml:space="preserve"> (EPC)</w:t>
      </w:r>
      <w:r w:rsidR="00875EA2" w:rsidRPr="005012EF">
        <w:rPr>
          <w:shd w:val="clear" w:color="auto" w:fill="FEFEFE"/>
        </w:rPr>
        <w:t xml:space="preserve"> [15]</w:t>
      </w:r>
    </w:p>
    <w:p w14:paraId="0C0EA1F9" w14:textId="77777777" w:rsidR="00076B3A" w:rsidRPr="005012EF" w:rsidRDefault="00076B3A" w:rsidP="00943128">
      <w:pPr>
        <w:rPr>
          <w:shd w:val="clear" w:color="auto" w:fill="FEFEFE"/>
        </w:rPr>
      </w:pPr>
    </w:p>
    <w:p w14:paraId="7EBD6A0F" w14:textId="5B2E90D7" w:rsidR="00E6575B" w:rsidRPr="005012EF" w:rsidRDefault="00E6575B" w:rsidP="00943128">
      <w:r w:rsidRPr="005012EF">
        <w:t xml:space="preserve">Не існує </w:t>
      </w:r>
      <w:r w:rsidR="004F6A30" w:rsidRPr="005012EF">
        <w:t>універсальної</w:t>
      </w:r>
      <w:r w:rsidRPr="005012EF">
        <w:t xml:space="preserve"> мітки для всіх </w:t>
      </w:r>
      <w:r w:rsidR="00306A0F" w:rsidRPr="005012EF">
        <w:t>сфер</w:t>
      </w:r>
      <w:r w:rsidRPr="005012EF">
        <w:t xml:space="preserve"> застосування. </w:t>
      </w:r>
      <w:r w:rsidR="004F6A30" w:rsidRPr="005012EF">
        <w:t>Саме сферу застосування у більшості випадків визначає антен</w:t>
      </w:r>
      <w:del w:id="218" w:author="Rodion Kharabet" w:date="2019-12-06T01:12:00Z">
        <w:r w:rsidR="004F6A30" w:rsidRPr="005012EF" w:rsidDel="000A1523">
          <w:delText>н</w:delText>
        </w:r>
      </w:del>
      <w:r w:rsidR="004F6A30" w:rsidRPr="005012EF">
        <w:t xml:space="preserve">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r w:rsidR="0092474C" w:rsidRPr="005012EF">
        <w:t>комунікації</w:t>
      </w:r>
      <w:r w:rsidR="004F6A30" w:rsidRPr="005012EF">
        <w:t xml:space="preserve"> (наприклад, рідини та метали). </w:t>
      </w:r>
      <w:r w:rsidR="0092474C" w:rsidRPr="005012EF">
        <w:t>Антени</w:t>
      </w:r>
      <w:r w:rsidR="004F6A30" w:rsidRPr="005012EF">
        <w:t xml:space="preserve"> можуть бути вироблені з різних матеріалів. </w:t>
      </w:r>
      <w:r w:rsidR="0092474C" w:rsidRPr="005012EF">
        <w:t>Вони</w:t>
      </w:r>
      <w:r w:rsidR="004F6A30" w:rsidRPr="005012EF">
        <w:t xml:space="preserve"> можуть бути надруковані, </w:t>
      </w:r>
      <w:r w:rsidR="0092474C" w:rsidRPr="005012EF">
        <w:t>стравлені</w:t>
      </w:r>
      <w:r w:rsidR="004F6A30" w:rsidRPr="005012EF">
        <w:t xml:space="preserve">, відштамповані чорнилами що проводять струм або навіть бути </w:t>
      </w:r>
      <w:r w:rsidR="0092474C" w:rsidRPr="005012EF">
        <w:t>прикріплені</w:t>
      </w:r>
      <w:r w:rsidR="004F6A30" w:rsidRPr="005012EF">
        <w:t xml:space="preserve"> парою до пап</w:t>
      </w:r>
      <w:r w:rsidR="00E52936" w:rsidRPr="005012EF">
        <w:t>еру</w:t>
      </w:r>
      <w:r w:rsidR="004F6A30" w:rsidRPr="005012EF">
        <w:t xml:space="preserve">. </w:t>
      </w:r>
    </w:p>
    <w:p w14:paraId="7BFC6A2C" w14:textId="78F6A1FD" w:rsidR="009F5BA6" w:rsidRPr="005012EF" w:rsidRDefault="009F5BA6" w:rsidP="009F5BA6">
      <w:del w:id="219" w:author="Rodion Kharabet" w:date="2019-12-06T02:57:00Z">
        <w:r w:rsidRPr="005012EF" w:rsidDel="003E415E">
          <w:delText>RFID мітки</w:delText>
        </w:r>
      </w:del>
      <w:ins w:id="220" w:author="Rodion Kharabet" w:date="2019-12-06T02:57:00Z">
        <w:r w:rsidR="003E415E">
          <w:t>RFID-мітки</w:t>
        </w:r>
      </w:ins>
      <w:r w:rsidRPr="005012EF">
        <w:t xml:space="preserve"> з функціями пам’яті варіюються від простих RO</w:t>
      </w:r>
      <w:r w:rsidR="0032182B" w:rsidRPr="005012EF">
        <w:t>-міток</w:t>
      </w:r>
      <w:r w:rsidRPr="005012EF">
        <w:t xml:space="preserve"> до міток з інтелектуальними </w:t>
      </w:r>
      <w:r w:rsidR="0032182B" w:rsidRPr="005012EF">
        <w:t>криптографічними</w:t>
      </w:r>
      <w:r w:rsidRPr="005012EF">
        <w:t xml:space="preserve"> функціями. Є мітки, які мають діапазон пам’яті від декількох байт до приблизно 4 МБ пам’яті. Це залежить від того, який тип мітки, пасивний чи активний, обрано та якого стандарту </w:t>
      </w:r>
      <w:r w:rsidR="00856605" w:rsidRPr="005012EF">
        <w:t>було</w:t>
      </w:r>
      <w:r w:rsidRPr="005012EF">
        <w:t xml:space="preserve"> дотримано</w:t>
      </w:r>
      <w:r w:rsidR="0032182B" w:rsidRPr="005012EF">
        <w:t xml:space="preserve"> при її виробництві</w:t>
      </w:r>
      <w:r w:rsidRPr="005012EF">
        <w:t xml:space="preserve">. </w:t>
      </w:r>
    </w:p>
    <w:p w14:paraId="1D82092E" w14:textId="55A0ED89" w:rsidR="009F5BA6" w:rsidRPr="005012EF" w:rsidRDefault="009F5BA6" w:rsidP="009F5BA6">
      <w:r w:rsidRPr="005012EF">
        <w:t>RO</w:t>
      </w:r>
      <w:r w:rsidR="0032182B" w:rsidRPr="005012EF">
        <w:t>-</w:t>
      </w:r>
      <w:r w:rsidRPr="005012EF">
        <w:t xml:space="preserve">мітка (з </w:t>
      </w:r>
      <w:proofErr w:type="spellStart"/>
      <w:r w:rsidRPr="005012EF">
        <w:t>англ</w:t>
      </w:r>
      <w:proofErr w:type="spellEnd"/>
      <w:r w:rsidRPr="005012EF">
        <w:t xml:space="preserve">. </w:t>
      </w:r>
      <w:del w:id="221" w:author="Rodion Kharabet" w:date="2019-12-06T01:14:00Z">
        <w:r w:rsidRPr="005012EF" w:rsidDel="000A1523">
          <w:delText>“</w:delText>
        </w:r>
      </w:del>
      <w:ins w:id="222" w:author="Rodion Kharabet" w:date="2019-12-06T01:14:00Z">
        <w:r w:rsidR="000A1523">
          <w:t>«</w:t>
        </w:r>
      </w:ins>
      <w:proofErr w:type="spellStart"/>
      <w:r w:rsidRPr="005012EF">
        <w:t>Read-Only</w:t>
      </w:r>
      <w:proofErr w:type="spellEnd"/>
      <w:del w:id="223" w:author="Rodion Kharabet" w:date="2019-12-06T01:14:00Z">
        <w:r w:rsidRPr="005012EF" w:rsidDel="000A1523">
          <w:delText>”</w:delText>
        </w:r>
      </w:del>
      <w:ins w:id="224" w:author="Rodion Kharabet" w:date="2019-12-06T01:14:00Z">
        <w:r w:rsidR="000A1523">
          <w:t>»</w:t>
        </w:r>
      </w:ins>
      <w:r w:rsidRPr="005012EF">
        <w:t xml:space="preserve"> </w:t>
      </w:r>
      <w:ins w:id="225" w:author="Rodion Kharabet" w:date="2019-12-06T01:13:00Z">
        <w:r w:rsidR="000A1523">
          <w:t>–</w:t>
        </w:r>
      </w:ins>
      <w:del w:id="226" w:author="Rodion Kharabet" w:date="2019-12-06T01:13:00Z">
        <w:r w:rsidRPr="005012EF" w:rsidDel="000A1523">
          <w:delText>-</w:delText>
        </w:r>
      </w:del>
      <w:r w:rsidRPr="005012EF">
        <w:t xml:space="preserve"> тільки для зчитування) має попередньо запрограмований серійний номер, записаний </w:t>
      </w:r>
      <w:del w:id="227" w:author="Rodion Kharabet" w:date="2019-12-06T01:13:00Z">
        <w:r w:rsidRPr="005012EF" w:rsidDel="000A1523">
          <w:delText xml:space="preserve">на </w:delText>
        </w:r>
      </w:del>
      <w:ins w:id="228" w:author="Rodion Kharabet" w:date="2019-12-06T01:13:00Z">
        <w:r w:rsidR="000A1523">
          <w:t xml:space="preserve">в </w:t>
        </w:r>
      </w:ins>
      <w:r w:rsidRPr="005012EF">
        <w:t xml:space="preserve">її пам’яті. Серійний номер вказується під </w:t>
      </w:r>
      <w:r w:rsidRPr="005012EF">
        <w:lastRenderedPageBreak/>
        <w:t>час виготовлення чіпів. Користувач не може змінювати цей серійний номер або записувати нові дані в мітку. Коли мітка заходить</w:t>
      </w:r>
      <w:ins w:id="229" w:author="Rodion Kharabet" w:date="2019-12-06T01:13:00Z">
        <w:r w:rsidR="000A1523">
          <w:t>ся</w:t>
        </w:r>
      </w:ins>
      <w:r w:rsidRPr="005012EF">
        <w:t xml:space="preserve"> у зон</w:t>
      </w:r>
      <w:ins w:id="230" w:author="Rodion Kharabet" w:date="2019-12-06T01:13:00Z">
        <w:r w:rsidR="000A1523">
          <w:t>і</w:t>
        </w:r>
      </w:ins>
      <w:del w:id="231" w:author="Rodion Kharabet" w:date="2019-12-06T01:13:00Z">
        <w:r w:rsidRPr="005012EF" w:rsidDel="000A1523">
          <w:delText>у</w:delText>
        </w:r>
      </w:del>
      <w:r w:rsidRPr="005012EF">
        <w:t xml:space="preserve"> запиту зчитувачів, вона </w:t>
      </w:r>
      <w:del w:id="232" w:author="Rodion Kharabet" w:date="2019-12-06T01:14:00Z">
        <w:r w:rsidRPr="005012EF" w:rsidDel="000A1523">
          <w:delText>миттєво надішле</w:delText>
        </w:r>
      </w:del>
      <w:ins w:id="233" w:author="Rodion Kharabet" w:date="2019-12-06T01:14:00Z">
        <w:r w:rsidR="000A1523">
          <w:t>надсилає</w:t>
        </w:r>
      </w:ins>
      <w:r w:rsidRPr="005012EF">
        <w:t xml:space="preserve"> свій серійний номер і буде робити це постійно, поки не вийде із зони зчитування. Зв’язок даних є односпрямованим; передача даних від зчитувача до мітки неможлива. Під час використання міток RO потрібно з’єднати серійний номер мітки продукт</w:t>
      </w:r>
      <w:r w:rsidR="00D94255" w:rsidRPr="005012EF">
        <w:t>у</w:t>
      </w:r>
      <w:r w:rsidRPr="005012EF">
        <w:t>, з яким вона пов’язана, з відповідним програмним забезпеченням</w:t>
      </w:r>
      <w:r w:rsidR="00D31581" w:rsidRPr="005012EF">
        <w:t xml:space="preserve"> [16]</w:t>
      </w:r>
      <w:r w:rsidRPr="005012EF">
        <w:t>.</w:t>
      </w:r>
    </w:p>
    <w:p w14:paraId="20A6F278" w14:textId="6855BBB5" w:rsidR="009F5BA6" w:rsidRPr="005012EF" w:rsidRDefault="009F5BA6" w:rsidP="009F5BA6">
      <w:r w:rsidRPr="005012EF">
        <w:t>RW</w:t>
      </w:r>
      <w:r w:rsidR="0032182B" w:rsidRPr="005012EF">
        <w:t>-</w:t>
      </w:r>
      <w:r w:rsidRPr="005012EF">
        <w:t xml:space="preserve">мітка (з </w:t>
      </w:r>
      <w:proofErr w:type="spellStart"/>
      <w:r w:rsidRPr="005012EF">
        <w:t>англ</w:t>
      </w:r>
      <w:proofErr w:type="spellEnd"/>
      <w:r w:rsidRPr="005012EF">
        <w:t xml:space="preserve">. </w:t>
      </w:r>
      <w:ins w:id="234" w:author="Rodion Kharabet" w:date="2019-12-06T01:14:00Z">
        <w:r w:rsidR="000A1523">
          <w:t>«</w:t>
        </w:r>
      </w:ins>
      <w:proofErr w:type="spellStart"/>
      <w:del w:id="235" w:author="Rodion Kharabet" w:date="2019-12-06T01:14:00Z">
        <w:r w:rsidRPr="005012EF" w:rsidDel="000A1523">
          <w:delText>“</w:delText>
        </w:r>
      </w:del>
      <w:r w:rsidRPr="005012EF">
        <w:t>Read-Write</w:t>
      </w:r>
      <w:proofErr w:type="spellEnd"/>
      <w:del w:id="236" w:author="Rodion Kharabet" w:date="2019-12-06T01:14:00Z">
        <w:r w:rsidRPr="005012EF" w:rsidDel="000A1523">
          <w:delText>”</w:delText>
        </w:r>
      </w:del>
      <w:ins w:id="237" w:author="Rodion Kharabet" w:date="2019-12-06T01:14:00Z">
        <w:r w:rsidR="000A1523">
          <w:t>»</w:t>
        </w:r>
      </w:ins>
      <w:r w:rsidRPr="005012EF">
        <w:t xml:space="preserve"> – зчитування-запис). Такий тип міток передбачає запис нової інформації в мітку або перезапис наявної інформації. Записувати інформацію в мітку можна лише тоді, коли вона знаходиться в зоні зчитування. Водночас, звичайно, можна прочитати інформацію з мітки. Мітки RW зазвичай мають заздалегідь запрограмований серійний номер, який неможливо перезаписати. Але на відміну від міток RO, мітка RW має простір пам’яті, де користувач може розмістити власну інформацію. Мітка RW має обмежені цикли запису залежно від типу пам’яті, який вона використовує. </w:t>
      </w:r>
    </w:p>
    <w:p w14:paraId="3FB0A762" w14:textId="19A4B0CF" w:rsidR="009F5BA6" w:rsidRPr="005012EF" w:rsidRDefault="009F5BA6" w:rsidP="009F5BA6">
      <w:r w:rsidRPr="005012EF">
        <w:t>WORM</w:t>
      </w:r>
      <w:r w:rsidR="0032182B" w:rsidRPr="005012EF">
        <w:t>-</w:t>
      </w:r>
      <w:r w:rsidRPr="005012EF">
        <w:t xml:space="preserve">мітка (з </w:t>
      </w:r>
      <w:proofErr w:type="spellStart"/>
      <w:r w:rsidRPr="005012EF">
        <w:t>англ</w:t>
      </w:r>
      <w:proofErr w:type="spellEnd"/>
      <w:r w:rsidRPr="005012EF">
        <w:t xml:space="preserve">. </w:t>
      </w:r>
      <w:del w:id="238" w:author="Rodion Kharabet" w:date="2019-12-06T01:14:00Z">
        <w:r w:rsidRPr="005012EF" w:rsidDel="000A1523">
          <w:delText>“</w:delText>
        </w:r>
      </w:del>
      <w:ins w:id="239" w:author="Rodion Kharabet" w:date="2019-12-06T01:15:00Z">
        <w:r w:rsidR="000A1523">
          <w:t>«</w:t>
        </w:r>
      </w:ins>
      <w:proofErr w:type="spellStart"/>
      <w:r w:rsidRPr="005012EF">
        <w:t>Write</w:t>
      </w:r>
      <w:proofErr w:type="spellEnd"/>
      <w:r w:rsidRPr="005012EF">
        <w:t xml:space="preserve"> </w:t>
      </w:r>
      <w:proofErr w:type="spellStart"/>
      <w:r w:rsidRPr="005012EF">
        <w:t>Once</w:t>
      </w:r>
      <w:proofErr w:type="spellEnd"/>
      <w:r w:rsidRPr="005012EF">
        <w:t xml:space="preserve"> </w:t>
      </w:r>
      <w:proofErr w:type="spellStart"/>
      <w:r w:rsidRPr="005012EF">
        <w:t>Read</w:t>
      </w:r>
      <w:proofErr w:type="spellEnd"/>
      <w:r w:rsidRPr="005012EF">
        <w:t xml:space="preserve"> </w:t>
      </w:r>
      <w:proofErr w:type="spellStart"/>
      <w:r w:rsidRPr="005012EF">
        <w:t>Many</w:t>
      </w:r>
      <w:proofErr w:type="spellEnd"/>
      <w:del w:id="240" w:author="Rodion Kharabet" w:date="2019-12-06T01:14:00Z">
        <w:r w:rsidRPr="005012EF" w:rsidDel="000A1523">
          <w:delText xml:space="preserve">” </w:delText>
        </w:r>
      </w:del>
      <w:ins w:id="241" w:author="Rodion Kharabet" w:date="2019-12-06T01:14:00Z">
        <w:r w:rsidR="000A1523">
          <w:t>»</w:t>
        </w:r>
        <w:r w:rsidR="000A1523" w:rsidRPr="005012EF">
          <w:t xml:space="preserve"> </w:t>
        </w:r>
      </w:ins>
      <w:r w:rsidRPr="005012EF">
        <w:t xml:space="preserve">– </w:t>
      </w:r>
      <w:proofErr w:type="spellStart"/>
      <w:r w:rsidRPr="005012EF">
        <w:t>запиши</w:t>
      </w:r>
      <w:proofErr w:type="spellEnd"/>
      <w:r w:rsidRPr="005012EF">
        <w:t xml:space="preserve"> один раз, прочитай багато разів) </w:t>
      </w:r>
      <w:del w:id="242" w:author="Rodion" w:date="2019-12-05T23:51:00Z">
        <w:r w:rsidRPr="005012EF" w:rsidDel="005F6B57">
          <w:delText xml:space="preserve">- це </w:delText>
        </w:r>
      </w:del>
      <w:ins w:id="243" w:author="Rodion" w:date="2019-12-05T23:51:00Z">
        <w:r w:rsidR="005F6B57">
          <w:t xml:space="preserve">– це </w:t>
        </w:r>
      </w:ins>
      <w:r w:rsidRPr="005012EF">
        <w:t xml:space="preserve">мітка, </w:t>
      </w:r>
      <w:ins w:id="244" w:author="Rodion Kharabet" w:date="2019-12-06T01:15:00Z">
        <w:r w:rsidR="000A1523">
          <w:t xml:space="preserve">яка </w:t>
        </w:r>
      </w:ins>
      <w:del w:id="245" w:author="Rodion Kharabet" w:date="2019-12-06T01:15:00Z">
        <w:r w:rsidRPr="005012EF" w:rsidDel="000A1523">
          <w:delText>яка є чимось середнім між</w:delText>
        </w:r>
      </w:del>
      <w:ins w:id="246" w:author="Rodion Kharabet" w:date="2019-12-06T01:15:00Z">
        <w:r w:rsidR="000A1523">
          <w:t>займає</w:t>
        </w:r>
      </w:ins>
      <w:r w:rsidRPr="005012EF">
        <w:t xml:space="preserve"> </w:t>
      </w:r>
      <w:ins w:id="247" w:author="Rodion Kharabet" w:date="2019-12-06T01:15:00Z">
        <w:r w:rsidR="000A1523">
          <w:t xml:space="preserve">середнє місце між </w:t>
        </w:r>
      </w:ins>
      <w:r w:rsidRPr="005012EF">
        <w:t>RO та RW.</w:t>
      </w:r>
      <w:r w:rsidR="00BF5718" w:rsidRPr="005012EF">
        <w:t xml:space="preserve"> З назви зрозуміло, що створити запис можна лише </w:t>
      </w:r>
      <w:r w:rsidRPr="005012EF">
        <w:t>один раз</w:t>
      </w:r>
      <w:r w:rsidR="00BF5718" w:rsidRPr="005012EF">
        <w:t>,</w:t>
      </w:r>
      <w:r w:rsidRPr="005012EF">
        <w:t xml:space="preserve"> </w:t>
      </w:r>
      <w:r w:rsidR="00BF5718" w:rsidRPr="005012EF">
        <w:t>а</w:t>
      </w:r>
      <w:r w:rsidRPr="005012EF">
        <w:t xml:space="preserve"> </w:t>
      </w:r>
      <w:r w:rsidR="00BF5718" w:rsidRPr="005012EF">
        <w:t xml:space="preserve">потім </w:t>
      </w:r>
      <w:r w:rsidRPr="005012EF">
        <w:t>прочитати його багато разів. Коли дані записано в мітку, вони блокуються, і з неї можна лише зчитувати інформацію</w:t>
      </w:r>
      <w:r w:rsidR="0050300D" w:rsidRPr="005012EF">
        <w:t xml:space="preserve"> [16]</w:t>
      </w:r>
      <w:r w:rsidRPr="005012EF">
        <w:t>.</w:t>
      </w:r>
    </w:p>
    <w:p w14:paraId="7AF32DDE" w14:textId="77777777" w:rsidR="00F73EA9" w:rsidRPr="005012EF" w:rsidRDefault="00F73EA9" w:rsidP="00F6389E"/>
    <w:p w14:paraId="6FF9B047" w14:textId="76BACCB8" w:rsidR="007760EC" w:rsidRPr="005012EF" w:rsidRDefault="00943128" w:rsidP="001D5DC8">
      <w:pPr>
        <w:pStyle w:val="Heading4"/>
      </w:pPr>
      <w:del w:id="248" w:author="Rodion Kharabet" w:date="2019-12-06T01:21:00Z">
        <w:r w:rsidRPr="005012EF" w:rsidDel="00B5085E">
          <w:delText>2</w:delText>
        </w:r>
      </w:del>
      <w:ins w:id="249" w:author="Rodion Kharabet" w:date="2019-12-06T01:21:00Z">
        <w:r w:rsidR="00B5085E">
          <w:t>1</w:t>
        </w:r>
      </w:ins>
      <w:r w:rsidRPr="005012EF">
        <w:t>.2.2.</w:t>
      </w:r>
      <w:r w:rsidR="009F5BA6" w:rsidRPr="005012EF">
        <w:t>2</w:t>
      </w:r>
      <w:r w:rsidRPr="005012EF">
        <w:t xml:space="preserve"> </w:t>
      </w:r>
      <w:r w:rsidR="007760EC" w:rsidRPr="005012EF">
        <w:t>Зчитувачі RFID</w:t>
      </w:r>
    </w:p>
    <w:p w14:paraId="64FBEBA5" w14:textId="77777777" w:rsidR="00943128" w:rsidRPr="005012EF" w:rsidRDefault="00943128" w:rsidP="007760EC"/>
    <w:p w14:paraId="376EA1EB" w14:textId="4B9E1A8E" w:rsidR="007760EC" w:rsidRPr="005012EF" w:rsidRDefault="007760EC" w:rsidP="00943128">
      <w:r w:rsidRPr="005012EF">
        <w:t xml:space="preserve">Зчитувачі RFID </w:t>
      </w:r>
      <w:ins w:id="250" w:author="Rodion Kharabet" w:date="2019-12-06T01:16:00Z">
        <w:r w:rsidR="00A90AA0">
          <w:t xml:space="preserve">– </w:t>
        </w:r>
      </w:ins>
      <w:r w:rsidRPr="005012EF">
        <w:t>це пристрої</w:t>
      </w:r>
      <w:ins w:id="251" w:author="Rodion Kharabet" w:date="2019-12-06T01:16:00Z">
        <w:r w:rsidR="00A90AA0">
          <w:t>,</w:t>
        </w:r>
      </w:ins>
      <w:r w:rsidRPr="005012EF">
        <w:t xml:space="preserve"> що </w:t>
      </w:r>
      <w:del w:id="252" w:author="Rodion Kharabet" w:date="2019-12-06T01:17:00Z">
        <w:r w:rsidRPr="005012EF" w:rsidDel="00A90AA0">
          <w:delText xml:space="preserve">живлять </w:delText>
        </w:r>
      </w:del>
      <w:ins w:id="253" w:author="Rodion Kharabet" w:date="2019-12-06T01:17:00Z">
        <w:r w:rsidR="00A90AA0">
          <w:t>живлять мітки</w:t>
        </w:r>
        <w:r w:rsidR="00A90AA0" w:rsidRPr="005012EF">
          <w:t xml:space="preserve"> </w:t>
        </w:r>
      </w:ins>
      <w:r w:rsidRPr="005012EF">
        <w:t xml:space="preserve">та обмінюються </w:t>
      </w:r>
      <w:ins w:id="254" w:author="Rodion Kharabet" w:date="2019-12-06T01:17:00Z">
        <w:r w:rsidR="00A90AA0">
          <w:t xml:space="preserve">з ними </w:t>
        </w:r>
      </w:ins>
      <w:r w:rsidRPr="005012EF">
        <w:t xml:space="preserve">інформацією за </w:t>
      </w:r>
      <w:r w:rsidR="0092474C" w:rsidRPr="005012EF">
        <w:t>допомогою</w:t>
      </w:r>
      <w:r w:rsidRPr="005012EF">
        <w:t xml:space="preserve"> бездротового зв'язку </w:t>
      </w:r>
      <w:del w:id="255" w:author="Rodion Kharabet" w:date="2019-12-06T01:18:00Z">
        <w:r w:rsidRPr="005012EF" w:rsidDel="00A90AA0">
          <w:delText xml:space="preserve">з мітками </w:delText>
        </w:r>
      </w:del>
      <w:r w:rsidRPr="005012EF">
        <w:t xml:space="preserve">та передають дані </w:t>
      </w:r>
      <w:del w:id="256" w:author="Rodion Kharabet" w:date="2019-12-06T01:18:00Z">
        <w:r w:rsidRPr="005012EF" w:rsidDel="00A90AA0">
          <w:delText xml:space="preserve">від них </w:delText>
        </w:r>
      </w:del>
      <w:r w:rsidRPr="005012EF">
        <w:t xml:space="preserve">до програмного забезпечення. Ці пристрої підтримують </w:t>
      </w:r>
      <w:proofErr w:type="spellStart"/>
      <w:r w:rsidRPr="005012EF">
        <w:t>двонаправлений</w:t>
      </w:r>
      <w:proofErr w:type="spellEnd"/>
      <w:r w:rsidRPr="005012EF">
        <w:t xml:space="preserve"> зв’язок з пристроями, на які прикріплені мітки, в радіусі їх допустимої дії. Зчитувачі можуть </w:t>
      </w:r>
      <w:r w:rsidR="0092474C" w:rsidRPr="005012EF">
        <w:t>виконувати</w:t>
      </w:r>
      <w:r w:rsidRPr="005012EF">
        <w:t xml:space="preserve"> велику кількість завдань включаючи просту безперервну інвентаризацію, </w:t>
      </w:r>
      <w:r w:rsidR="0092474C" w:rsidRPr="005012EF">
        <w:t>фільтрування</w:t>
      </w:r>
      <w:r w:rsidRPr="005012EF">
        <w:t xml:space="preserve"> (пошук мітки за заданими критеріями), запис даних у певні мітки тощо. </w:t>
      </w:r>
    </w:p>
    <w:p w14:paraId="50EA1F9D" w14:textId="0B4CF6DE" w:rsidR="007760EC" w:rsidRPr="005012EF" w:rsidRDefault="0092474C" w:rsidP="00943128">
      <w:r w:rsidRPr="005012EF">
        <w:lastRenderedPageBreak/>
        <w:t>Пристрої</w:t>
      </w:r>
      <w:r w:rsidR="007760EC" w:rsidRPr="005012EF">
        <w:t xml:space="preserve"> зчитування </w:t>
      </w:r>
      <w:del w:id="257" w:author="Rodion Kharabet" w:date="2019-12-06T02:37:00Z">
        <w:r w:rsidR="007760EC" w:rsidRPr="005012EF" w:rsidDel="005A2358">
          <w:delText>RFID міток</w:delText>
        </w:r>
      </w:del>
      <w:ins w:id="258" w:author="Rodion Kharabet" w:date="2019-12-06T02:37:00Z">
        <w:r w:rsidR="005A2358">
          <w:t>RFID-міток</w:t>
        </w:r>
      </w:ins>
      <w:r w:rsidR="007760EC" w:rsidRPr="005012EF">
        <w:t xml:space="preserve"> можуть </w:t>
      </w:r>
      <w:r w:rsidRPr="005012EF">
        <w:t>ідентифікувати</w:t>
      </w:r>
      <w:r w:rsidR="007760EC" w:rsidRPr="005012EF">
        <w:t xml:space="preserve"> та визначити </w:t>
      </w:r>
      <w:r w:rsidRPr="005012EF">
        <w:t>місце</w:t>
      </w:r>
      <w:r w:rsidR="007760EC" w:rsidRPr="005012EF">
        <w:t xml:space="preserve"> знаходження до 1000 міток в секунду. Зчитувачі можуть бути стаціонарними або мобільними та використовувати </w:t>
      </w:r>
      <w:r w:rsidRPr="005012EF">
        <w:t>інтегровану</w:t>
      </w:r>
      <w:r w:rsidR="007760EC" w:rsidRPr="005012EF">
        <w:t xml:space="preserve"> антенну для отримання даних від міток. Чіпи зчитувачів можуть бути вбудовані в такі пристрої як ручні зчитувачі, розумні автомати, </w:t>
      </w:r>
      <w:r w:rsidR="00CB2B0B" w:rsidRPr="005012EF">
        <w:t xml:space="preserve">пристрої для відстеження товарів, мобільні </w:t>
      </w:r>
      <w:r w:rsidRPr="005012EF">
        <w:t>пристрої</w:t>
      </w:r>
      <w:r w:rsidR="00CB2B0B" w:rsidRPr="005012EF">
        <w:t xml:space="preserve"> та ін.</w:t>
      </w:r>
    </w:p>
    <w:p w14:paraId="3D53EC3F" w14:textId="59655B8F" w:rsidR="00A50545" w:rsidRPr="005012EF" w:rsidRDefault="00CB2B0B" w:rsidP="00943128">
      <w:r w:rsidRPr="005012EF">
        <w:t xml:space="preserve">Стаціонарні зчитувачі повинні мати антенну що посилає енергію через </w:t>
      </w:r>
      <w:r w:rsidR="0092474C" w:rsidRPr="005012EF">
        <w:t>радіохвилі</w:t>
      </w:r>
      <w:r w:rsidRPr="005012EF">
        <w:t xml:space="preserve"> та дані з командами до міток. Оскільки ці зчитувачі часто </w:t>
      </w:r>
      <w:r w:rsidR="0092474C" w:rsidRPr="005012EF">
        <w:t>використовуються</w:t>
      </w:r>
      <w:r w:rsidRPr="005012EF">
        <w:t xml:space="preserve"> для автоматизації, вони можуть підтримувати додаткове підключення до зовнішніх сенсорів або до світлових пристроїв для сповіщення користувачі про завершення зчитування. </w:t>
      </w:r>
      <w:r w:rsidR="00A25067" w:rsidRPr="005012EF">
        <w:t xml:space="preserve">Зазвичай такі пристрої підключені до </w:t>
      </w:r>
      <w:proofErr w:type="spellStart"/>
      <w:r w:rsidR="00A25067" w:rsidRPr="005012EF">
        <w:t>хоста</w:t>
      </w:r>
      <w:proofErr w:type="spellEnd"/>
      <w:r w:rsidR="00A25067" w:rsidRPr="005012EF">
        <w:t xml:space="preserve"> або до мережі щоб передавати дані від міток до додатків вищого рівня. </w:t>
      </w:r>
    </w:p>
    <w:p w14:paraId="45511556" w14:textId="142BDD93" w:rsidR="00CB2B0B" w:rsidRPr="005012EF" w:rsidDel="00A90AA0" w:rsidRDefault="00A90AA0" w:rsidP="00943128">
      <w:pPr>
        <w:rPr>
          <w:del w:id="259" w:author="Rodion Kharabet" w:date="2019-12-06T01:18:00Z"/>
        </w:rPr>
      </w:pPr>
      <w:ins w:id="260" w:author="Rodion Kharabet" w:date="2019-12-06T01:19:00Z">
        <w:r>
          <w:t xml:space="preserve">Зараз застосовують </w:t>
        </w:r>
      </w:ins>
      <w:del w:id="261" w:author="Rodion Kharabet" w:date="2019-12-06T01:18:00Z">
        <w:r w:rsidR="00A50545" w:rsidRPr="005012EF" w:rsidDel="00A90AA0">
          <w:delText xml:space="preserve">Антени зчитувачів </w:delText>
        </w:r>
        <w:r w:rsidR="002D63F7" w:rsidRPr="005012EF" w:rsidDel="00A90AA0">
          <w:delText xml:space="preserve">перетворюють електричний струм в </w:delText>
        </w:r>
        <w:r w:rsidR="0092474C" w:rsidRPr="005012EF" w:rsidDel="00A90AA0">
          <w:delText>електромагнітні</w:delText>
        </w:r>
        <w:r w:rsidR="002D63F7" w:rsidRPr="005012EF" w:rsidDel="00A90AA0">
          <w:delText xml:space="preserve"> </w:delText>
        </w:r>
        <w:r w:rsidR="0092474C" w:rsidRPr="005012EF" w:rsidDel="00A90AA0">
          <w:delText>хвилі</w:delText>
        </w:r>
        <w:r w:rsidR="002D63F7" w:rsidRPr="005012EF" w:rsidDel="00A90AA0">
          <w:delText xml:space="preserve"> що потім випромінюються у ефір де вони вже будуть ловитися антенами на мітках та перетворюватися у </w:delText>
        </w:r>
        <w:r w:rsidR="0092474C" w:rsidRPr="005012EF" w:rsidDel="00A90AA0">
          <w:delText>зворотному</w:delText>
        </w:r>
        <w:r w:rsidR="002D63F7" w:rsidRPr="005012EF" w:rsidDel="00A90AA0">
          <w:delTex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delText>
        </w:r>
      </w:del>
    </w:p>
    <w:p w14:paraId="580EA86F" w14:textId="6BA0D9D9" w:rsidR="00E32D0D" w:rsidRPr="005012EF" w:rsidRDefault="009E1CF3" w:rsidP="00943128">
      <w:del w:id="262" w:author="Rodion Kharabet" w:date="2019-12-06T01:19:00Z">
        <w:r w:rsidRPr="005012EF" w:rsidDel="00A90AA0">
          <w:delText>Д</w:delText>
        </w:r>
      </w:del>
      <w:ins w:id="263" w:author="Rodion Kharabet" w:date="2019-12-06T01:19:00Z">
        <w:r w:rsidR="00A90AA0">
          <w:t>д</w:t>
        </w:r>
      </w:ins>
      <w:r w:rsidRPr="005012EF">
        <w:t>ва найбільш розповсюджених типи антен</w:t>
      </w:r>
      <w:ins w:id="264" w:author="Rodion Kharabet" w:date="2019-12-06T01:19:00Z">
        <w:r w:rsidR="00A90AA0">
          <w:t>:</w:t>
        </w:r>
      </w:ins>
      <w:r w:rsidRPr="005012EF">
        <w:t xml:space="preserve"> </w:t>
      </w:r>
      <w:del w:id="265" w:author="Rodion Kharabet" w:date="2019-12-06T01:19:00Z">
        <w:r w:rsidRPr="005012EF" w:rsidDel="00A90AA0">
          <w:delText xml:space="preserve">це </w:delText>
        </w:r>
      </w:del>
      <w:r w:rsidRPr="005012EF">
        <w:t xml:space="preserve">антени з лінійною </w:t>
      </w:r>
      <w:del w:id="266" w:author="Rodion Kharabet" w:date="2019-12-06T01:19:00Z">
        <w:r w:rsidRPr="005012EF" w:rsidDel="00A90AA0">
          <w:delText xml:space="preserve">поляризацією </w:delText>
        </w:r>
      </w:del>
      <w:r w:rsidRPr="005012EF">
        <w:t>та з круговою поляризацією</w:t>
      </w:r>
      <w:del w:id="267" w:author="Rodion Kharabet" w:date="2019-12-06T01:19:00Z">
        <w:r w:rsidR="004F4D2D" w:rsidRPr="005012EF" w:rsidDel="00A90AA0">
          <w:delText>,</w:delText>
        </w:r>
      </w:del>
      <w:ins w:id="268" w:author="Rodion Kharabet" w:date="2019-12-06T01:19:00Z">
        <w:r w:rsidR="00A90AA0">
          <w:t xml:space="preserve"> (</w:t>
        </w:r>
      </w:ins>
      <w:del w:id="269" w:author="Rodion Kharabet" w:date="2019-12-06T01:19:00Z">
        <w:r w:rsidR="004F4D2D" w:rsidRPr="005012EF" w:rsidDel="00A90AA0">
          <w:delText xml:space="preserve"> які </w:delText>
        </w:r>
        <w:r w:rsidR="00B90FA3" w:rsidRPr="005012EF" w:rsidDel="00A90AA0">
          <w:delText xml:space="preserve">зображено на </w:delText>
        </w:r>
      </w:del>
      <w:del w:id="270" w:author="Rodion" w:date="2019-12-05T23:44:00Z">
        <w:r w:rsidR="00E32D0D" w:rsidRPr="005012EF" w:rsidDel="003537CF">
          <w:delText>рис</w:delText>
        </w:r>
        <w:r w:rsidR="00B90FA3" w:rsidRPr="005012EF" w:rsidDel="003537CF">
          <w:delText>унку</w:delText>
        </w:r>
        <w:r w:rsidR="00E32D0D" w:rsidRPr="005012EF" w:rsidDel="003537CF">
          <w:delText xml:space="preserve"> 2</w:delText>
        </w:r>
        <w:r w:rsidR="00395B73" w:rsidRPr="005012EF" w:rsidDel="003537CF">
          <w:delText>.</w:delText>
        </w:r>
      </w:del>
      <w:ins w:id="271" w:author="Rodion" w:date="2019-12-05T23:44:00Z">
        <w:r w:rsidR="003537CF">
          <w:t>рисун</w:t>
        </w:r>
      </w:ins>
      <w:ins w:id="272" w:author="Rodion Kharabet" w:date="2019-12-06T01:19:00Z">
        <w:r w:rsidR="00A90AA0">
          <w:t>ок</w:t>
        </w:r>
      </w:ins>
      <w:ins w:id="273" w:author="Rodion" w:date="2019-12-05T23:44:00Z">
        <w:del w:id="274" w:author="Rodion Kharabet" w:date="2019-12-06T01:19:00Z">
          <w:r w:rsidR="003537CF" w:rsidDel="00A90AA0">
            <w:delText>ку</w:delText>
          </w:r>
        </w:del>
        <w:r w:rsidR="003537CF">
          <w:t xml:space="preserve"> 1.</w:t>
        </w:r>
      </w:ins>
      <w:r w:rsidR="00395B73" w:rsidRPr="005012EF">
        <w:t>8</w:t>
      </w:r>
      <w:ins w:id="275" w:author="Rodion Kharabet" w:date="2019-12-06T01:19:00Z">
        <w:r w:rsidR="00A90AA0">
          <w:t>)</w:t>
        </w:r>
      </w:ins>
      <w:r w:rsidRPr="005012EF">
        <w:t>.</w:t>
      </w:r>
    </w:p>
    <w:p w14:paraId="40B7306E" w14:textId="77777777" w:rsidR="00943128" w:rsidRPr="005012EF" w:rsidRDefault="00943128" w:rsidP="00943128"/>
    <w:p w14:paraId="4220A581" w14:textId="77777777" w:rsidR="00E32D0D" w:rsidRPr="005012EF" w:rsidRDefault="00E32D0D" w:rsidP="00A50545">
      <w:r w:rsidRPr="005012EF">
        <w:rPr>
          <w:noProof/>
        </w:rPr>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16C294F6" w:rsidR="00E32D0D" w:rsidRPr="005012EF" w:rsidRDefault="00E32D0D" w:rsidP="00E32D0D">
      <w:pPr>
        <w:jc w:val="center"/>
      </w:pPr>
      <w:del w:id="276" w:author="Rodion" w:date="2019-12-05T23:45:00Z">
        <w:r w:rsidRPr="005012EF" w:rsidDel="003537CF">
          <w:delText>Рис</w:delText>
        </w:r>
        <w:r w:rsidR="00B90FA3" w:rsidRPr="005012EF" w:rsidDel="003537CF">
          <w:delText>унок</w:delText>
        </w:r>
        <w:r w:rsidRPr="005012EF" w:rsidDel="003537CF">
          <w:delText xml:space="preserve"> 2</w:delText>
        </w:r>
        <w:r w:rsidR="00395B73" w:rsidRPr="005012EF" w:rsidDel="003537CF">
          <w:delText>.</w:delText>
        </w:r>
      </w:del>
      <w:ins w:id="277" w:author="Rodion" w:date="2019-12-05T23:45:00Z">
        <w:r w:rsidR="003537CF">
          <w:t>Рисунок 1.</w:t>
        </w:r>
      </w:ins>
      <w:r w:rsidR="00395B73" w:rsidRPr="005012EF">
        <w:t>8</w:t>
      </w:r>
      <w:r w:rsidR="00CD130D" w:rsidRPr="005012EF">
        <w:t xml:space="preserve"> – Сигнали різних типів антен</w:t>
      </w:r>
      <w:r w:rsidR="00B61EBE" w:rsidRPr="005012EF">
        <w:t xml:space="preserve"> [17]</w:t>
      </w:r>
    </w:p>
    <w:p w14:paraId="2E03B7A7" w14:textId="77777777" w:rsidR="00943128" w:rsidRPr="005012EF" w:rsidRDefault="00943128" w:rsidP="00E32D0D">
      <w:pPr>
        <w:jc w:val="center"/>
      </w:pPr>
    </w:p>
    <w:p w14:paraId="19B8CD83" w14:textId="378415E9" w:rsidR="00E32D0D" w:rsidRPr="005012EF" w:rsidRDefault="00E32D0D" w:rsidP="00943128">
      <w:r w:rsidRPr="005012EF">
        <w:t>Антени</w:t>
      </w:r>
      <w:ins w:id="278" w:author="Rodion Kharabet" w:date="2019-12-06T01:20:00Z">
        <w:r w:rsidR="00B5085E">
          <w:t>,</w:t>
        </w:r>
      </w:ins>
      <w:r w:rsidRPr="005012EF">
        <w:t xml:space="preserve">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w:t>
      </w:r>
      <w:proofErr w:type="spellStart"/>
      <w:r w:rsidRPr="005012EF">
        <w:t>комунікувати</w:t>
      </w:r>
      <w:proofErr w:type="spellEnd"/>
      <w:r w:rsidRPr="005012EF">
        <w:t xml:space="preserve"> з мітками. Але лінійні антени чутливі до положення міток. Залежно від кута або </w:t>
      </w:r>
      <w:r w:rsidR="0092474C" w:rsidRPr="005012EF">
        <w:t>розташування</w:t>
      </w:r>
      <w:r w:rsidR="00B22C91" w:rsidRPr="005012EF">
        <w:t xml:space="preserve"> мітки, зчитувачі з лінійно-поляризаційними антенами</w:t>
      </w:r>
      <w:r w:rsidRPr="005012EF">
        <w:t xml:space="preserve"> </w:t>
      </w:r>
      <w:r w:rsidR="00B22C91" w:rsidRPr="005012EF">
        <w:t>можуть краще або гірше тримати зв’язок з міткою.</w:t>
      </w:r>
    </w:p>
    <w:p w14:paraId="34D8FE21" w14:textId="4722D2F7" w:rsidR="00B22C91" w:rsidRPr="005012EF" w:rsidRDefault="00B22C91" w:rsidP="00943128">
      <w:r w:rsidRPr="005012EF">
        <w:lastRenderedPageBreak/>
        <w:t xml:space="preserve">Вибір антени також визначається відстанню між RFID зчитувачем та міткою, яку необхідно </w:t>
      </w:r>
      <w:r w:rsidR="0092474C" w:rsidRPr="005012EF">
        <w:t>зчитати</w:t>
      </w:r>
      <w:r w:rsidRPr="005012EF">
        <w:t>. Антена зчитувача мож</w:t>
      </w:r>
      <w:ins w:id="279" w:author="Rodion Kharabet" w:date="2019-12-06T01:20:00Z">
        <w:r w:rsidR="00B5085E">
          <w:t>е</w:t>
        </w:r>
      </w:ins>
      <w:del w:id="280" w:author="Rodion Kharabet" w:date="2019-12-06T01:20:00Z">
        <w:r w:rsidRPr="005012EF" w:rsidDel="00B5085E">
          <w:delText>уть</w:delText>
        </w:r>
      </w:del>
      <w:r w:rsidRPr="005012EF">
        <w:t xml:space="preserve"> </w:t>
      </w:r>
      <w:r w:rsidR="0092474C" w:rsidRPr="005012EF">
        <w:t>працювати</w:t>
      </w:r>
      <w:r w:rsidRPr="005012EF">
        <w:t xml:space="preserve"> або в ближньому полі (короткий діапазон хвилі) або в </w:t>
      </w:r>
      <w:r w:rsidR="0092474C" w:rsidRPr="005012EF">
        <w:t>дальньому</w:t>
      </w:r>
      <w:r w:rsidRPr="005012EF">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sidRPr="005012EF">
        <w:t xml:space="preserve">ий зв’язок </w:t>
      </w:r>
      <w:r w:rsidRPr="005012EF">
        <w:t>для передачі енергії. Також в системах ближнього поля на якість зв’язку не впливає наявність у полі діелектриків</w:t>
      </w:r>
      <w:ins w:id="281" w:author="Rodion Kharabet" w:date="2019-12-06T01:20:00Z">
        <w:r w:rsidR="00B5085E">
          <w:t>,</w:t>
        </w:r>
      </w:ins>
      <w:r w:rsidRPr="005012EF">
        <w:t xml:space="preserve"> таких як вода або метал.</w:t>
      </w:r>
    </w:p>
    <w:p w14:paraId="5831E3A7" w14:textId="0A3D0708" w:rsidR="00B86A60" w:rsidRPr="005012EF" w:rsidRDefault="00B86A60" w:rsidP="00943128">
      <w:r w:rsidRPr="005012EF">
        <w:t xml:space="preserve">У </w:t>
      </w:r>
      <w:r w:rsidR="00636B4C" w:rsidRPr="005012EF">
        <w:t xml:space="preserve">зчитувачах за антенами </w:t>
      </w:r>
      <w:r w:rsidR="0092474C" w:rsidRPr="005012EF">
        <w:t>дальнього</w:t>
      </w:r>
      <w:r w:rsidR="00636B4C" w:rsidRPr="005012EF">
        <w:t xml:space="preserve"> поля відстань між </w:t>
      </w:r>
      <w:r w:rsidR="00506412" w:rsidRPr="005012EF">
        <w:t>міткою</w:t>
      </w:r>
      <w:r w:rsidR="00636B4C" w:rsidRPr="005012EF">
        <w:t xml:space="preserve">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r w:rsidR="0092474C" w:rsidRPr="005012EF">
        <w:t>зчитувачем</w:t>
      </w:r>
      <w:r w:rsidR="00636B4C" w:rsidRPr="005012EF">
        <w:t xml:space="preserve"> та міткою.</w:t>
      </w:r>
    </w:p>
    <w:p w14:paraId="619FA10E" w14:textId="43F27FCF" w:rsidR="00F73EA9" w:rsidRPr="005012EF" w:rsidRDefault="00F73EA9" w:rsidP="00943128"/>
    <w:p w14:paraId="20F317C7" w14:textId="5531A21A" w:rsidR="00F73EA9" w:rsidRPr="005012EF" w:rsidRDefault="00F73EA9" w:rsidP="00F73EA9">
      <w:pPr>
        <w:pStyle w:val="Heading4"/>
      </w:pPr>
      <w:del w:id="282" w:author="Rodion Kharabet" w:date="2019-12-06T01:21:00Z">
        <w:r w:rsidRPr="005012EF" w:rsidDel="00B5085E">
          <w:delText>2</w:delText>
        </w:r>
      </w:del>
      <w:ins w:id="283" w:author="Rodion Kharabet" w:date="2019-12-06T01:21:00Z">
        <w:r w:rsidR="00B5085E">
          <w:t>1</w:t>
        </w:r>
      </w:ins>
      <w:r w:rsidRPr="005012EF">
        <w:t>.2.2.3 Відстань зчитування RFID</w:t>
      </w:r>
    </w:p>
    <w:p w14:paraId="01FB6AA5" w14:textId="77777777" w:rsidR="00F73EA9" w:rsidRPr="005012EF" w:rsidRDefault="00F73EA9" w:rsidP="00F73EA9">
      <w:pPr>
        <w:rPr>
          <w:b/>
          <w:bCs/>
        </w:rPr>
      </w:pPr>
    </w:p>
    <w:p w14:paraId="28E3FE38" w14:textId="77777777" w:rsidR="00F73EA9" w:rsidRPr="005012EF" w:rsidRDefault="00F73EA9" w:rsidP="00F73EA9">
      <w:r w:rsidRPr="005012EF">
        <w:t>Максимальна відстань зчитування фізичної мітки залежить від потужності зчитувача RFID, потужності антени, фактичної інтегральної схеми, яка використовується в RFID мітці, матеріалу та товщини матеріалу, яким мітка покрита або захищена, типу антени, яку використовує мітка, матеріалу, до якого прикріплено мітку та інше.</w:t>
      </w:r>
    </w:p>
    <w:p w14:paraId="4D9C646A" w14:textId="22A75334" w:rsidR="00F73EA9" w:rsidRPr="005012EF" w:rsidRDefault="00F73EA9" w:rsidP="00F73EA9">
      <w:r w:rsidRPr="005012EF">
        <w:t xml:space="preserve">Хоча теоретичний діапазон зчитування </w:t>
      </w:r>
      <w:del w:id="284" w:author="Rodion Kharabet" w:date="2019-12-06T02:37:00Z">
        <w:r w:rsidRPr="005012EF" w:rsidDel="005A2358">
          <w:delText>RFID міток</w:delText>
        </w:r>
      </w:del>
      <w:ins w:id="285" w:author="Rodion Kharabet" w:date="2019-12-06T02:37:00Z">
        <w:r w:rsidR="005A2358">
          <w:t>RFID-міток</w:t>
        </w:r>
      </w:ins>
      <w:r w:rsidRPr="005012EF">
        <w:t xml:space="preserve"> у специфікації може бути зазначений як 5 метрів (ідеальні умови), насправді ж, він може становити лише 1 метр, якщо мітка прикріплена до предмета, який </w:t>
      </w:r>
      <w:r w:rsidR="00D94255" w:rsidRPr="005012EF">
        <w:t>знаходиться</w:t>
      </w:r>
      <w:r w:rsidRPr="005012EF">
        <w:t xml:space="preserve"> на металевій поверхні, оточеній водою та електромагнітними хвилями (не ідеальні умови).</w:t>
      </w:r>
    </w:p>
    <w:p w14:paraId="03C50796" w14:textId="082FC058" w:rsidR="00F73EA9" w:rsidRPr="005012EF" w:rsidRDefault="00F73EA9" w:rsidP="00F73EA9">
      <w:r w:rsidRPr="005012EF">
        <w:t xml:space="preserve">Загалом, максимальні відстані зчитування для </w:t>
      </w:r>
      <w:del w:id="286" w:author="Rodion Kharabet" w:date="2019-12-06T02:37:00Z">
        <w:r w:rsidRPr="005012EF" w:rsidDel="005A2358">
          <w:delText>RFID міток</w:delText>
        </w:r>
      </w:del>
      <w:ins w:id="287" w:author="Rodion Kharabet" w:date="2019-12-06T02:37:00Z">
        <w:r w:rsidR="005A2358">
          <w:t>RFID-міток</w:t>
        </w:r>
      </w:ins>
      <w:r w:rsidRPr="005012EF">
        <w:t xml:space="preserve"> наступні:</w:t>
      </w:r>
    </w:p>
    <w:p w14:paraId="51D8B28B" w14:textId="61CE5BB5" w:rsidR="00F73EA9" w:rsidRPr="005012EF" w:rsidRDefault="00F73EA9" w:rsidP="00F73EA9">
      <w:pPr>
        <w:pStyle w:val="ListParagraph"/>
      </w:pPr>
      <w:r w:rsidRPr="005012EF">
        <w:t xml:space="preserve">125 кГц і 134,3 кГц. Низькочастотні пасивні мітки RFID </w:t>
      </w:r>
      <w:del w:id="288" w:author="Rodion Kharabet" w:date="2019-12-06T01:21:00Z">
        <w:r w:rsidRPr="005012EF" w:rsidDel="00B5085E">
          <w:delText>-</w:delText>
        </w:r>
      </w:del>
      <w:ins w:id="289" w:author="Rodion Kharabet" w:date="2019-12-06T01:21:00Z">
        <w:r w:rsidR="00B5085E">
          <w:t>–</w:t>
        </w:r>
      </w:ins>
      <w:r w:rsidRPr="005012EF">
        <w:t xml:space="preserve"> відстань зчитування 30 см або менше </w:t>
      </w:r>
      <w:del w:id="290" w:author="Rodion Kharabet" w:date="2019-12-06T01:22:00Z">
        <w:r w:rsidRPr="005012EF" w:rsidDel="00B5085E">
          <w:delText>-</w:delText>
        </w:r>
      </w:del>
      <w:ins w:id="291" w:author="Rodion Kharabet" w:date="2019-12-06T01:22:00Z">
        <w:r w:rsidR="00B5085E">
          <w:t>–</w:t>
        </w:r>
      </w:ins>
      <w:r w:rsidRPr="005012EF">
        <w:t xml:space="preserve"> зазвичай 10 см , якщо не використовується дуже велика мітка, яка може мати відстань зчитування до 2 метрів при приєднанні до металу. </w:t>
      </w:r>
    </w:p>
    <w:p w14:paraId="01466D9E" w14:textId="28B151E9" w:rsidR="00F73EA9" w:rsidRPr="005012EF" w:rsidRDefault="00F73EA9" w:rsidP="00F73EA9">
      <w:pPr>
        <w:pStyle w:val="ListParagraph"/>
      </w:pPr>
      <w:r w:rsidRPr="005012EF">
        <w:t xml:space="preserve">13,56 МГц. Високочастотні пасивні </w:t>
      </w:r>
      <w:del w:id="292" w:author="Rodion Kharabet" w:date="2019-12-06T02:57:00Z">
        <w:r w:rsidRPr="005012EF" w:rsidDel="003E415E">
          <w:delText>RFID мітки</w:delText>
        </w:r>
      </w:del>
      <w:ins w:id="293" w:author="Rodion Kharabet" w:date="2019-12-06T02:57:00Z">
        <w:r w:rsidR="003E415E">
          <w:t>RFID-мітки</w:t>
        </w:r>
      </w:ins>
      <w:r w:rsidRPr="005012EF">
        <w:t xml:space="preserve"> </w:t>
      </w:r>
      <w:ins w:id="294" w:author="Rodion Kharabet" w:date="2019-12-06T01:22:00Z">
        <w:r w:rsidR="00B5085E">
          <w:t>–</w:t>
        </w:r>
      </w:ins>
      <w:del w:id="295" w:author="Rodion Kharabet" w:date="2019-12-06T01:22:00Z">
        <w:r w:rsidRPr="005012EF" w:rsidDel="00B5085E">
          <w:delText>-</w:delText>
        </w:r>
      </w:del>
      <w:r w:rsidRPr="005012EF">
        <w:t xml:space="preserve"> максимальна відстань зчитування 1,5 метра </w:t>
      </w:r>
      <w:ins w:id="296" w:author="Rodion Kharabet" w:date="2019-12-06T01:22:00Z">
        <w:r w:rsidR="00B5085E">
          <w:t>–</w:t>
        </w:r>
      </w:ins>
      <w:del w:id="297" w:author="Rodion Kharabet" w:date="2019-12-06T01:22:00Z">
        <w:r w:rsidRPr="005012EF" w:rsidDel="00B5085E">
          <w:delText>-</w:delText>
        </w:r>
      </w:del>
      <w:r w:rsidRPr="005012EF">
        <w:t xml:space="preserve"> зазвичай менше 1 метра. Можна використовувати одно- чи </w:t>
      </w:r>
      <w:proofErr w:type="spellStart"/>
      <w:r w:rsidRPr="005012EF">
        <w:lastRenderedPageBreak/>
        <w:t>багатопортовий</w:t>
      </w:r>
      <w:proofErr w:type="spellEnd"/>
      <w:r w:rsidRPr="005012EF">
        <w:t xml:space="preserve"> зчитувач та спеціальні антени, щоб збільшити діапазон зчитування до мітки з довшою відстанню або ширшою зоною зчитування RFID. Для отримання більш ніж 1 метра потрібен зчитувач із вихідною потужністю RFID більше 1 Вт.</w:t>
      </w:r>
    </w:p>
    <w:p w14:paraId="05E80830" w14:textId="35A019CF" w:rsidR="00F73EA9" w:rsidRPr="005012EF" w:rsidRDefault="00F73EA9" w:rsidP="00F73EA9">
      <w:pPr>
        <w:pStyle w:val="ListParagraph"/>
      </w:pPr>
      <w:r w:rsidRPr="005012EF">
        <w:t xml:space="preserve">860 ~ 960 МГц. Ультрависокочастотні пасивні </w:t>
      </w:r>
      <w:del w:id="298" w:author="Rodion Kharabet" w:date="2019-12-06T02:57:00Z">
        <w:r w:rsidRPr="005012EF" w:rsidDel="003E415E">
          <w:delText>RFID мітки</w:delText>
        </w:r>
      </w:del>
      <w:ins w:id="299" w:author="Rodion Kharabet" w:date="2019-12-06T02:57:00Z">
        <w:r w:rsidR="003E415E">
          <w:t>RFID-мітки</w:t>
        </w:r>
      </w:ins>
      <w:r w:rsidRPr="005012EF">
        <w:t xml:space="preserve"> </w:t>
      </w:r>
      <w:del w:id="300" w:author="Rodion Kharabet" w:date="2019-12-06T01:22:00Z">
        <w:r w:rsidRPr="005012EF" w:rsidDel="00B5085E">
          <w:delText>-</w:delText>
        </w:r>
      </w:del>
      <w:ins w:id="301" w:author="Rodion Kharabet" w:date="2019-12-06T01:22:00Z">
        <w:r w:rsidR="00B5085E">
          <w:t>–</w:t>
        </w:r>
      </w:ins>
      <w:r w:rsidRPr="005012EF">
        <w:t xml:space="preserve"> мінімальна відстань зчитування понад 1 метр.</w:t>
      </w:r>
      <w:r w:rsidR="00E9698B" w:rsidRPr="005012EF">
        <w:t xml:space="preserve"> Наприклад, м</w:t>
      </w:r>
      <w:r w:rsidRPr="005012EF">
        <w:t xml:space="preserve">ітки Gen2 можуть мати діапазон зчитування до 12 метрів, однак нові покоління мікросхем з плюсовою антеною збільшують цю відстань до більш ніж 15 метрів. Мітки Gen2 можуть мати частоти 860 МГц або 902 МГц. Gen2 </w:t>
      </w:r>
      <w:proofErr w:type="spellStart"/>
      <w:r w:rsidRPr="005012EF">
        <w:t>EPCglobal</w:t>
      </w:r>
      <w:proofErr w:type="spellEnd"/>
      <w:r w:rsidRPr="005012EF">
        <w:t xml:space="preserve"> </w:t>
      </w:r>
      <w:r w:rsidR="00D94255" w:rsidRPr="005012EF">
        <w:t xml:space="preserve">мають діапазон частот </w:t>
      </w:r>
      <w:r w:rsidRPr="005012EF">
        <w:t xml:space="preserve">860~960 МГц. Оснащені батареєю мітки Gen2 </w:t>
      </w:r>
      <w:proofErr w:type="spellStart"/>
      <w:r w:rsidRPr="005012EF">
        <w:t>Semiactive</w:t>
      </w:r>
      <w:proofErr w:type="spellEnd"/>
      <w:r w:rsidRPr="005012EF">
        <w:t xml:space="preserve">, є </w:t>
      </w:r>
      <w:proofErr w:type="spellStart"/>
      <w:r w:rsidRPr="005012EF">
        <w:t>напівпасивними</w:t>
      </w:r>
      <w:proofErr w:type="spellEnd"/>
      <w:r w:rsidRPr="005012EF">
        <w:t xml:space="preserve"> (</w:t>
      </w:r>
      <w:proofErr w:type="spellStart"/>
      <w:r w:rsidRPr="005012EF">
        <w:t>напівактивними</w:t>
      </w:r>
      <w:proofErr w:type="spellEnd"/>
      <w:r w:rsidRPr="005012EF">
        <w:t xml:space="preserve">) мітками та мають діапазон зчитування до 50 метрів. Мітки Gen2 </w:t>
      </w:r>
      <w:proofErr w:type="spellStart"/>
      <w:r w:rsidRPr="005012EF">
        <w:t>Semiactive</w:t>
      </w:r>
      <w:proofErr w:type="spellEnd"/>
      <w:r w:rsidRPr="005012EF">
        <w:t xml:space="preserve"> тільки з’являються на ринку</w:t>
      </w:r>
      <w:r w:rsidR="00E9698B" w:rsidRPr="005012EF">
        <w:t xml:space="preserve"> [18]</w:t>
      </w:r>
      <w:r w:rsidRPr="005012EF">
        <w:t>.</w:t>
      </w:r>
    </w:p>
    <w:p w14:paraId="318EDF59" w14:textId="4846AC06" w:rsidR="00F73EA9" w:rsidRPr="005012EF" w:rsidRDefault="00F73EA9" w:rsidP="00F73EA9">
      <w:pPr>
        <w:pStyle w:val="ListParagraph"/>
      </w:pPr>
      <w:r w:rsidRPr="005012EF">
        <w:t xml:space="preserve">860 ~ 960 МГц. </w:t>
      </w:r>
      <w:r w:rsidR="00A47E04" w:rsidRPr="005012EF">
        <w:t>Інтегральні схеми</w:t>
      </w:r>
      <w:r w:rsidRPr="005012EF">
        <w:t xml:space="preserve"> 3-го і 4-го поколінь. Нові покоління </w:t>
      </w:r>
      <w:r w:rsidR="00A47E04" w:rsidRPr="005012EF">
        <w:t>інтегральних схем</w:t>
      </w:r>
      <w:r w:rsidRPr="005012EF">
        <w:t xml:space="preserve"> (Monza4, Higgs3 та NXP G2XM) тепер доступні у різних вбудованих конструкціях. </w:t>
      </w:r>
      <w:r w:rsidR="00A47E04" w:rsidRPr="005012EF">
        <w:t>Використання іншого кристалу кремнію</w:t>
      </w:r>
      <w:r w:rsidRPr="005012EF">
        <w:t xml:space="preserve"> забезпечує на 40% більшу чутливість, зменшуючи радіочастотні перешкоди. Це означає, що мітки, які використовують кремній нового покоління, можуть мати діапазон зчитування понад 16 метрів згідно з правилами FCC по 4 Вт EIRP</w:t>
      </w:r>
      <w:r w:rsidR="00A47E04" w:rsidRPr="005012EF">
        <w:t xml:space="preserve"> [18]</w:t>
      </w:r>
      <w:r w:rsidRPr="005012EF">
        <w:t xml:space="preserve">. </w:t>
      </w:r>
    </w:p>
    <w:p w14:paraId="511B2A5D" w14:textId="5A0ADC96" w:rsidR="00F73EA9" w:rsidRPr="005012EF" w:rsidRDefault="00F73EA9" w:rsidP="00F73EA9">
      <w:pPr>
        <w:pStyle w:val="ListParagraph"/>
      </w:pPr>
      <w:r w:rsidRPr="005012EF">
        <w:t xml:space="preserve">433 МГц. Ультрависокочастотні активні </w:t>
      </w:r>
      <w:del w:id="302" w:author="Rodion Kharabet" w:date="2019-12-06T02:57:00Z">
        <w:r w:rsidRPr="005012EF" w:rsidDel="003E415E">
          <w:delText>RFID мітки</w:delText>
        </w:r>
      </w:del>
      <w:ins w:id="303" w:author="Rodion Kharabet" w:date="2019-12-06T02:57:00Z">
        <w:r w:rsidR="003E415E">
          <w:t>RFID-мітки</w:t>
        </w:r>
      </w:ins>
      <w:r w:rsidRPr="005012EF">
        <w:t xml:space="preserve"> </w:t>
      </w:r>
      <w:ins w:id="304" w:author="Rodion Kharabet" w:date="2019-12-06T01:23:00Z">
        <w:r w:rsidR="00B5085E">
          <w:t>–</w:t>
        </w:r>
      </w:ins>
      <w:del w:id="305" w:author="Rodion Kharabet" w:date="2019-12-06T01:23:00Z">
        <w:r w:rsidRPr="005012EF" w:rsidDel="00B5085E">
          <w:delText>-</w:delText>
        </w:r>
      </w:del>
      <w:r w:rsidRPr="005012EF">
        <w:t xml:space="preserve"> діапазон зчитування до 500 метрів.</w:t>
      </w:r>
    </w:p>
    <w:p w14:paraId="1A3501D9" w14:textId="6DBD3DC8" w:rsidR="00F73EA9" w:rsidRPr="005012EF" w:rsidRDefault="00F73EA9" w:rsidP="00F73EA9">
      <w:pPr>
        <w:pStyle w:val="ListParagraph"/>
      </w:pPr>
      <w:r w:rsidRPr="005012EF">
        <w:t xml:space="preserve">2,45 ГГц. </w:t>
      </w:r>
      <w:proofErr w:type="spellStart"/>
      <w:r w:rsidRPr="005012EF">
        <w:t>Супервисокочастотні</w:t>
      </w:r>
      <w:proofErr w:type="spellEnd"/>
      <w:r w:rsidRPr="005012EF">
        <w:t xml:space="preserve"> активні </w:t>
      </w:r>
      <w:del w:id="306" w:author="Rodion Kharabet" w:date="2019-12-06T02:57:00Z">
        <w:r w:rsidRPr="005012EF" w:rsidDel="003E415E">
          <w:delText>RFID мітки</w:delText>
        </w:r>
      </w:del>
      <w:ins w:id="307" w:author="Rodion Kharabet" w:date="2019-12-06T02:57:00Z">
        <w:r w:rsidR="003E415E">
          <w:t>RFID-мітки</w:t>
        </w:r>
      </w:ins>
      <w:r w:rsidRPr="005012EF">
        <w:t xml:space="preserve"> </w:t>
      </w:r>
      <w:ins w:id="308" w:author="Rodion Kharabet" w:date="2019-12-06T01:23:00Z">
        <w:r w:rsidR="00B5085E">
          <w:t>–</w:t>
        </w:r>
      </w:ins>
      <w:del w:id="309" w:author="Rodion Kharabet" w:date="2019-12-06T01:23:00Z">
        <w:r w:rsidR="00FD5D5B" w:rsidRPr="005012EF" w:rsidDel="00B5085E">
          <w:delText>-</w:delText>
        </w:r>
      </w:del>
      <w:r w:rsidRPr="005012EF">
        <w:t xml:space="preserve"> діапазон зчитування до 100 метрів. Існує кілька різних модуляцій для 2,45 ГГц. Також з цих активних міток можна отримувати інформацію про місцезнаходження в реальному часі.</w:t>
      </w:r>
    </w:p>
    <w:p w14:paraId="7E94ABB5" w14:textId="77777777" w:rsidR="00F73EA9" w:rsidRPr="005012EF" w:rsidRDefault="00F73EA9" w:rsidP="00F73EA9"/>
    <w:p w14:paraId="451D23AB" w14:textId="572FA81E" w:rsidR="0039438B" w:rsidRPr="005012EF" w:rsidRDefault="00943128" w:rsidP="001D5DC8">
      <w:pPr>
        <w:pStyle w:val="Heading4"/>
      </w:pPr>
      <w:del w:id="310" w:author="Rodion Kharabet" w:date="2019-12-06T01:21:00Z">
        <w:r w:rsidRPr="005012EF" w:rsidDel="00B5085E">
          <w:delText>2</w:delText>
        </w:r>
      </w:del>
      <w:ins w:id="311" w:author="Rodion Kharabet" w:date="2019-12-06T01:21:00Z">
        <w:r w:rsidR="00B5085E">
          <w:t>1</w:t>
        </w:r>
      </w:ins>
      <w:r w:rsidRPr="005012EF">
        <w:t>.2.2.</w:t>
      </w:r>
      <w:r w:rsidR="00F73EA9" w:rsidRPr="005012EF">
        <w:t>4</w:t>
      </w:r>
      <w:r w:rsidRPr="005012EF">
        <w:t xml:space="preserve"> </w:t>
      </w:r>
      <w:r w:rsidR="0039438B" w:rsidRPr="005012EF">
        <w:t xml:space="preserve">Програмне забезпечення для передачі даних від RFID </w:t>
      </w:r>
    </w:p>
    <w:p w14:paraId="30F26555" w14:textId="77777777" w:rsidR="00943128" w:rsidRPr="005012EF" w:rsidRDefault="00943128" w:rsidP="00943128"/>
    <w:p w14:paraId="1A199628" w14:textId="26972B69" w:rsidR="0039438B" w:rsidRPr="005012EF" w:rsidRDefault="0039438B" w:rsidP="00943128">
      <w:r w:rsidRPr="005012EF">
        <w:t xml:space="preserve">В більшості випадків RFID зчитувачі використовують стандартизовану мову що зветься </w:t>
      </w:r>
      <w:proofErr w:type="spellStart"/>
      <w:r w:rsidRPr="005012EF">
        <w:t>Low</w:t>
      </w:r>
      <w:proofErr w:type="spellEnd"/>
      <w:r w:rsidRPr="005012EF">
        <w:t xml:space="preserve"> </w:t>
      </w:r>
      <w:proofErr w:type="spellStart"/>
      <w:r w:rsidRPr="005012EF">
        <w:t>Level</w:t>
      </w:r>
      <w:proofErr w:type="spellEnd"/>
      <w:r w:rsidRPr="005012EF">
        <w:t xml:space="preserve"> </w:t>
      </w:r>
      <w:proofErr w:type="spellStart"/>
      <w:r w:rsidRPr="005012EF">
        <w:t>Reader</w:t>
      </w:r>
      <w:proofErr w:type="spellEnd"/>
      <w:r w:rsidRPr="005012EF">
        <w:t xml:space="preserve"> </w:t>
      </w:r>
      <w:proofErr w:type="spellStart"/>
      <w:r w:rsidRPr="005012EF">
        <w:t>Protocol</w:t>
      </w:r>
      <w:proofErr w:type="spellEnd"/>
      <w:r w:rsidRPr="005012EF">
        <w:t xml:space="preserve"> або LLRP. Програмне забезпечення, розташоване на апаратному компонент</w:t>
      </w:r>
      <w:r w:rsidR="00CA5EAB" w:rsidRPr="005012EF">
        <w:t xml:space="preserve">і системи, називається прошивкою. Прошивка контролює роботу пристрою і, як правило, </w:t>
      </w:r>
      <w:proofErr w:type="spellStart"/>
      <w:r w:rsidR="00CA5EAB" w:rsidRPr="005012EF">
        <w:t>ініціалізує</w:t>
      </w:r>
      <w:proofErr w:type="spellEnd"/>
      <w:r w:rsidR="00CA5EAB" w:rsidRPr="005012EF">
        <w:t xml:space="preserve"> зв’язок із зовнішніми пристроями</w:t>
      </w:r>
      <w:del w:id="312" w:author="Rodion Kharabet" w:date="2019-12-06T01:23:00Z">
        <w:r w:rsidR="00CA5EAB" w:rsidRPr="005012EF" w:rsidDel="00B5085E">
          <w:delText xml:space="preserve">, такими як </w:delText>
        </w:r>
        <w:r w:rsidR="0092474C" w:rsidRPr="005012EF" w:rsidDel="00B5085E">
          <w:delText>персональний</w:delText>
        </w:r>
        <w:r w:rsidR="00CA5EAB" w:rsidRPr="005012EF" w:rsidDel="00B5085E">
          <w:delText xml:space="preserve"> комп’ютер. </w:delText>
        </w:r>
      </w:del>
      <w:ins w:id="313" w:author="Rodion Kharabet" w:date="2019-12-06T01:23:00Z">
        <w:r w:rsidR="00B5085E">
          <w:t>.</w:t>
        </w:r>
      </w:ins>
    </w:p>
    <w:p w14:paraId="3BE135C1" w14:textId="0FF812F3" w:rsidR="00CA5EAB" w:rsidRPr="005012EF" w:rsidRDefault="00CA5EAB" w:rsidP="00943128">
      <w:r w:rsidRPr="005012EF">
        <w:lastRenderedPageBreak/>
        <w:t>Програмне забезпечення відправляє команди керування до зчитувача, який переда</w:t>
      </w:r>
      <w:r w:rsidR="0092474C" w:rsidRPr="005012EF">
        <w:t>є</w:t>
      </w:r>
      <w:r w:rsidRPr="005012EF">
        <w:t xml:space="preserve"> сигнали до </w:t>
      </w:r>
      <w:del w:id="314" w:author="Rodion Kharabet" w:date="2019-12-06T02:57:00Z">
        <w:r w:rsidRPr="005012EF" w:rsidDel="003E415E">
          <w:delText>RFID мітки</w:delText>
        </w:r>
      </w:del>
      <w:ins w:id="315" w:author="Rodion Kharabet" w:date="2019-12-06T02:57:00Z">
        <w:r w:rsidR="003E415E">
          <w:t>RFID-мітки</w:t>
        </w:r>
      </w:ins>
      <w:r w:rsidRPr="005012EF">
        <w:t xml:space="preserve"> та отримує через нього у відповідь дані від мітки, надаючи можливість збирати та аналізувати ці данні у вищих шарах бізнес логіки системи.</w:t>
      </w:r>
    </w:p>
    <w:p w14:paraId="40978353" w14:textId="77777777" w:rsidR="00943128" w:rsidRPr="005012EF" w:rsidRDefault="00943128" w:rsidP="0039438B"/>
    <w:p w14:paraId="712ACAA0" w14:textId="311E7065" w:rsidR="00943128" w:rsidRPr="005012EF" w:rsidRDefault="00943128" w:rsidP="00943128">
      <w:pPr>
        <w:pStyle w:val="Heading2"/>
      </w:pPr>
      <w:bookmarkStart w:id="316" w:name="_Toc25923554"/>
      <w:del w:id="317" w:author="Rodion Kharabet" w:date="2019-12-06T01:20:00Z">
        <w:r w:rsidRPr="005012EF" w:rsidDel="00B5085E">
          <w:delText>2</w:delText>
        </w:r>
      </w:del>
      <w:ins w:id="318" w:author="Rodion Kharabet" w:date="2019-12-06T01:20:00Z">
        <w:r w:rsidR="00B5085E">
          <w:t>1</w:t>
        </w:r>
      </w:ins>
      <w:r w:rsidRPr="005012EF">
        <w:t xml:space="preserve">.3 </w:t>
      </w:r>
      <w:commentRangeStart w:id="319"/>
      <w:r w:rsidRPr="005012EF">
        <w:t xml:space="preserve">Мережеві </w:t>
      </w:r>
      <w:commentRangeEnd w:id="319"/>
      <w:r w:rsidR="00B5085E">
        <w:rPr>
          <w:rStyle w:val="CommentReference"/>
          <w:rFonts w:eastAsiaTheme="minorHAnsi" w:cs="Times New Roman"/>
        </w:rPr>
        <w:commentReference w:id="319"/>
      </w:r>
      <w:r w:rsidRPr="005012EF">
        <w:t>протоколи</w:t>
      </w:r>
      <w:bookmarkEnd w:id="316"/>
    </w:p>
    <w:p w14:paraId="11AC3F42" w14:textId="77777777" w:rsidR="00943128" w:rsidRPr="005012EF" w:rsidRDefault="00943128" w:rsidP="00943128"/>
    <w:p w14:paraId="18038672" w14:textId="7A59AAAD" w:rsidR="00943128" w:rsidRPr="005012EF" w:rsidRDefault="00943128" w:rsidP="00943128">
      <w:r w:rsidRPr="005012EF">
        <w:t>Комунікація між пристроями займає дуже важливе місце в розробці систем автоматизації, що стосуються розумного дому. Мережеві технологі</w:t>
      </w:r>
      <w:r w:rsidR="0010404C" w:rsidRPr="005012EF">
        <w:t>ї</w:t>
      </w:r>
      <w:r w:rsidRPr="005012EF">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неоднорідними пристроями. Стандартні протоколи визначають правила, та вимоги до пристроїв для встановлення </w:t>
      </w:r>
      <w:r w:rsidR="0010404C" w:rsidRPr="005012EF">
        <w:t>з’єднання</w:t>
      </w:r>
      <w:r w:rsidRPr="005012EF">
        <w:t xml:space="preserve">, та успішної передачі даних в конкретній мережі. </w:t>
      </w:r>
    </w:p>
    <w:p w14:paraId="5A49711E" w14:textId="681809BB" w:rsidR="00943128" w:rsidRPr="005012EF" w:rsidRDefault="00943128" w:rsidP="00943128">
      <w:r w:rsidRPr="005012EF">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r w:rsidR="0092474C" w:rsidRPr="005012EF">
        <w:t>реалізації</w:t>
      </w:r>
      <w:r w:rsidRPr="005012EF">
        <w:t xml:space="preserve"> тих самих стандартних </w:t>
      </w:r>
      <w:r w:rsidR="0092474C" w:rsidRPr="005012EF">
        <w:t>протоколів</w:t>
      </w:r>
      <w:r w:rsidRPr="005012EF">
        <w:t xml:space="preserve">. Наприклад, протокол IEEE 802.15.4 описує роботу бездротових персональних мереж з низькою пропускною здатністю (LR-WPAN) і реалізується декількома конкуруючими технологіями, включаючи </w:t>
      </w:r>
      <w:proofErr w:type="spellStart"/>
      <w:r w:rsidRPr="005012EF">
        <w:t>ZigBee</w:t>
      </w:r>
      <w:proofErr w:type="spellEnd"/>
      <w:r w:rsidRPr="005012EF">
        <w:t>, Z-</w:t>
      </w:r>
      <w:proofErr w:type="spellStart"/>
      <w:r w:rsidRPr="005012EF">
        <w:t>Wave</w:t>
      </w:r>
      <w:proofErr w:type="spellEnd"/>
      <w:r w:rsidRPr="005012EF">
        <w:t xml:space="preserve">, </w:t>
      </w:r>
      <w:proofErr w:type="spellStart"/>
      <w:r w:rsidRPr="005012EF">
        <w:t>EnOcean</w:t>
      </w:r>
      <w:proofErr w:type="spellEnd"/>
      <w:r w:rsidRPr="005012EF">
        <w:t>, SNAP та 6LoWPAN</w:t>
      </w:r>
      <w:r w:rsidR="00FE02C9" w:rsidRPr="005012EF">
        <w:t xml:space="preserve"> </w:t>
      </w:r>
      <w:r w:rsidR="00FE02C9" w:rsidRPr="005012EF">
        <w:rPr>
          <w:sz w:val="26"/>
          <w:szCs w:val="26"/>
        </w:rPr>
        <w:t>[19]</w:t>
      </w:r>
      <w:r w:rsidRPr="005012EF">
        <w:t>.</w:t>
      </w:r>
    </w:p>
    <w:p w14:paraId="4E858475" w14:textId="0C94C07B" w:rsidR="00943128" w:rsidRPr="005012EF" w:rsidRDefault="00943128" w:rsidP="00943128">
      <w:r w:rsidRPr="005012EF">
        <w:t xml:space="preserve">Технології, що використовуються для підключення до Інтернету, як, наприклад, </w:t>
      </w:r>
      <w:proofErr w:type="spellStart"/>
      <w:r w:rsidRPr="005012EF">
        <w:t>Ethernet</w:t>
      </w:r>
      <w:proofErr w:type="spellEnd"/>
      <w:r w:rsidRPr="005012EF">
        <w:t xml:space="preserve">, часто можна застосовувати і для автоматизації. Однак нові технології розробляються спеціально для вирішення проблем пов’язаних з розвиненням інтернету речей. Якщо подивитись на стек технологій фізичної передачі, випливають наступні проблеми, </w:t>
      </w:r>
      <w:ins w:id="320" w:author="Rodion Kharabet" w:date="2019-12-06T01:25:00Z">
        <w:r w:rsidR="002F6296">
          <w:t>щ</w:t>
        </w:r>
      </w:ins>
      <w:del w:id="321" w:author="Rodion Kharabet" w:date="2019-12-06T01:25:00Z">
        <w:r w:rsidRPr="005012EF" w:rsidDel="002F6296">
          <w:delText>ш</w:delText>
        </w:r>
      </w:del>
      <w:r w:rsidRPr="005012EF">
        <w:t>о постають перед побудовою мережі для інтернету речей:</w:t>
      </w:r>
    </w:p>
    <w:p w14:paraId="7337604E" w14:textId="09F5AE2B" w:rsidR="00943128" w:rsidRPr="005012EF" w:rsidRDefault="002F6296" w:rsidP="00943128">
      <w:pPr>
        <w:pStyle w:val="ListParagraph"/>
      </w:pPr>
      <w:ins w:id="322" w:author="Rodion Kharabet" w:date="2019-12-06T01:25:00Z">
        <w:r>
          <w:t>б</w:t>
        </w:r>
      </w:ins>
      <w:del w:id="323" w:author="Rodion Kharabet" w:date="2019-12-06T01:25:00Z">
        <w:r w:rsidR="00943128" w:rsidRPr="005012EF" w:rsidDel="002F6296">
          <w:delText>Б</w:delText>
        </w:r>
      </w:del>
      <w:r w:rsidR="00943128" w:rsidRPr="005012EF">
        <w:t>езпека</w:t>
      </w:r>
      <w:ins w:id="324" w:author="Rodion Kharabet" w:date="2019-12-06T01:25:00Z">
        <w:r>
          <w:t>;</w:t>
        </w:r>
      </w:ins>
      <w:del w:id="325" w:author="Rodion Kharabet" w:date="2019-12-06T01:25:00Z">
        <w:r w:rsidR="00943128" w:rsidRPr="005012EF" w:rsidDel="002F6296">
          <w:delText xml:space="preserve"> </w:delText>
        </w:r>
      </w:del>
    </w:p>
    <w:p w14:paraId="2E768E71" w14:textId="19890A84" w:rsidR="00943128" w:rsidRPr="005012EF" w:rsidRDefault="002F6296" w:rsidP="00943128">
      <w:pPr>
        <w:pStyle w:val="ListParagraph"/>
      </w:pPr>
      <w:ins w:id="326" w:author="Rodion Kharabet" w:date="2019-12-06T01:26:00Z">
        <w:r>
          <w:lastRenderedPageBreak/>
          <w:t>м</w:t>
        </w:r>
      </w:ins>
      <w:del w:id="327" w:author="Rodion Kharabet" w:date="2019-12-06T01:26:00Z">
        <w:r w:rsidR="0092474C" w:rsidRPr="005012EF" w:rsidDel="002F6296">
          <w:delText>М</w:delText>
        </w:r>
      </w:del>
      <w:r w:rsidR="0092474C" w:rsidRPr="005012EF">
        <w:t>асштабованість</w:t>
      </w:r>
      <w:ins w:id="328" w:author="Rodion Kharabet" w:date="2019-12-06T01:26:00Z">
        <w:r>
          <w:t>;</w:t>
        </w:r>
      </w:ins>
    </w:p>
    <w:p w14:paraId="15435381" w14:textId="6B2585C0" w:rsidR="00943128" w:rsidRPr="005012EF" w:rsidRDefault="002F6296" w:rsidP="00943128">
      <w:pPr>
        <w:pStyle w:val="ListParagraph"/>
      </w:pPr>
      <w:ins w:id="329" w:author="Rodion Kharabet" w:date="2019-12-06T01:26:00Z">
        <w:r>
          <w:t>м</w:t>
        </w:r>
      </w:ins>
      <w:del w:id="330" w:author="Rodion Kharabet" w:date="2019-12-06T01:26:00Z">
        <w:r w:rsidR="00943128" w:rsidRPr="005012EF" w:rsidDel="002F6296">
          <w:delText>М</w:delText>
        </w:r>
      </w:del>
      <w:r w:rsidR="00943128" w:rsidRPr="005012EF">
        <w:t>обільність</w:t>
      </w:r>
      <w:ins w:id="331" w:author="Rodion Kharabet" w:date="2019-12-06T01:26:00Z">
        <w:r>
          <w:t>;</w:t>
        </w:r>
      </w:ins>
    </w:p>
    <w:p w14:paraId="52E73628" w14:textId="732EF2CD" w:rsidR="00943128" w:rsidRPr="005012EF" w:rsidRDefault="002F6296" w:rsidP="00943128">
      <w:pPr>
        <w:pStyle w:val="ListParagraph"/>
      </w:pPr>
      <w:ins w:id="332" w:author="Rodion Kharabet" w:date="2019-12-06T01:26:00Z">
        <w:r>
          <w:t>е</w:t>
        </w:r>
      </w:ins>
      <w:del w:id="333" w:author="Rodion Kharabet" w:date="2019-12-06T01:26:00Z">
        <w:r w:rsidR="00943128" w:rsidRPr="005012EF" w:rsidDel="002F6296">
          <w:delText>Е</w:delText>
        </w:r>
      </w:del>
      <w:r w:rsidR="00943128" w:rsidRPr="005012EF">
        <w:t>нергоефективність</w:t>
      </w:r>
      <w:ins w:id="334" w:author="Rodion Kharabet" w:date="2019-12-06T01:26:00Z">
        <w:r>
          <w:t>;</w:t>
        </w:r>
      </w:ins>
    </w:p>
    <w:p w14:paraId="0B158283" w14:textId="41E46CCE" w:rsidR="00943128" w:rsidRPr="005012EF" w:rsidRDefault="002F6296" w:rsidP="00943128">
      <w:pPr>
        <w:pStyle w:val="ListParagraph"/>
      </w:pPr>
      <w:ins w:id="335" w:author="Rodion Kharabet" w:date="2019-12-06T01:26:00Z">
        <w:r>
          <w:t>п</w:t>
        </w:r>
      </w:ins>
      <w:del w:id="336" w:author="Rodion Kharabet" w:date="2019-12-06T01:26:00Z">
        <w:r w:rsidR="00943128" w:rsidRPr="005012EF" w:rsidDel="002F6296">
          <w:delText>П</w:delText>
        </w:r>
      </w:del>
      <w:r w:rsidR="00943128" w:rsidRPr="005012EF">
        <w:t>ропускна здатність</w:t>
      </w:r>
      <w:ins w:id="337" w:author="Rodion Kharabet" w:date="2019-12-06T01:26:00Z">
        <w:r>
          <w:t>;</w:t>
        </w:r>
      </w:ins>
    </w:p>
    <w:p w14:paraId="533C973B" w14:textId="1008EFCE" w:rsidR="00943128" w:rsidRPr="005012EF" w:rsidRDefault="00943128" w:rsidP="00943128">
      <w:pPr>
        <w:pStyle w:val="ListParagraph"/>
      </w:pPr>
      <w:del w:id="338" w:author="Rodion Kharabet" w:date="2019-12-06T01:26:00Z">
        <w:r w:rsidRPr="005012EF" w:rsidDel="002F6296">
          <w:delText>Н</w:delText>
        </w:r>
      </w:del>
      <w:ins w:id="339" w:author="Rodion Kharabet" w:date="2019-12-06T01:26:00Z">
        <w:r w:rsidR="002F6296">
          <w:t>н</w:t>
        </w:r>
      </w:ins>
      <w:r w:rsidRPr="005012EF">
        <w:t>адійність</w:t>
      </w:r>
      <w:ins w:id="340" w:author="Rodion Kharabet" w:date="2019-12-06T01:26:00Z">
        <w:r w:rsidR="002F6296">
          <w:t>.</w:t>
        </w:r>
      </w:ins>
    </w:p>
    <w:p w14:paraId="5682A2C0" w14:textId="1E3A0BC4" w:rsidR="00943128" w:rsidRPr="005012EF" w:rsidRDefault="00943128" w:rsidP="00943128">
      <w:r w:rsidRPr="005012EF">
        <w:t xml:space="preserve">Одним з важливих параметрів мережі – топологія. Для універсальної мережі інтернету речей найпоширенішими </w:t>
      </w:r>
      <w:del w:id="341" w:author="Rodion Kharabet" w:date="2019-12-06T01:26:00Z">
        <w:r w:rsidRPr="005012EF" w:rsidDel="002F6296">
          <w:delText xml:space="preserve">являються </w:delText>
        </w:r>
      </w:del>
      <w:ins w:id="342" w:author="Rodion Kharabet" w:date="2019-12-06T01:26:00Z">
        <w:r w:rsidR="002F6296">
          <w:t>є</w:t>
        </w:r>
        <w:r w:rsidR="002F6296" w:rsidRPr="005012EF">
          <w:t xml:space="preserve"> </w:t>
        </w:r>
      </w:ins>
      <w:r w:rsidRPr="005012EF">
        <w:t xml:space="preserve">зіркова та сітчаста топологія. У зірковій топології кожен пристрій безпосередньо підключений до центрального вузла (шлюзу), що передає дані з підключених пристроїв на </w:t>
      </w:r>
      <w:r w:rsidR="0092474C" w:rsidRPr="005012EF">
        <w:t>наступний</w:t>
      </w:r>
      <w:r w:rsidRPr="005012EF">
        <w:t xml:space="preserve"> рівень. У сітчастих </w:t>
      </w:r>
      <w:proofErr w:type="spellStart"/>
      <w:r w:rsidRPr="005012EF">
        <w:t>топологіях</w:t>
      </w:r>
      <w:proofErr w:type="spellEnd"/>
      <w:r w:rsidRPr="005012EF">
        <w:t xml:space="preserve"> пристрої підключаються між собою в межах видимого діапазону. Кожен вузол в мережі може діяти як маршрутизатор, або навіть як шлюз. Сітчасті мережі більш складні, ніж мережі</w:t>
      </w:r>
      <w:ins w:id="343" w:author="Rodion Kharabet" w:date="2019-12-06T01:26:00Z">
        <w:r w:rsidR="002F6296">
          <w:t xml:space="preserve"> із</w:t>
        </w:r>
      </w:ins>
      <w:r w:rsidRPr="005012EF">
        <w:t xml:space="preserve"> зірковою топологією, але мають перевагу в тому, що вони стійкіші до відмов, оскільки вони не покладаються на єдиний центральний шлюз.</w:t>
      </w:r>
    </w:p>
    <w:p w14:paraId="6CAA844D" w14:textId="6C66E19D" w:rsidR="00943128" w:rsidRPr="005012EF" w:rsidRDefault="00943128" w:rsidP="00943128">
      <w:r w:rsidRPr="005012EF">
        <w:t xml:space="preserve">Мережеві протоколи нижніх рівнів включають в себе як </w:t>
      </w:r>
      <w:r w:rsidR="0092474C" w:rsidRPr="005012EF">
        <w:t>стільниковий</w:t>
      </w:r>
      <w:r w:rsidRPr="005012EF">
        <w:t xml:space="preserve"> </w:t>
      </w:r>
      <w:r w:rsidR="0092474C" w:rsidRPr="005012EF">
        <w:t>зв’язок</w:t>
      </w:r>
      <w:r w:rsidRPr="005012EF">
        <w:t xml:space="preserve">, </w:t>
      </w:r>
      <w:proofErr w:type="spellStart"/>
      <w:r w:rsidRPr="005012EF">
        <w:t>Wi-Fi</w:t>
      </w:r>
      <w:proofErr w:type="spellEnd"/>
      <w:r w:rsidRPr="005012EF">
        <w:t xml:space="preserve"> та </w:t>
      </w:r>
      <w:proofErr w:type="spellStart"/>
      <w:r w:rsidRPr="005012EF">
        <w:t>Ethernet</w:t>
      </w:r>
      <w:proofErr w:type="spellEnd"/>
      <w:r w:rsidRPr="005012EF">
        <w:t xml:space="preserve">, так і більш спеціалізовані рішення, такі як LPWAN, </w:t>
      </w:r>
      <w:proofErr w:type="spellStart"/>
      <w:r w:rsidRPr="005012EF">
        <w:t>Bluetooth</w:t>
      </w:r>
      <w:proofErr w:type="spellEnd"/>
      <w:r w:rsidRPr="005012EF">
        <w:t xml:space="preserve"> </w:t>
      </w:r>
      <w:proofErr w:type="spellStart"/>
      <w:r w:rsidRPr="005012EF">
        <w:t>Low</w:t>
      </w:r>
      <w:proofErr w:type="spellEnd"/>
      <w:r w:rsidRPr="005012EF">
        <w:t xml:space="preserve"> </w:t>
      </w:r>
      <w:proofErr w:type="spellStart"/>
      <w:r w:rsidRPr="005012EF">
        <w:t>Energy</w:t>
      </w:r>
      <w:proofErr w:type="spellEnd"/>
      <w:r w:rsidRPr="005012EF">
        <w:t xml:space="preserve"> (BLE), </w:t>
      </w:r>
      <w:proofErr w:type="spellStart"/>
      <w:r w:rsidRPr="005012EF">
        <w:t>ZigBee</w:t>
      </w:r>
      <w:proofErr w:type="spellEnd"/>
      <w:r w:rsidRPr="005012EF">
        <w:t>, NFC та RFID</w:t>
      </w:r>
      <w:r w:rsidR="008A1C57" w:rsidRPr="005012EF">
        <w:t xml:space="preserve"> [20]</w:t>
      </w:r>
      <w:r w:rsidRPr="005012EF">
        <w:t>.</w:t>
      </w:r>
    </w:p>
    <w:p w14:paraId="64A27508" w14:textId="2A6EF08D" w:rsidR="00943128" w:rsidRPr="005012EF" w:rsidRDefault="00943128" w:rsidP="00943128">
      <w:r w:rsidRPr="005012EF">
        <w:t xml:space="preserve">Важливою технологією комунікації на короткій дистанції є </w:t>
      </w:r>
      <w:proofErr w:type="spellStart"/>
      <w:r w:rsidRPr="005012EF">
        <w:t>Bluetooth</w:t>
      </w:r>
      <w:proofErr w:type="spellEnd"/>
      <w:r w:rsidRPr="005012EF">
        <w:t xml:space="preserve">, що став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w:t>
      </w:r>
      <w:proofErr w:type="spellStart"/>
      <w:r w:rsidRPr="005012EF">
        <w:t>носимих</w:t>
      </w:r>
      <w:proofErr w:type="spellEnd"/>
      <w:r w:rsidRPr="005012EF">
        <w:t xml:space="preserve"> пристро</w:t>
      </w:r>
      <w:r w:rsidR="00947F64" w:rsidRPr="005012EF">
        <w:t>ях</w:t>
      </w:r>
      <w:r w:rsidRPr="005012EF">
        <w:t xml:space="preserve">, як смарт-годинники, фітнес-браслети тощо. Тож </w:t>
      </w:r>
      <w:proofErr w:type="spellStart"/>
      <w:r w:rsidRPr="005012EF">
        <w:t>логічно</w:t>
      </w:r>
      <w:proofErr w:type="spellEnd"/>
      <w:r w:rsidRPr="005012EF">
        <w:t xml:space="preserve">, що він буде мати успіх на ринку інтернету речей. Новий </w:t>
      </w:r>
      <w:proofErr w:type="spellStart"/>
      <w:r w:rsidRPr="005012EF">
        <w:t>Bluetooth</w:t>
      </w:r>
      <w:proofErr w:type="spellEnd"/>
      <w:r w:rsidRPr="005012EF">
        <w:t xml:space="preserve"> </w:t>
      </w:r>
      <w:proofErr w:type="spellStart"/>
      <w:r w:rsidRPr="005012EF">
        <w:t>Low-Energy</w:t>
      </w:r>
      <w:proofErr w:type="spellEnd"/>
      <w:r w:rsidRPr="005012EF">
        <w:t xml:space="preserve"> (BLE) або </w:t>
      </w:r>
      <w:proofErr w:type="spellStart"/>
      <w:r w:rsidRPr="005012EF">
        <w:t>Bluetooth</w:t>
      </w:r>
      <w:proofErr w:type="spellEnd"/>
      <w:r w:rsidRPr="005012EF">
        <w:t xml:space="preserve"> </w:t>
      </w:r>
      <w:proofErr w:type="spellStart"/>
      <w:r w:rsidRPr="005012EF">
        <w:t>Smart</w:t>
      </w:r>
      <w:proofErr w:type="spellEnd"/>
      <w:r w:rsidRPr="005012EF">
        <w:t xml:space="preserve"> – важливий протокол для систем інтернету речей. Він забезпечує таку ж швидкість та діапазон дії, як і звичайний </w:t>
      </w:r>
      <w:proofErr w:type="spellStart"/>
      <w:r w:rsidRPr="005012EF">
        <w:t>Bluetooth</w:t>
      </w:r>
      <w:proofErr w:type="spellEnd"/>
      <w:r w:rsidRPr="005012EF">
        <w:t xml:space="preserve">, але значно зменшує споживання електроенергії пристроями. Однак BLE насправді не призначений для передачі файлів, він більше підходить для невеликих </w:t>
      </w:r>
      <w:del w:id="344" w:author="Rodion Kharabet" w:date="2019-12-06T01:27:00Z">
        <w:r w:rsidRPr="005012EF" w:rsidDel="002F6296">
          <w:delText xml:space="preserve">шматочків </w:delText>
        </w:r>
      </w:del>
      <w:ins w:id="345" w:author="Rodion Kharabet" w:date="2019-12-06T01:27:00Z">
        <w:r w:rsidR="002F6296">
          <w:t>об’ємів</w:t>
        </w:r>
        <w:r w:rsidR="002F6296" w:rsidRPr="005012EF">
          <w:t xml:space="preserve"> </w:t>
        </w:r>
      </w:ins>
      <w:r w:rsidRPr="005012EF">
        <w:t xml:space="preserve">даних. Але ця </w:t>
      </w:r>
      <w:r w:rsidR="00947F64" w:rsidRPr="005012EF">
        <w:t>технологія</w:t>
      </w:r>
      <w:r w:rsidRPr="005012EF">
        <w:t xml:space="preserve"> має головну перевагу перед багатьма конкуруючими технологіями, враховуючи широку інтеграцію в смартфони та інші мобільні пристрої. Пристрої, що підтримують поточний стандарт </w:t>
      </w:r>
      <w:proofErr w:type="spellStart"/>
      <w:r w:rsidRPr="005012EF">
        <w:t>Bluetooth</w:t>
      </w:r>
      <w:proofErr w:type="spellEnd"/>
      <w:r w:rsidRPr="005012EF">
        <w:t xml:space="preserve"> 5.0 можуть використовувати швидкість передачі даних до 2 Мбіт / с, що вдвічі </w:t>
      </w:r>
      <w:r w:rsidRPr="005012EF">
        <w:lastRenderedPageBreak/>
        <w:t xml:space="preserve">більше, ніж підтримує </w:t>
      </w:r>
      <w:proofErr w:type="spellStart"/>
      <w:r w:rsidRPr="005012EF">
        <w:t>Bluetooth</w:t>
      </w:r>
      <w:proofErr w:type="spellEnd"/>
      <w:r w:rsidRPr="005012EF">
        <w:t xml:space="preserve"> 4.2. Пристрої також можуть спілкуватися на відстані до 240 метрів, що в чотири рази перевищує аналогічний показник попереднього стандарту версії </w:t>
      </w:r>
      <w:proofErr w:type="spellStart"/>
      <w:r w:rsidRPr="005012EF">
        <w:t>Bluetooth</w:t>
      </w:r>
      <w:proofErr w:type="spellEnd"/>
      <w:r w:rsidRPr="005012EF">
        <w:t xml:space="preserve"> 4.2 [</w:t>
      </w:r>
      <w:r w:rsidR="00FE02C9" w:rsidRPr="005012EF">
        <w:t>23</w:t>
      </w:r>
      <w:r w:rsidRPr="005012EF">
        <w:t>]. Слід зазначити, що всі ці показники є дійсними і для BLE версії протоколу, що надає розумним пристроям ще й додаткову енергоефективність.</w:t>
      </w:r>
    </w:p>
    <w:p w14:paraId="4770A5DF" w14:textId="7666279C" w:rsidR="00943128" w:rsidRPr="005012EF" w:rsidRDefault="00943128" w:rsidP="00943128">
      <w:proofErr w:type="spellStart"/>
      <w:r w:rsidRPr="005012EF">
        <w:t>ZigBee</w:t>
      </w:r>
      <w:proofErr w:type="spellEnd"/>
      <w:r w:rsidRPr="005012EF">
        <w:t xml:space="preserve">, як і </w:t>
      </w:r>
      <w:proofErr w:type="spellStart"/>
      <w:r w:rsidRPr="005012EF">
        <w:t>Bluetooth</w:t>
      </w:r>
      <w:proofErr w:type="spellEnd"/>
      <w:r w:rsidRPr="005012EF">
        <w:t xml:space="preserve">, має велику </w:t>
      </w:r>
      <w:r w:rsidR="00947F64" w:rsidRPr="005012EF">
        <w:t>розповсюдженість</w:t>
      </w:r>
      <w:r w:rsidRPr="005012EF">
        <w:t xml:space="preserve">, але традиційно більше в промислових умовах. </w:t>
      </w:r>
      <w:proofErr w:type="spellStart"/>
      <w:r w:rsidRPr="005012EF">
        <w:t>ZigBee</w:t>
      </w:r>
      <w:proofErr w:type="spellEnd"/>
      <w:r w:rsidRPr="005012EF">
        <w:t xml:space="preserve"> PRO та </w:t>
      </w:r>
      <w:proofErr w:type="spellStart"/>
      <w:r w:rsidRPr="005012EF">
        <w:t>ZigBee</w:t>
      </w:r>
      <w:proofErr w:type="spellEnd"/>
      <w:r w:rsidRPr="005012EF">
        <w:t xml:space="preserve"> </w:t>
      </w:r>
      <w:proofErr w:type="spellStart"/>
      <w:r w:rsidRPr="005012EF">
        <w:t>Remote</w:t>
      </w:r>
      <w:proofErr w:type="spellEnd"/>
      <w:r w:rsidRPr="005012EF">
        <w:t xml:space="preserve"> </w:t>
      </w:r>
      <w:proofErr w:type="spellStart"/>
      <w:r w:rsidRPr="005012EF">
        <w:t>Control</w:t>
      </w:r>
      <w:proofErr w:type="spellEnd"/>
      <w:r w:rsidRPr="005012EF">
        <w:t xml:space="preserve"> (RF4CE) базуються на протоколі IEEE802.15.4, який є стандартною технологією бездротових мереж, що працює на частоті 2,4 ГГц. Цей протокол використовується в умовах відносно </w:t>
      </w:r>
      <w:del w:id="346" w:author="Rodion Kharabet" w:date="2019-12-06T01:27:00Z">
        <w:r w:rsidRPr="005012EF" w:rsidDel="002F6296">
          <w:delText xml:space="preserve">рідкого обміну </w:delText>
        </w:r>
      </w:del>
      <w:ins w:id="347" w:author="Rodion Kharabet" w:date="2019-12-06T01:27:00Z">
        <w:r w:rsidR="002F6296">
          <w:t xml:space="preserve">нечастого </w:t>
        </w:r>
      </w:ins>
      <w:r w:rsidRPr="005012EF">
        <w:t>даними при низькій пропускній здатності (250Кбіт/с) на обмеженій території (в межах 100 м) в порівнянні з</w:t>
      </w:r>
      <w:del w:id="348" w:author="Rodion Kharabet" w:date="2019-12-06T01:27:00Z">
        <w:r w:rsidRPr="005012EF" w:rsidDel="002F6296">
          <w:delText>а</w:delText>
        </w:r>
      </w:del>
      <w:r w:rsidRPr="005012EF">
        <w:t xml:space="preserve"> BLE. </w:t>
      </w:r>
      <w:proofErr w:type="spellStart"/>
      <w:r w:rsidRPr="005012EF">
        <w:t>ZigBee</w:t>
      </w:r>
      <w:proofErr w:type="spellEnd"/>
      <w:r w:rsidRPr="005012EF">
        <w:t xml:space="preserve"> RF4CE має деякі </w:t>
      </w:r>
      <w:del w:id="349" w:author="Rodion Kharabet" w:date="2019-12-06T01:27:00Z">
        <w:r w:rsidRPr="005012EF" w:rsidDel="002F6296">
          <w:delText xml:space="preserve">значні </w:delText>
        </w:r>
      </w:del>
      <w:r w:rsidRPr="005012EF">
        <w:t>переваги в складних системах</w:t>
      </w:r>
      <w:ins w:id="350" w:author="Rodion Kharabet" w:date="2019-12-06T01:28:00Z">
        <w:r w:rsidR="002F6296">
          <w:t>,</w:t>
        </w:r>
      </w:ins>
      <w:r w:rsidRPr="005012EF">
        <w:t xml:space="preserve"> </w:t>
      </w:r>
      <w:r w:rsidR="00947F64" w:rsidRPr="005012EF">
        <w:t>забезпечуючи</w:t>
      </w:r>
      <w:r w:rsidRPr="005012EF">
        <w:t xml:space="preserve"> нижче енергоспоживання</w:t>
      </w:r>
      <w:del w:id="351" w:author="Rodion Kharabet" w:date="2019-12-06T01:28:00Z">
        <w:r w:rsidRPr="005012EF" w:rsidDel="002F6296">
          <w:delText>м</w:delText>
        </w:r>
      </w:del>
      <w:r w:rsidRPr="005012EF">
        <w:t xml:space="preserve">, високу безпеку, надійність та високу масштабованість з великою кількістю вузлів. Це дає можливість використовувати бездротові мережі в автоматизації та управлінні там, де існує велика кількість сенсорів що </w:t>
      </w:r>
      <w:r w:rsidR="00947F64" w:rsidRPr="005012EF">
        <w:t xml:space="preserve">взаємодіють між </w:t>
      </w:r>
      <w:r w:rsidRPr="005012EF">
        <w:t xml:space="preserve">собою (M2M – </w:t>
      </w:r>
      <w:proofErr w:type="spellStart"/>
      <w:r w:rsidRPr="005012EF">
        <w:t>Machine</w:t>
      </w:r>
      <w:proofErr w:type="spellEnd"/>
      <w:r w:rsidRPr="005012EF">
        <w:t xml:space="preserve"> </w:t>
      </w:r>
      <w:proofErr w:type="spellStart"/>
      <w:r w:rsidRPr="005012EF">
        <w:t>to</w:t>
      </w:r>
      <w:proofErr w:type="spellEnd"/>
      <w:r w:rsidRPr="005012EF">
        <w:t xml:space="preserve"> </w:t>
      </w:r>
      <w:proofErr w:type="spellStart"/>
      <w:r w:rsidRPr="005012EF">
        <w:t>machine</w:t>
      </w:r>
      <w:proofErr w:type="spellEnd"/>
      <w:r w:rsidRPr="005012EF">
        <w:t xml:space="preserve">). Остання версія </w:t>
      </w:r>
      <w:proofErr w:type="spellStart"/>
      <w:r w:rsidRPr="005012EF">
        <w:t>ZigBee</w:t>
      </w:r>
      <w:proofErr w:type="spellEnd"/>
      <w:r w:rsidRPr="005012EF">
        <w:t xml:space="preserve"> </w:t>
      </w:r>
      <w:del w:id="352" w:author="Rodion" w:date="2019-12-05T23:51:00Z">
        <w:r w:rsidRPr="005012EF" w:rsidDel="005F6B57">
          <w:delText xml:space="preserve">- це </w:delText>
        </w:r>
      </w:del>
      <w:ins w:id="353" w:author="Rodion" w:date="2019-12-05T23:51:00Z">
        <w:r w:rsidR="005F6B57">
          <w:t xml:space="preserve">– це </w:t>
        </w:r>
      </w:ins>
      <w:r w:rsidRPr="005012EF">
        <w:t xml:space="preserve">нещодавно запущений 3.0, який по суті є об'єднанням різних бездротових стандартів </w:t>
      </w:r>
      <w:proofErr w:type="spellStart"/>
      <w:r w:rsidRPr="005012EF">
        <w:t>ZigBee</w:t>
      </w:r>
      <w:proofErr w:type="spellEnd"/>
      <w:r w:rsidRPr="005012EF">
        <w:t xml:space="preserve"> в єдиний стандарт</w:t>
      </w:r>
      <w:r w:rsidR="00A539C0" w:rsidRPr="005012EF">
        <w:t xml:space="preserve"> [21]</w:t>
      </w:r>
      <w:r w:rsidRPr="005012EF">
        <w:t xml:space="preserve">. </w:t>
      </w:r>
    </w:p>
    <w:p w14:paraId="4798406A" w14:textId="719EDC26" w:rsidR="00943128" w:rsidRPr="005012EF" w:rsidRDefault="00943128" w:rsidP="00943128">
      <w:r w:rsidRPr="005012EF">
        <w:t>Z-</w:t>
      </w:r>
      <w:proofErr w:type="spellStart"/>
      <w:r w:rsidRPr="005012EF">
        <w:t>Wave</w:t>
      </w:r>
      <w:proofErr w:type="spellEnd"/>
      <w:r w:rsidRPr="005012EF">
        <w:t xml:space="preserve"> </w:t>
      </w:r>
      <w:del w:id="354" w:author="Rodion" w:date="2019-12-05T23:51:00Z">
        <w:r w:rsidRPr="005012EF" w:rsidDel="005F6B57">
          <w:delText xml:space="preserve">- це </w:delText>
        </w:r>
      </w:del>
      <w:ins w:id="355" w:author="Rodion" w:date="2019-12-05T23:51:00Z">
        <w:r w:rsidR="005F6B57">
          <w:t xml:space="preserve">– це </w:t>
        </w:r>
      </w:ins>
      <w:r w:rsidRPr="005012EF">
        <w:t xml:space="preserve">технологія радіочастотного зв'язку з низькою потужністю, яка в першу чергу призначена для автоматизації дому. </w:t>
      </w:r>
      <w:r w:rsidR="00947F64" w:rsidRPr="005012EF">
        <w:t>Зокрема</w:t>
      </w:r>
      <w:r w:rsidRPr="005012EF">
        <w:t xml:space="preserve">, для таких пристроїв, як контролери ламп та датчики температури, вологи тощо. Оптимізований для надійного зв'язку з малою </w:t>
      </w:r>
      <w:r w:rsidR="00947F64" w:rsidRPr="005012EF">
        <w:t>затримкою</w:t>
      </w:r>
      <w:r w:rsidRPr="005012EF">
        <w:t xml:space="preserve"> невеликих пакетів даних зі швидкістю передачі даних до 100 </w:t>
      </w:r>
      <w:proofErr w:type="spellStart"/>
      <w:r w:rsidRPr="005012EF">
        <w:t>Кбіт</w:t>
      </w:r>
      <w:proofErr w:type="spellEnd"/>
      <w:r w:rsidRPr="005012EF">
        <w:t xml:space="preserve">/с, технологія працює в діапазоні до 1 ГГц і є </w:t>
      </w:r>
      <w:del w:id="356" w:author="Rodion Kharabet" w:date="2019-12-06T01:28:00Z">
        <w:r w:rsidRPr="005012EF" w:rsidDel="002F6296">
          <w:delText xml:space="preserve">стійкій </w:delText>
        </w:r>
      </w:del>
      <w:ins w:id="357" w:author="Rodion Kharabet" w:date="2019-12-06T01:28:00Z">
        <w:r w:rsidR="002F6296">
          <w:t>стійкою</w:t>
        </w:r>
        <w:r w:rsidR="002F6296" w:rsidRPr="005012EF">
          <w:t xml:space="preserve"> </w:t>
        </w:r>
      </w:ins>
      <w:r w:rsidRPr="005012EF">
        <w:t xml:space="preserve">до перешкод від інших бездротових технологій в діапазоні 2,4 ГГц, таких як </w:t>
      </w:r>
      <w:proofErr w:type="spellStart"/>
      <w:r w:rsidRPr="005012EF">
        <w:t>Wi</w:t>
      </w:r>
      <w:r w:rsidR="00947F64" w:rsidRPr="005012EF">
        <w:t>-</w:t>
      </w:r>
      <w:r w:rsidRPr="005012EF">
        <w:t>Fi</w:t>
      </w:r>
      <w:proofErr w:type="spellEnd"/>
      <w:r w:rsidRPr="005012EF">
        <w:t xml:space="preserve">, </w:t>
      </w:r>
      <w:proofErr w:type="spellStart"/>
      <w:r w:rsidRPr="005012EF">
        <w:t>Bluetooth</w:t>
      </w:r>
      <w:proofErr w:type="spellEnd"/>
      <w:r w:rsidRPr="005012EF">
        <w:t xml:space="preserve"> або </w:t>
      </w:r>
      <w:proofErr w:type="spellStart"/>
      <w:r w:rsidRPr="005012EF">
        <w:t>ZigBee</w:t>
      </w:r>
      <w:proofErr w:type="spellEnd"/>
      <w:r w:rsidRPr="005012EF">
        <w:t xml:space="preserve">. </w:t>
      </w:r>
      <w:del w:id="358" w:author="Rodion Kharabet" w:date="2019-12-06T01:29:00Z">
        <w:r w:rsidRPr="005012EF" w:rsidDel="002F6296">
          <w:delText xml:space="preserve">Він </w:delText>
        </w:r>
      </w:del>
      <w:ins w:id="359" w:author="Rodion Kharabet" w:date="2019-12-06T01:29:00Z">
        <w:r w:rsidR="002F6296">
          <w:t>Вона</w:t>
        </w:r>
        <w:r w:rsidR="002F6296" w:rsidRPr="005012EF">
          <w:t xml:space="preserve"> </w:t>
        </w:r>
      </w:ins>
      <w:r w:rsidRPr="005012EF">
        <w:t>підтримує топологію сітчастої мереж</w:t>
      </w:r>
      <w:ins w:id="360" w:author="Rodion Kharabet" w:date="2019-12-06T01:29:00Z">
        <w:r w:rsidR="002F6296">
          <w:t>і</w:t>
        </w:r>
      </w:ins>
      <w:del w:id="361" w:author="Rodion Kharabet" w:date="2019-12-06T01:29:00Z">
        <w:r w:rsidRPr="005012EF" w:rsidDel="002F6296">
          <w:delText>у</w:delText>
        </w:r>
      </w:del>
      <w:r w:rsidRPr="005012EF">
        <w:t xml:space="preserve"> без необхідності </w:t>
      </w:r>
      <w:ins w:id="362" w:author="Rodion Kharabet" w:date="2019-12-06T01:29:00Z">
        <w:r w:rsidR="002F6296">
          <w:t xml:space="preserve">у </w:t>
        </w:r>
      </w:ins>
      <w:proofErr w:type="spellStart"/>
      <w:r w:rsidRPr="005012EF">
        <w:t>вузл</w:t>
      </w:r>
      <w:ins w:id="363" w:author="Rodion Kharabet" w:date="2019-12-06T01:29:00Z">
        <w:r w:rsidR="002F6296">
          <w:t>і</w:t>
        </w:r>
      </w:ins>
      <w:proofErr w:type="spellEnd"/>
      <w:del w:id="364" w:author="Rodion Kharabet" w:date="2019-12-06T01:29:00Z">
        <w:r w:rsidRPr="005012EF" w:rsidDel="002F6296">
          <w:delText>а</w:delText>
        </w:r>
      </w:del>
      <w:ins w:id="365" w:author="Rodion Kharabet" w:date="2019-12-06T01:29:00Z">
        <w:r w:rsidR="002F6296">
          <w:t xml:space="preserve"> </w:t>
        </w:r>
      </w:ins>
      <w:del w:id="366" w:author="Rodion Kharabet" w:date="2019-12-06T01:29:00Z">
        <w:r w:rsidRPr="005012EF" w:rsidDel="002F6296">
          <w:delText xml:space="preserve"> </w:delText>
        </w:r>
      </w:del>
      <w:r w:rsidRPr="005012EF">
        <w:t>координатор</w:t>
      </w:r>
      <w:ins w:id="367" w:author="Rodion Kharabet" w:date="2019-12-06T01:29:00Z">
        <w:r w:rsidR="002F6296">
          <w:t>і</w:t>
        </w:r>
      </w:ins>
      <w:del w:id="368" w:author="Rodion Kharabet" w:date="2019-12-06T01:29:00Z">
        <w:r w:rsidRPr="005012EF" w:rsidDel="002F6296">
          <w:delText>а</w:delText>
        </w:r>
      </w:del>
      <w:r w:rsidRPr="005012EF">
        <w:t xml:space="preserve"> і може масштабуватися до 232 пристроїв</w:t>
      </w:r>
      <w:r w:rsidR="00A539C0" w:rsidRPr="005012EF">
        <w:t xml:space="preserve"> [22]</w:t>
      </w:r>
      <w:r w:rsidRPr="005012EF">
        <w:t>.</w:t>
      </w:r>
    </w:p>
    <w:p w14:paraId="36EC0BA2" w14:textId="30AFCFF2" w:rsidR="00943128" w:rsidRPr="005012EF" w:rsidRDefault="00943128" w:rsidP="00943128">
      <w:r w:rsidRPr="005012EF">
        <w:t xml:space="preserve">Підключення пристроїв інтернету речей до </w:t>
      </w:r>
      <w:proofErr w:type="spellStart"/>
      <w:r w:rsidRPr="005012EF">
        <w:t>Wi-Fi</w:t>
      </w:r>
      <w:proofErr w:type="spellEnd"/>
      <w:r w:rsidRPr="005012EF">
        <w:t xml:space="preserve"> часто є очевидним вибором для багатьох розробників, особливо зважаючи на поширеність </w:t>
      </w:r>
      <w:proofErr w:type="spellStart"/>
      <w:r w:rsidRPr="005012EF">
        <w:t>Wi</w:t>
      </w:r>
      <w:r w:rsidR="00947F64" w:rsidRPr="005012EF">
        <w:t>-</w:t>
      </w:r>
      <w:r w:rsidRPr="005012EF">
        <w:t>Fi</w:t>
      </w:r>
      <w:proofErr w:type="spellEnd"/>
      <w:r w:rsidRPr="005012EF">
        <w:t xml:space="preserve"> в домашніх умовах. Усюди існує розвинена </w:t>
      </w:r>
      <w:r w:rsidR="00947F64" w:rsidRPr="005012EF">
        <w:t>інфраструктура</w:t>
      </w:r>
      <w:r w:rsidRPr="005012EF">
        <w:t xml:space="preserve"> для </w:t>
      </w:r>
      <w:r w:rsidR="00947F64" w:rsidRPr="005012EF">
        <w:t>забезпечення</w:t>
      </w:r>
      <w:r w:rsidRPr="005012EF">
        <w:t xml:space="preserve"> передачі даних з високою швидкістю та надійністю. В даний час найпоширенішим стандартом </w:t>
      </w:r>
      <w:proofErr w:type="spellStart"/>
      <w:r w:rsidRPr="005012EF">
        <w:t>Wi</w:t>
      </w:r>
      <w:r w:rsidR="00947F64" w:rsidRPr="005012EF">
        <w:t>-</w:t>
      </w:r>
      <w:r w:rsidRPr="005012EF">
        <w:t>Fi</w:t>
      </w:r>
      <w:proofErr w:type="spellEnd"/>
      <w:r w:rsidRPr="005012EF">
        <w:t xml:space="preserve">, який </w:t>
      </w:r>
      <w:r w:rsidRPr="005012EF">
        <w:lastRenderedPageBreak/>
        <w:t xml:space="preserve">використовується в будинках та багатьох підприємствах, є 802.11n. Він пропонує велику пропускну здатність (100-300Мбіт/с), що добре підходить  для передачі файлів, але може бути занадто затратним для багатьох сценаріїв використання інтернету речей. </w:t>
      </w:r>
    </w:p>
    <w:p w14:paraId="188719A0" w14:textId="0481738B" w:rsidR="00943128" w:rsidRPr="005012EF" w:rsidRDefault="00943128" w:rsidP="00943128">
      <w:r w:rsidRPr="005012EF">
        <w:t xml:space="preserve">Якщо система вимагає комунікації між пристроями на великій відстані - можна скористатися можливостями стільникового зв'язку GSM / 3G / 4G. Хоча стільниковий зв’язок </w:t>
      </w:r>
      <w:del w:id="369" w:author="Rodion Kharabet" w:date="2019-12-06T01:30:00Z">
        <w:r w:rsidRPr="005012EF" w:rsidDel="002F6296">
          <w:delText xml:space="preserve">явно </w:delText>
        </w:r>
      </w:del>
      <w:r w:rsidRPr="005012EF">
        <w:t>здатний надсилати велику кількість даних, особливо для 4G, витрата, а також споживання електроенергії, буде занадто високою для багатьох випадків. Але це може ідеально підходит</w:t>
      </w:r>
      <w:ins w:id="370" w:author="Rodion Kharabet" w:date="2019-12-06T01:31:00Z">
        <w:r w:rsidR="00D36A2E">
          <w:t>и</w:t>
        </w:r>
      </w:ins>
      <w:del w:id="371" w:author="Rodion Kharabet" w:date="2019-12-06T01:31:00Z">
        <w:r w:rsidRPr="005012EF" w:rsidDel="00D36A2E">
          <w:delText>ь</w:delText>
        </w:r>
      </w:del>
      <w:r w:rsidRPr="005012EF">
        <w:t xml:space="preserve"> для проектів, що використовують тільки сенсори та потребують низьку пропускну здатніст</w:t>
      </w:r>
      <w:ins w:id="372" w:author="Rodion Kharabet" w:date="2019-12-06T01:31:00Z">
        <w:r w:rsidR="00D36A2E">
          <w:t>ь</w:t>
        </w:r>
      </w:ins>
      <w:del w:id="373" w:author="Rodion Kharabet" w:date="2019-12-06T01:31:00Z">
        <w:r w:rsidRPr="005012EF" w:rsidDel="00D36A2E">
          <w:delText>ю</w:delText>
        </w:r>
      </w:del>
      <w:r w:rsidRPr="005012EF">
        <w:t xml:space="preserve"> даних, та будуть надсилати їх у невеликій кількості через Інтернет. </w:t>
      </w:r>
      <w:r w:rsidR="00947F64" w:rsidRPr="005012EF">
        <w:t>Також</w:t>
      </w:r>
      <w:r w:rsidRPr="005012EF">
        <w:t xml:space="preserve"> існують нові технології, що розроблені спеціально для потреб комунікації пристроїв інтернету речей. Стандарти LPWAN NB-</w:t>
      </w:r>
      <w:proofErr w:type="spellStart"/>
      <w:r w:rsidRPr="005012EF">
        <w:t>IoT</w:t>
      </w:r>
      <w:proofErr w:type="spellEnd"/>
      <w:r w:rsidRPr="005012EF">
        <w:t xml:space="preserve"> та LTE-M спрямовані на забезпечення енергоефективних, дешевих варіантів зв'язку з використанням існуючих стільникових мереж. NB-</w:t>
      </w:r>
      <w:proofErr w:type="spellStart"/>
      <w:r w:rsidRPr="005012EF">
        <w:t>IoT</w:t>
      </w:r>
      <w:proofErr w:type="spellEnd"/>
      <w:r w:rsidRPr="005012EF">
        <w:t xml:space="preserve"> </w:t>
      </w:r>
      <w:del w:id="374" w:author="Rodion" w:date="2019-12-05T23:51:00Z">
        <w:r w:rsidRPr="005012EF" w:rsidDel="005F6B57">
          <w:delText xml:space="preserve">- це </w:delText>
        </w:r>
      </w:del>
      <w:ins w:id="375" w:author="Rodion" w:date="2019-12-05T23:51:00Z">
        <w:r w:rsidR="005F6B57">
          <w:t xml:space="preserve">– це </w:t>
        </w:r>
      </w:ins>
      <w:r w:rsidRPr="005012EF">
        <w:t xml:space="preserve">найновіший із цих стандартів, орієнтований на зв'язок на дальні відстані між великою кількістю пристроїв, розміщених у </w:t>
      </w:r>
      <w:r w:rsidR="00947F64" w:rsidRPr="005012EF">
        <w:t>приміщеннях</w:t>
      </w:r>
      <w:r w:rsidRPr="005012EF">
        <w:t>. LTE-M та NB-</w:t>
      </w:r>
      <w:proofErr w:type="spellStart"/>
      <w:r w:rsidRPr="005012EF">
        <w:t>IoT</w:t>
      </w:r>
      <w:proofErr w:type="spellEnd"/>
      <w:r w:rsidRPr="005012EF">
        <w:t xml:space="preserve"> були розроблені спеціально для інтернету речей, однак, як було описано раніше, існуючі стільникові технології також часто застосовуються для бездротового зв'язку на великій відстані</w:t>
      </w:r>
      <w:r w:rsidR="00DE5F61" w:rsidRPr="005012EF">
        <w:t xml:space="preserve"> [19]</w:t>
      </w:r>
      <w:r w:rsidRPr="005012EF">
        <w:t>.</w:t>
      </w:r>
    </w:p>
    <w:p w14:paraId="11EEC573" w14:textId="62EB0A40" w:rsidR="00943128" w:rsidRPr="005012EF" w:rsidRDefault="00943128" w:rsidP="00943128">
      <w:r w:rsidRPr="005012EF">
        <w:t xml:space="preserve">Широко розповсюджений для дротового підключення в локальних мережах, </w:t>
      </w:r>
      <w:proofErr w:type="spellStart"/>
      <w:r w:rsidRPr="005012EF">
        <w:t>Ethernet</w:t>
      </w:r>
      <w:proofErr w:type="spellEnd"/>
      <w:r w:rsidRPr="005012EF">
        <w:t xml:space="preserve"> реалізує стандарт IEEE 802.3. Не всі пристрої інтернету речей повинні бути бездротовими. Деякі з них можуть бути розміщені стаціонарно </w:t>
      </w:r>
      <w:r w:rsidR="00947F64" w:rsidRPr="005012EF">
        <w:t>тобто</w:t>
      </w:r>
      <w:r w:rsidRPr="005012EF">
        <w:t xml:space="preserve"> </w:t>
      </w:r>
      <w:r w:rsidR="00947F64" w:rsidRPr="005012EF">
        <w:t xml:space="preserve">мають комунікації через </w:t>
      </w:r>
      <w:del w:id="376" w:author="Rodion Kharabet" w:date="2019-12-06T01:31:00Z">
        <w:r w:rsidR="00947F64" w:rsidRPr="005012EF" w:rsidDel="00D36A2E">
          <w:delText>провід</w:delText>
        </w:r>
      </w:del>
      <w:ins w:id="377" w:author="Rodion Kharabet" w:date="2019-12-06T01:31:00Z">
        <w:r w:rsidR="00D36A2E">
          <w:t>дріт</w:t>
        </w:r>
      </w:ins>
      <w:r w:rsidRPr="005012EF">
        <w:t xml:space="preserve">. Наприклад, сенсорні блоки, що встановлюються в системі автоматизації будівлі, можуть використовувати такі технології дротових мереж, як </w:t>
      </w:r>
      <w:proofErr w:type="spellStart"/>
      <w:r w:rsidRPr="005012EF">
        <w:t>Ethernet</w:t>
      </w:r>
      <w:proofErr w:type="spellEnd"/>
      <w:r w:rsidRPr="005012EF">
        <w:t>. Це можуть бути датчики диму, вогню тощо.</w:t>
      </w:r>
    </w:p>
    <w:p w14:paraId="10199AB5" w14:textId="77777777" w:rsidR="00943128" w:rsidRPr="005012EF" w:rsidRDefault="00943128" w:rsidP="00943128">
      <w:r w:rsidRPr="005012EF">
        <w:t>Протокол NFC (</w:t>
      </w:r>
      <w:proofErr w:type="spellStart"/>
      <w:r w:rsidRPr="005012EF">
        <w:t>Near</w:t>
      </w:r>
      <w:proofErr w:type="spellEnd"/>
      <w:r w:rsidRPr="005012EF">
        <w:t xml:space="preserve"> </w:t>
      </w:r>
      <w:proofErr w:type="spellStart"/>
      <w:r w:rsidRPr="005012EF">
        <w:t>Field</w:t>
      </w:r>
      <w:proofErr w:type="spellEnd"/>
      <w:r w:rsidRPr="005012EF">
        <w:t xml:space="preserve"> </w:t>
      </w:r>
      <w:proofErr w:type="spellStart"/>
      <w:r w:rsidRPr="005012EF">
        <w:t>Communication</w:t>
      </w:r>
      <w:proofErr w:type="spellEnd"/>
      <w:r w:rsidRPr="005012EF">
        <w:t>)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пропускних охоронних систем, наприклад, для авторизації доступу.</w:t>
      </w:r>
    </w:p>
    <w:p w14:paraId="52214050" w14:textId="77777777" w:rsidR="00943128" w:rsidRPr="005012EF" w:rsidRDefault="00943128" w:rsidP="00943128">
      <w:r w:rsidRPr="005012EF">
        <w:lastRenderedPageBreak/>
        <w:t>Дальність роботи мережі визначається відстанню, на якій дані зазвичай передаються між пристроями, приєднаними до мережі. Можна виділити наступні категорії мереж за дальністю роботи:</w:t>
      </w:r>
    </w:p>
    <w:p w14:paraId="60AD1C72" w14:textId="7CC5CB4A" w:rsidR="00943128" w:rsidRPr="005012EF" w:rsidRDefault="00943128" w:rsidP="00943128">
      <w:pPr>
        <w:pStyle w:val="ListParagraph"/>
      </w:pPr>
      <w:r w:rsidRPr="005012EF">
        <w:t>Персональна мережа (</w:t>
      </w:r>
      <w:proofErr w:type="spellStart"/>
      <w:r w:rsidRPr="005012EF">
        <w:t>Personal</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xml:space="preserve">) </w:t>
      </w:r>
      <w:del w:id="378" w:author="Rodion Kharabet" w:date="2019-12-06T01:31:00Z">
        <w:r w:rsidRPr="005012EF" w:rsidDel="00D36A2E">
          <w:delText>-</w:delText>
        </w:r>
      </w:del>
      <w:ins w:id="379" w:author="Rodion Kharabet" w:date="2019-12-06T01:31:00Z">
        <w:r w:rsidR="00D36A2E">
          <w:t>–</w:t>
        </w:r>
      </w:ins>
      <w:r w:rsidRPr="005012EF">
        <w:t xml:space="preserve"> короткий діапазон, де відстані вимірюються в метрах. Наприклад, </w:t>
      </w:r>
      <w:proofErr w:type="spellStart"/>
      <w:r w:rsidRPr="005012EF">
        <w:t>носимі</w:t>
      </w:r>
      <w:proofErr w:type="spellEnd"/>
      <w:r w:rsidRPr="005012EF">
        <w:t xml:space="preserve"> гаджети для фітнесу, що обмінюються даними через BLE з додатком на смартфоні користувача.</w:t>
      </w:r>
    </w:p>
    <w:p w14:paraId="6C292404" w14:textId="1AAD651E" w:rsidR="00943128" w:rsidRPr="005012EF" w:rsidRDefault="00943128" w:rsidP="00943128">
      <w:pPr>
        <w:pStyle w:val="ListParagraph"/>
      </w:pPr>
      <w:r w:rsidRPr="005012EF">
        <w:t>Локальна мережа (</w:t>
      </w:r>
      <w:proofErr w:type="spellStart"/>
      <w:r w:rsidRPr="005012EF">
        <w:t>Local</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xml:space="preserve">) </w:t>
      </w:r>
      <w:del w:id="380" w:author="Rodion" w:date="2019-12-05T23:51:00Z">
        <w:r w:rsidRPr="005012EF" w:rsidDel="005F6B57">
          <w:delText xml:space="preserve">- це </w:delText>
        </w:r>
      </w:del>
      <w:ins w:id="381" w:author="Rodion" w:date="2019-12-05T23:51:00Z">
        <w:r w:rsidR="005F6B57">
          <w:t xml:space="preserve">– це </w:t>
        </w:r>
      </w:ins>
      <w:r w:rsidRPr="005012EF">
        <w:t xml:space="preserve">короткий, до середнього дальності, діапазон, де відстань може бути до сотень метрів. Наприклад, домашня автоматизація або датчики, встановлені на виробничій лінії підприємства, що спілкуються по </w:t>
      </w:r>
      <w:proofErr w:type="spellStart"/>
      <w:r w:rsidRPr="005012EF">
        <w:t>Wi-Fi</w:t>
      </w:r>
      <w:proofErr w:type="spellEnd"/>
      <w:r w:rsidRPr="005012EF">
        <w:t xml:space="preserve"> із головним вузлом.</w:t>
      </w:r>
    </w:p>
    <w:p w14:paraId="0157AF28" w14:textId="77777777" w:rsidR="00943128" w:rsidRPr="005012EF" w:rsidRDefault="00943128" w:rsidP="00943128">
      <w:pPr>
        <w:pStyle w:val="ListParagraph"/>
      </w:pPr>
      <w:r w:rsidRPr="005012EF">
        <w:t>Міська мережа (</w:t>
      </w:r>
      <w:proofErr w:type="spellStart"/>
      <w:r w:rsidRPr="005012EF">
        <w:t>Metropolitan</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 мережа, в якій дальність дії вимірюються до кількох кілометрів. Наприклад розумні датчики паркування, встановлені по всьому місту та з'єднані в мережу сітчастої топології.</w:t>
      </w:r>
    </w:p>
    <w:p w14:paraId="1BE75532" w14:textId="77777777" w:rsidR="00943128" w:rsidRPr="005012EF" w:rsidRDefault="00943128" w:rsidP="00943128">
      <w:pPr>
        <w:pStyle w:val="ListParagraph"/>
      </w:pPr>
      <w:r w:rsidRPr="005012EF">
        <w:t>Широка мережа (</w:t>
      </w:r>
      <w:proofErr w:type="spellStart"/>
      <w:r w:rsidRPr="005012EF">
        <w:t>Wide</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 мережа, що покриває велику площу, де відстані можна виміряти в кілометрах. Наприклад, сільськогосподарські датчики, встановлені на великій фермі, що використовуються для моніторингу мікроклімату навколишнього середовища.</w:t>
      </w:r>
    </w:p>
    <w:p w14:paraId="14BC1378" w14:textId="00A772AB" w:rsidR="00943128" w:rsidRPr="005012EF" w:rsidRDefault="00943128" w:rsidP="00943128">
      <w:r w:rsidRPr="005012EF">
        <w:t xml:space="preserve">Мережа повинна бути розроблена для отримання даних з пристроїв до місця, де вони будуть аналізуватися та оброблятися. Отже, мережевий протокол, повинен відповідати діапазону використання. </w:t>
      </w:r>
      <w:del w:id="382" w:author="Rodion Kharabet" w:date="2019-12-06T01:32:00Z">
        <w:r w:rsidRPr="005012EF" w:rsidDel="00D36A2E">
          <w:delText xml:space="preserve">Наприклад, не слід вибирати BLE для програм, що повинна працювати на відстані декількох кілометрів. </w:delText>
        </w:r>
      </w:del>
      <w:r w:rsidRPr="005012EF">
        <w:t>Якщо передача даних через необхідний діапазон представляє складність, необхідно розглянути крайові обчислення (</w:t>
      </w:r>
      <w:proofErr w:type="spellStart"/>
      <w:r w:rsidRPr="005012EF">
        <w:t>edge</w:t>
      </w:r>
      <w:proofErr w:type="spellEnd"/>
      <w:r w:rsidRPr="005012EF">
        <w:t xml:space="preserve"> </w:t>
      </w:r>
      <w:proofErr w:type="spellStart"/>
      <w:r w:rsidRPr="005012EF">
        <w:t>computing</w:t>
      </w:r>
      <w:proofErr w:type="spellEnd"/>
      <w:r w:rsidRPr="005012EF">
        <w:t>). Така технологія передбачає аналіз та обробку даних на пристрої без необхідності передачі їх для подальшої обробки.</w:t>
      </w:r>
    </w:p>
    <w:p w14:paraId="0E439955" w14:textId="77777777" w:rsidR="00943128" w:rsidRPr="005012EF" w:rsidRDefault="00943128" w:rsidP="00943128">
      <w:r w:rsidRPr="005012EF">
        <w:t>Пропускна здатність або обсяг даних, що  можуть бути передані за певний проміжок часу, обмежує швидкість, з якою дані можна збирати з пристроїв та передавати на наступний рівень системи. На пропускну здатність впливає кілька факторів:</w:t>
      </w:r>
    </w:p>
    <w:p w14:paraId="525E0C96" w14:textId="5A5A78DD" w:rsidR="00943128" w:rsidRPr="005012EF" w:rsidRDefault="00D36A2E" w:rsidP="00943128">
      <w:pPr>
        <w:pStyle w:val="ListParagraph"/>
      </w:pPr>
      <w:ins w:id="383" w:author="Rodion Kharabet" w:date="2019-12-06T01:32:00Z">
        <w:r>
          <w:t>о</w:t>
        </w:r>
      </w:ins>
      <w:del w:id="384" w:author="Rodion Kharabet" w:date="2019-12-06T01:32:00Z">
        <w:r w:rsidR="00943128" w:rsidRPr="005012EF" w:rsidDel="00D36A2E">
          <w:delText>О</w:delText>
        </w:r>
      </w:del>
      <w:r w:rsidR="00943128" w:rsidRPr="005012EF">
        <w:t>бсяг даних, який генерує кожен пристрій</w:t>
      </w:r>
      <w:ins w:id="385" w:author="Rodion Kharabet" w:date="2019-12-06T01:32:00Z">
        <w:r>
          <w:t>;</w:t>
        </w:r>
      </w:ins>
    </w:p>
    <w:p w14:paraId="7D15A93F" w14:textId="1098D2CE" w:rsidR="00943128" w:rsidRPr="005012EF" w:rsidRDefault="00943128" w:rsidP="00943128">
      <w:pPr>
        <w:pStyle w:val="ListParagraph"/>
      </w:pPr>
      <w:del w:id="386" w:author="Rodion Kharabet" w:date="2019-12-06T01:32:00Z">
        <w:r w:rsidRPr="005012EF" w:rsidDel="00D36A2E">
          <w:lastRenderedPageBreak/>
          <w:delText>К</w:delText>
        </w:r>
      </w:del>
      <w:ins w:id="387" w:author="Rodion Kharabet" w:date="2019-12-06T01:32:00Z">
        <w:r w:rsidR="00D36A2E">
          <w:t>к</w:t>
        </w:r>
      </w:ins>
      <w:r w:rsidRPr="005012EF">
        <w:t>ількість пристроїв, розгорнутих у мережі</w:t>
      </w:r>
      <w:ins w:id="388" w:author="Rodion Kharabet" w:date="2019-12-06T01:32:00Z">
        <w:r w:rsidR="00D36A2E">
          <w:t>.</w:t>
        </w:r>
      </w:ins>
    </w:p>
    <w:p w14:paraId="430ADACF" w14:textId="77777777" w:rsidR="00943128" w:rsidRPr="005012EF" w:rsidRDefault="00943128" w:rsidP="00943128">
      <w:r w:rsidRPr="005012EF">
        <w:t>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 Але також з іншого боку можуть бути і накладні витрати для розділення великих фрагментів даних на занадто багато маленьких пакетів. Швидкість передачі даних не завжди симетрична. Це означає, швидкість передачі може бути меншою, ніж швидкість завантаження. Отже, якщо між пристроями існує двостороння комунікація, потрібно попередньо обрахувати передачу даних. Бездротова та стільникова мережі традиційно мають низьку пропускну здатність, тож необхідно чітко вирішити, чи є бездротова технологія правильним вибором для великих об’ємів даних в поточній ситуації.</w:t>
      </w:r>
    </w:p>
    <w:p w14:paraId="12791A08" w14:textId="7955299B" w:rsidR="00943128" w:rsidRPr="005012EF" w:rsidRDefault="00943128" w:rsidP="00943128">
      <w:r w:rsidRPr="005012EF">
        <w:t>Також необхідно визначити, чи потрібно передавати всі вихідні дані. Одним з варіантів може бути передача меншої кількості даних шляхом менш частого збору інформації, збору меншої кількості параметрів або проведення деякої фільтрації на пристрої, щоб скинути незначущі дані.</w:t>
      </w:r>
      <w:del w:id="389" w:author="Rodion Kharabet" w:date="2019-12-06T01:33:00Z">
        <w:r w:rsidRPr="005012EF" w:rsidDel="00D36A2E">
          <w:delText xml:space="preserve"> Агрегування даних перед тим, як їх передачею зменшить обсяг даних, що підлягають передачі.</w:delText>
        </w:r>
      </w:del>
      <w:r w:rsidRPr="005012EF">
        <w:t xml:space="preserve"> Агрегація або подрібнення не завжди підходять для даних, що залежать від часу або затримки.</w:t>
      </w:r>
    </w:p>
    <w:p w14:paraId="4AE86EC9" w14:textId="499F696D" w:rsidR="00943128" w:rsidRPr="005012EF" w:rsidRDefault="00943128" w:rsidP="00943128">
      <w:r w:rsidRPr="005012EF">
        <w:t xml:space="preserve">Передача даних з пристрою потребує витрат енергії. А для передачі даних на великі </w:t>
      </w:r>
      <w:del w:id="390" w:author="Rodion Kharabet" w:date="2019-12-06T01:33:00Z">
        <w:r w:rsidRPr="005012EF" w:rsidDel="00D36A2E">
          <w:delText xml:space="preserve">діапазони </w:delText>
        </w:r>
      </w:del>
      <w:ins w:id="391" w:author="Rodion Kharabet" w:date="2019-12-06T01:33:00Z">
        <w:r w:rsidR="00D36A2E">
          <w:t>відстані</w:t>
        </w:r>
        <w:r w:rsidR="00D36A2E" w:rsidRPr="005012EF">
          <w:t xml:space="preserve"> </w:t>
        </w:r>
      </w:ins>
      <w:r w:rsidRPr="005012EF">
        <w:t>потрібна більша потужність, ніж на коротк</w:t>
      </w:r>
      <w:ins w:id="392" w:author="Rodion Kharabet" w:date="2019-12-06T01:33:00Z">
        <w:r w:rsidR="00D36A2E">
          <w:t>і</w:t>
        </w:r>
      </w:ins>
      <w:del w:id="393" w:author="Rodion Kharabet" w:date="2019-12-06T01:33:00Z">
        <w:r w:rsidRPr="005012EF" w:rsidDel="00D36A2E">
          <w:delText>ому</w:delText>
        </w:r>
      </w:del>
      <w:r w:rsidRPr="005012EF">
        <w:t xml:space="preserve"> </w:t>
      </w:r>
      <w:del w:id="394" w:author="Rodion Kharabet" w:date="2019-12-06T01:33:00Z">
        <w:r w:rsidRPr="005012EF" w:rsidDel="00D36A2E">
          <w:delText>діапазоні</w:delText>
        </w:r>
      </w:del>
      <w:ins w:id="395" w:author="Rodion Kharabet" w:date="2019-12-06T01:33:00Z">
        <w:r w:rsidR="00D36A2E">
          <w:t>відстані</w:t>
        </w:r>
      </w:ins>
      <w:r w:rsidRPr="005012EF">
        <w:t>. Необхідно врахувати, що пристрій живиться від акумулятора. Щоб продовжити термін служби акумулятора, можна переводити пристрій у сплячий режим, коли він не працює. Рекомендується моделювати споживання енергії пристрою при різних навантаженнях та різних умовах навколишнього середовища, щоб впевнитися, що потужності джерела живлення вистачить для передачі необхідних даних, в умовах обраної мережевої технології.</w:t>
      </w:r>
    </w:p>
    <w:p w14:paraId="51EEF29B" w14:textId="090CF476" w:rsidR="00943128" w:rsidRPr="005012EF" w:rsidRDefault="00943128" w:rsidP="00943128">
      <w:r w:rsidRPr="005012EF">
        <w:t xml:space="preserve">Безпека мережі </w:t>
      </w:r>
      <w:del w:id="396" w:author="Rodion" w:date="2019-12-05T23:51:00Z">
        <w:r w:rsidRPr="005012EF" w:rsidDel="005F6B57">
          <w:delText xml:space="preserve">- це </w:delText>
        </w:r>
      </w:del>
      <w:ins w:id="397" w:author="Rodion" w:date="2019-12-05T23:51:00Z">
        <w:r w:rsidR="005F6B57">
          <w:t xml:space="preserve">– це </w:t>
        </w:r>
      </w:ins>
      <w:r w:rsidRPr="005012EF">
        <w:t xml:space="preserve">важливий параметр, тому краще вибрати мережеву технологію, що реалізує захист каналу від одного кінця до іншого, включаючи аутентифікацію, шифрування та захист відкритого порту. Наприклад, IEEE 802.15.4 </w:t>
      </w:r>
      <w:r w:rsidRPr="005012EF">
        <w:lastRenderedPageBreak/>
        <w:t xml:space="preserve">включає модель безпеки, що включає контроль доступу, перевірку на цілісність повідомлення, конфіденційність повідомлення та захист від повторного відтворення. </w:t>
      </w:r>
    </w:p>
    <w:p w14:paraId="56DDF920" w14:textId="4D8A3C93" w:rsidR="00943128" w:rsidRPr="005012EF" w:rsidRDefault="00943128" w:rsidP="00943128">
      <w:r w:rsidRPr="005012EF">
        <w:t xml:space="preserve">Якщо використовується технологія </w:t>
      </w:r>
      <w:proofErr w:type="spellStart"/>
      <w:r w:rsidRPr="005012EF">
        <w:t>Wi-Fi</w:t>
      </w:r>
      <w:proofErr w:type="spellEnd"/>
      <w:r w:rsidRPr="005012EF">
        <w:t xml:space="preserve">, </w:t>
      </w:r>
      <w:r w:rsidR="00947F64" w:rsidRPr="005012EF">
        <w:t>можна</w:t>
      </w:r>
      <w:r w:rsidRPr="005012EF">
        <w:t xml:space="preserve"> забезпечити захист мережі за допомогою протоколу </w:t>
      </w:r>
      <w:proofErr w:type="spellStart"/>
      <w:r w:rsidRPr="005012EF">
        <w:t>Wi-Fi</w:t>
      </w:r>
      <w:proofErr w:type="spellEnd"/>
      <w:r w:rsidRPr="005012EF">
        <w:t xml:space="preserve"> </w:t>
      </w:r>
      <w:proofErr w:type="spellStart"/>
      <w:r w:rsidRPr="005012EF">
        <w:t>Protected</w:t>
      </w:r>
      <w:proofErr w:type="spellEnd"/>
      <w:r w:rsidRPr="005012EF">
        <w:t xml:space="preserve"> Access II(WPA2). Щоб забезпечити конфіденційність та цілісність даних для зв'язку між додатками, зазвичай </w:t>
      </w:r>
      <w:r w:rsidR="00947F64" w:rsidRPr="005012EF">
        <w:t>використовуються</w:t>
      </w:r>
      <w:r w:rsidRPr="005012EF">
        <w:t xml:space="preserve"> криптографічні протоколи </w:t>
      </w:r>
      <w:proofErr w:type="spellStart"/>
      <w:r w:rsidRPr="005012EF">
        <w:t>Transport</w:t>
      </w:r>
      <w:proofErr w:type="spellEnd"/>
      <w:r w:rsidRPr="005012EF">
        <w:t xml:space="preserve"> </w:t>
      </w:r>
      <w:proofErr w:type="spellStart"/>
      <w:r w:rsidRPr="005012EF">
        <w:t>Layer</w:t>
      </w:r>
      <w:proofErr w:type="spellEnd"/>
      <w:r w:rsidRPr="005012EF">
        <w:t xml:space="preserve"> </w:t>
      </w:r>
      <w:proofErr w:type="spellStart"/>
      <w:r w:rsidRPr="005012EF">
        <w:t>Security</w:t>
      </w:r>
      <w:proofErr w:type="spellEnd"/>
      <w:r w:rsidRPr="005012EF">
        <w:t xml:space="preserve"> (TLS) або </w:t>
      </w:r>
      <w:proofErr w:type="spellStart"/>
      <w:r w:rsidRPr="005012EF">
        <w:t>Datagram</w:t>
      </w:r>
      <w:proofErr w:type="spellEnd"/>
      <w:r w:rsidRPr="005012EF">
        <w:t xml:space="preserve"> </w:t>
      </w:r>
      <w:proofErr w:type="spellStart"/>
      <w:r w:rsidRPr="005012EF">
        <w:t>Transport-Layer</w:t>
      </w:r>
      <w:proofErr w:type="spellEnd"/>
      <w:r w:rsidRPr="005012EF">
        <w:t xml:space="preserve"> </w:t>
      </w:r>
      <w:proofErr w:type="spellStart"/>
      <w:r w:rsidRPr="005012EF">
        <w:t>Security</w:t>
      </w:r>
      <w:proofErr w:type="spellEnd"/>
      <w:r w:rsidRPr="005012EF">
        <w:t xml:space="preserve"> (DTLS), що базується на TLS, але адаптований для ненадійних з'єднань, що використовують UDP пакети. TLS шифрує дані програми та забезпечує їх цілісність</w:t>
      </w:r>
      <w:r w:rsidR="00DE5F61" w:rsidRPr="005012EF">
        <w:t xml:space="preserve"> [19]</w:t>
      </w:r>
      <w:r w:rsidRPr="005012EF">
        <w:t>.</w:t>
      </w:r>
    </w:p>
    <w:p w14:paraId="1CAB3225" w14:textId="1B265A88" w:rsidR="00943128" w:rsidRPr="005012EF" w:rsidDel="00D36A2E" w:rsidRDefault="00943128" w:rsidP="00943128">
      <w:pPr>
        <w:rPr>
          <w:del w:id="398" w:author="Rodion Kharabet" w:date="2019-12-06T01:33:00Z"/>
        </w:rPr>
      </w:pPr>
      <w:del w:id="399" w:author="Rodion Kharabet" w:date="2019-12-06T01:33:00Z">
        <w:r w:rsidRPr="005012EF" w:rsidDel="00D36A2E">
          <w:delText xml:space="preserve">При розробці архітектури мережі слід взяти до уваги захищеність портів. Такий підхід передбачає, що лише порти, необхідні для зв'язку зі шлюзом або додатками </w:delText>
        </w:r>
        <w:r w:rsidR="00947F64" w:rsidRPr="005012EF" w:rsidDel="00D36A2E">
          <w:delText>вищого</w:delText>
        </w:r>
        <w:r w:rsidRPr="005012EF" w:rsidDel="00D36A2E">
          <w:delText xml:space="preserve"> рівня, залишаються відкритими для зовнішніх з'єднань. Усі інші порти повинні бути відключені або захищені брандмауерами.</w:delText>
        </w:r>
      </w:del>
    </w:p>
    <w:p w14:paraId="6EAF7008" w14:textId="587422C8" w:rsidR="00943128" w:rsidRPr="005012EF" w:rsidDel="00D36A2E" w:rsidRDefault="00943128" w:rsidP="00943128">
      <w:pPr>
        <w:rPr>
          <w:del w:id="400" w:author="Rodion Kharabet" w:date="2019-12-06T01:33:00Z"/>
        </w:rPr>
      </w:pPr>
      <w:del w:id="401" w:author="Rodion Kharabet" w:date="2019-12-06T01:33:00Z">
        <w:r w:rsidRPr="005012EF" w:rsidDel="00D36A2E">
          <w:delText>Вибір мережевої технології для впровадження в систему автоматизації дому передбачає компромісні рішення. В подальшому, цей вибір вплине на параметри кінцевих пристроїв, а, в свою чергу, серед більшості з цих параметрів існує залежність. Наприклад, діапазон мережі, швидкість передачі даних та споживання енергії безпосередньо пов'язані між собою. Якщо збільшити діапазон мережі або швидкість і обсяг даних, що передаються, між пристроями, буде потрібна додаткова потужність для передачі даних та коректної роботи пристроїв.</w:delText>
        </w:r>
      </w:del>
    </w:p>
    <w:p w14:paraId="6B504BD1" w14:textId="7A673E53" w:rsidR="00E14758" w:rsidRPr="005012EF" w:rsidRDefault="00943128" w:rsidP="00943128">
      <w:r w:rsidRPr="005012EF">
        <w:t xml:space="preserve">Для базового проекту домашньої автоматизації критерій енергоефективності, має невелике значення. Оскільки пристрій, швидше за все, буде живитись безпосередньо від розетки. Обмеження пропускної здатності та нестабільний зв’язок були б важливішими параметрами, тому технологія </w:t>
      </w:r>
      <w:proofErr w:type="spellStart"/>
      <w:r w:rsidRPr="005012EF">
        <w:t>Wi</w:t>
      </w:r>
      <w:r w:rsidR="00947F64" w:rsidRPr="005012EF">
        <w:t>-</w:t>
      </w:r>
      <w:r w:rsidRPr="005012EF">
        <w:t>Fi</w:t>
      </w:r>
      <w:proofErr w:type="spellEnd"/>
      <w:r w:rsidRPr="005012EF">
        <w:t xml:space="preserve"> може бути доцільним вибором, оскільки вона забезпечує розумну пропускну здатність, а також полегшує створення проекту за допомогою вже наявного обладнання в домі. Однак, </w:t>
      </w:r>
      <w:proofErr w:type="spellStart"/>
      <w:r w:rsidRPr="005012EF">
        <w:t>Wi-Fi</w:t>
      </w:r>
      <w:proofErr w:type="spellEnd"/>
      <w:r w:rsidRPr="005012EF">
        <w:t xml:space="preserve"> не оптимізований для пристроїв малої потужності, тому цей вибір може бути не найкращим </w:t>
      </w:r>
      <w:del w:id="402" w:author="Rodion Kharabet" w:date="2019-12-06T01:33:00Z">
        <w:r w:rsidRPr="005012EF" w:rsidDel="00D36A2E">
          <w:delText xml:space="preserve">вибором </w:delText>
        </w:r>
      </w:del>
      <w:r w:rsidRPr="005012EF">
        <w:t>для пристроїв, що живляться від акумулятора.</w:t>
      </w:r>
    </w:p>
    <w:p w14:paraId="0BCA3BDC" w14:textId="1D83391D" w:rsidR="00E14758" w:rsidRPr="005012EF" w:rsidRDefault="00E14758" w:rsidP="00943128"/>
    <w:p w14:paraId="4E32D95D" w14:textId="65CEF707" w:rsidR="00E14758" w:rsidRPr="005012EF" w:rsidRDefault="00D36A2E" w:rsidP="009B184E">
      <w:pPr>
        <w:pStyle w:val="Heading2"/>
      </w:pPr>
      <w:bookmarkStart w:id="403" w:name="_Toc25923555"/>
      <w:ins w:id="404" w:author="Rodion Kharabet" w:date="2019-12-06T01:34:00Z">
        <w:r>
          <w:t>1</w:t>
        </w:r>
      </w:ins>
      <w:del w:id="405" w:author="Rodion Kharabet" w:date="2019-12-06T01:34:00Z">
        <w:r w:rsidR="00E14758" w:rsidRPr="005012EF" w:rsidDel="00D36A2E">
          <w:delText>2</w:delText>
        </w:r>
      </w:del>
      <w:r w:rsidR="00E14758" w:rsidRPr="005012EF">
        <w:t xml:space="preserve">.4 Інструменти </w:t>
      </w:r>
      <w:proofErr w:type="spellStart"/>
      <w:r w:rsidR="00E14758" w:rsidRPr="005012EF">
        <w:t>прототипування</w:t>
      </w:r>
      <w:bookmarkEnd w:id="403"/>
      <w:proofErr w:type="spellEnd"/>
    </w:p>
    <w:p w14:paraId="00C462C3" w14:textId="4FE7B191" w:rsidR="002A5C2C" w:rsidRPr="005012EF" w:rsidRDefault="00D36A2E" w:rsidP="00F347BE">
      <w:pPr>
        <w:pStyle w:val="Heading3"/>
      </w:pPr>
      <w:bookmarkStart w:id="406" w:name="_Toc25923556"/>
      <w:ins w:id="407" w:author="Rodion Kharabet" w:date="2019-12-06T01:34:00Z">
        <w:r>
          <w:t>1</w:t>
        </w:r>
      </w:ins>
      <w:del w:id="408" w:author="Rodion Kharabet" w:date="2019-12-06T01:34:00Z">
        <w:r w:rsidR="002A5C2C" w:rsidRPr="005012EF" w:rsidDel="00D36A2E">
          <w:delText>2</w:delText>
        </w:r>
      </w:del>
      <w:r w:rsidR="002A5C2C" w:rsidRPr="005012EF">
        <w:t xml:space="preserve">.4.1 </w:t>
      </w:r>
      <w:r w:rsidR="00C629F0" w:rsidRPr="005012EF">
        <w:t xml:space="preserve">Платформа </w:t>
      </w:r>
      <w:proofErr w:type="spellStart"/>
      <w:r w:rsidR="002A5C2C" w:rsidRPr="005012EF">
        <w:t>Arduino</w:t>
      </w:r>
      <w:bookmarkEnd w:id="406"/>
      <w:proofErr w:type="spellEnd"/>
      <w:r w:rsidR="002A5C2C" w:rsidRPr="005012EF">
        <w:t xml:space="preserve"> </w:t>
      </w:r>
    </w:p>
    <w:p w14:paraId="11EC1E67" w14:textId="77777777" w:rsidR="002A5C2C" w:rsidRPr="005012EF" w:rsidRDefault="002A5C2C" w:rsidP="00943128"/>
    <w:p w14:paraId="7D9717D7" w14:textId="0693E258" w:rsidR="009B184E" w:rsidRPr="005012EF" w:rsidRDefault="009B184E" w:rsidP="00E52936">
      <w:proofErr w:type="spellStart"/>
      <w:r w:rsidRPr="005012EF">
        <w:t>Arduino</w:t>
      </w:r>
      <w:proofErr w:type="spellEnd"/>
      <w:r w:rsidRPr="005012EF">
        <w:t xml:space="preserve"> </w:t>
      </w:r>
      <w:del w:id="409" w:author="Rodion" w:date="2019-12-05T23:51:00Z">
        <w:r w:rsidRPr="005012EF" w:rsidDel="005F6B57">
          <w:delText xml:space="preserve">- це </w:delText>
        </w:r>
      </w:del>
      <w:ins w:id="410" w:author="Rodion" w:date="2019-12-05T23:51:00Z">
        <w:r w:rsidR="005F6B57">
          <w:t xml:space="preserve">– це </w:t>
        </w:r>
      </w:ins>
      <w:r w:rsidRPr="005012EF">
        <w:t xml:space="preserve">платформа </w:t>
      </w:r>
      <w:proofErr w:type="spellStart"/>
      <w:r w:rsidRPr="005012EF">
        <w:t>прототипування</w:t>
      </w:r>
      <w:proofErr w:type="spellEnd"/>
      <w:r w:rsidRPr="005012EF">
        <w:t xml:space="preserve"> з відкритим кодом, заснована на простому у використанні апаратному та програмному забезпеченні. Протягом багатьох років </w:t>
      </w:r>
      <w:proofErr w:type="spellStart"/>
      <w:r w:rsidRPr="005012EF">
        <w:t>Arduino</w:t>
      </w:r>
      <w:proofErr w:type="spellEnd"/>
      <w:r w:rsidRPr="005012EF">
        <w:t xml:space="preserve"> </w:t>
      </w:r>
      <w:r w:rsidR="00EB2A9C" w:rsidRPr="005012EF">
        <w:t>є</w:t>
      </w:r>
      <w:r w:rsidRPr="005012EF">
        <w:t xml:space="preserve"> ядром тисяч проектів </w:t>
      </w:r>
      <w:ins w:id="411" w:author="Rodion Kharabet" w:date="2019-12-06T01:34:00Z">
        <w:r w:rsidR="00D36A2E">
          <w:t>–</w:t>
        </w:r>
      </w:ins>
      <w:del w:id="412" w:author="Rodion Kharabet" w:date="2019-12-06T01:34:00Z">
        <w:r w:rsidR="00EB2A9C" w:rsidRPr="005012EF" w:rsidDel="00D36A2E">
          <w:delText>-</w:delText>
        </w:r>
      </w:del>
      <w:r w:rsidRPr="005012EF">
        <w:t xml:space="preserve"> від предметів побуту до складних наукових інструментів</w:t>
      </w:r>
      <w:r w:rsidR="00E52936" w:rsidRPr="005012EF">
        <w:t>.</w:t>
      </w:r>
      <w:r w:rsidRPr="005012EF">
        <w:t xml:space="preserve"> </w:t>
      </w:r>
    </w:p>
    <w:p w14:paraId="287A85BF" w14:textId="2655D764" w:rsidR="009B184E" w:rsidRPr="005012EF" w:rsidDel="00D36A2E" w:rsidRDefault="009B184E" w:rsidP="009B184E">
      <w:pPr>
        <w:rPr>
          <w:del w:id="413" w:author="Rodion Kharabet" w:date="2019-12-06T01:34:00Z"/>
        </w:rPr>
      </w:pPr>
      <w:del w:id="414" w:author="Rodion Kharabet" w:date="2019-12-06T01:34:00Z">
        <w:r w:rsidRPr="005012EF" w:rsidDel="00D36A2E">
          <w:delText xml:space="preserve">Arduino народилась в Інституті дизайну взаємодії Івреа як простий інструмент для швидкого складання прототипів, призначений для студентів, котрі не мали досвіду роботи з електронікою та програмуванням. Як тільки вона дійшла до більш широкої аудиторії, плата Arduino почала змінюватися, щоб адаптуватись до нових потреб, урізноманітнившись від простих 8-бітних плат до продуктів для IoT-додатків, носіїв, 3D-друку та вбудованих середовищ. Програмне та апаратне забезпечення Arduino є відкритими, що дає можливість користувачам самостійно збирати, програмувати плати і, зрештою, адаптувати їх під конкретні потреби. </w:delText>
        </w:r>
      </w:del>
    </w:p>
    <w:p w14:paraId="6C8FE41A" w14:textId="623D59ED" w:rsidR="0037453F" w:rsidRPr="005012EF" w:rsidRDefault="0037453F" w:rsidP="0037453F">
      <w:del w:id="415" w:author="Rodion Kharabet" w:date="2019-12-06T01:34:00Z">
        <w:r w:rsidRPr="005012EF" w:rsidDel="00D36A2E">
          <w:delText xml:space="preserve">Завдяки </w:delText>
        </w:r>
        <w:r w:rsidR="00702A2C" w:rsidRPr="005012EF" w:rsidDel="00D36A2E">
          <w:delText>простоті та доступності</w:delText>
        </w:r>
        <w:r w:rsidRPr="005012EF" w:rsidDel="00D36A2E">
          <w:delText xml:space="preserve">, Arduino </w:delText>
        </w:r>
        <w:r w:rsidR="00D91CCB" w:rsidRPr="005012EF" w:rsidDel="00D36A2E">
          <w:delText>використовується</w:delText>
        </w:r>
        <w:r w:rsidRPr="005012EF" w:rsidDel="00D36A2E">
          <w:delText xml:space="preserve"> у тисячах різних проектів та програм. </w:delText>
        </w:r>
      </w:del>
      <w:r w:rsidRPr="005012EF">
        <w:t xml:space="preserve">Програмне забезпечення </w:t>
      </w:r>
      <w:proofErr w:type="spellStart"/>
      <w:r w:rsidRPr="005012EF">
        <w:t>Arduino</w:t>
      </w:r>
      <w:proofErr w:type="spellEnd"/>
      <w:r w:rsidRPr="005012EF">
        <w:t xml:space="preserve"> просте у використанні для новачків, але водночас досить гнучке для досвідчених користувачів. </w:t>
      </w:r>
      <w:r w:rsidR="00702A2C" w:rsidRPr="005012EF">
        <w:t>Платформа</w:t>
      </w:r>
      <w:r w:rsidRPr="005012EF">
        <w:t xml:space="preserve"> працює на операційних системах </w:t>
      </w:r>
      <w:proofErr w:type="spellStart"/>
      <w:r w:rsidRPr="005012EF">
        <w:t>Mac</w:t>
      </w:r>
      <w:proofErr w:type="spellEnd"/>
      <w:r w:rsidRPr="005012EF">
        <w:t xml:space="preserve">, Windows та </w:t>
      </w:r>
      <w:proofErr w:type="spellStart"/>
      <w:r w:rsidRPr="005012EF">
        <w:t>Linux</w:t>
      </w:r>
      <w:proofErr w:type="spellEnd"/>
      <w:r w:rsidRPr="005012EF">
        <w:t xml:space="preserve">. Викладачі та студенти використовують </w:t>
      </w:r>
      <w:proofErr w:type="spellStart"/>
      <w:r w:rsidRPr="005012EF">
        <w:lastRenderedPageBreak/>
        <w:t>Arduino</w:t>
      </w:r>
      <w:proofErr w:type="spellEnd"/>
      <w:r w:rsidRPr="005012EF">
        <w:t xml:space="preserve"> для створення недорогих наукових інструментів, доведення принципів хімії та фізики або щоб отримати перший досвід програмування та робототехніки. </w:t>
      </w:r>
      <w:proofErr w:type="spellStart"/>
      <w:r w:rsidRPr="005012EF">
        <w:t>Arduino</w:t>
      </w:r>
      <w:proofErr w:type="spellEnd"/>
      <w:r w:rsidRPr="005012EF">
        <w:t xml:space="preserve"> – один з основних інструментів для вивчення </w:t>
      </w:r>
      <w:r w:rsidR="00702A2C" w:rsidRPr="005012EF">
        <w:t xml:space="preserve">чогось </w:t>
      </w:r>
      <w:r w:rsidRPr="005012EF">
        <w:t xml:space="preserve">нового. Будь-хто </w:t>
      </w:r>
      <w:r w:rsidR="00702A2C" w:rsidRPr="005012EF">
        <w:t>може</w:t>
      </w:r>
      <w:r w:rsidRPr="005012EF">
        <w:t xml:space="preserve"> почати програмувати </w:t>
      </w:r>
      <w:r w:rsidR="00702A2C" w:rsidRPr="005012EF">
        <w:t>використовуючи цю платформу</w:t>
      </w:r>
      <w:r w:rsidRPr="005012EF">
        <w:t>, лише дотримуючись покрокових інструкцій набору</w:t>
      </w:r>
      <w:r w:rsidR="00702A2C" w:rsidRPr="005012EF">
        <w:t xml:space="preserve">, адже </w:t>
      </w:r>
      <w:r w:rsidRPr="005012EF">
        <w:t xml:space="preserve">в Інтернеті </w:t>
      </w:r>
      <w:r w:rsidR="00702A2C" w:rsidRPr="005012EF">
        <w:t>існує багато ідей та прикладів проектів від</w:t>
      </w:r>
      <w:r w:rsidRPr="005012EF">
        <w:t xml:space="preserve"> член</w:t>
      </w:r>
      <w:r w:rsidR="00702A2C" w:rsidRPr="005012EF">
        <w:t>ів</w:t>
      </w:r>
      <w:r w:rsidRPr="005012EF">
        <w:t xml:space="preserve"> спільноти </w:t>
      </w:r>
      <w:proofErr w:type="spellStart"/>
      <w:r w:rsidRPr="005012EF">
        <w:t>Arduino</w:t>
      </w:r>
      <w:proofErr w:type="spellEnd"/>
      <w:r w:rsidRPr="005012EF">
        <w:t>.</w:t>
      </w:r>
    </w:p>
    <w:p w14:paraId="672EB7EC" w14:textId="1C3CF33B" w:rsidR="0037453F" w:rsidRPr="005012EF" w:rsidRDefault="0037453F" w:rsidP="0037453F">
      <w:r w:rsidRPr="005012EF">
        <w:t xml:space="preserve">Існує багато інших мікроконтролерів та платформ з мікроконтролерами, що використовуються для </w:t>
      </w:r>
      <w:del w:id="416" w:author="Rodion Kharabet" w:date="2019-12-06T01:34:00Z">
        <w:r w:rsidRPr="005012EF" w:rsidDel="00D36A2E">
          <w:delText xml:space="preserve">фізичних </w:delText>
        </w:r>
      </w:del>
      <w:r w:rsidRPr="005012EF">
        <w:t>обчислень</w:t>
      </w:r>
      <w:del w:id="417" w:author="Rodion Kharabet" w:date="2019-12-06T01:34:00Z">
        <w:r w:rsidRPr="005012EF" w:rsidDel="00D36A2E">
          <w:delText>:</w:delText>
        </w:r>
      </w:del>
      <w:ins w:id="418" w:author="Rodion Kharabet" w:date="2019-12-06T01:34:00Z">
        <w:r w:rsidR="00D36A2E">
          <w:t>.</w:t>
        </w:r>
      </w:ins>
      <w:r w:rsidRPr="005012EF">
        <w:t xml:space="preserve"> </w:t>
      </w:r>
      <w:r w:rsidR="00702A2C" w:rsidRPr="005012EF">
        <w:t xml:space="preserve">Наприклад, </w:t>
      </w:r>
      <w:proofErr w:type="spellStart"/>
      <w:r w:rsidRPr="005012EF">
        <w:t>Parallax</w:t>
      </w:r>
      <w:proofErr w:type="spellEnd"/>
      <w:r w:rsidRPr="005012EF">
        <w:t xml:space="preserve"> </w:t>
      </w:r>
      <w:proofErr w:type="spellStart"/>
      <w:r w:rsidRPr="005012EF">
        <w:t>Basic</w:t>
      </w:r>
      <w:proofErr w:type="spellEnd"/>
      <w:r w:rsidRPr="005012EF">
        <w:t xml:space="preserve"> </w:t>
      </w:r>
      <w:proofErr w:type="spellStart"/>
      <w:r w:rsidRPr="005012EF">
        <w:t>Stamp</w:t>
      </w:r>
      <w:proofErr w:type="spellEnd"/>
      <w:r w:rsidRPr="005012EF">
        <w:t xml:space="preserve">, BX-24 </w:t>
      </w:r>
      <w:proofErr w:type="spellStart"/>
      <w:r w:rsidRPr="005012EF">
        <w:t>Netmedia</w:t>
      </w:r>
      <w:proofErr w:type="spellEnd"/>
      <w:r w:rsidRPr="005012EF">
        <w:t xml:space="preserve">, </w:t>
      </w:r>
      <w:proofErr w:type="spellStart"/>
      <w:r w:rsidRPr="005012EF">
        <w:t>Phidgets</w:t>
      </w:r>
      <w:proofErr w:type="spellEnd"/>
      <w:r w:rsidRPr="005012EF">
        <w:t xml:space="preserve">, </w:t>
      </w:r>
      <w:proofErr w:type="spellStart"/>
      <w:r w:rsidRPr="005012EF">
        <w:t>MIT’s</w:t>
      </w:r>
      <w:proofErr w:type="spellEnd"/>
      <w:r w:rsidRPr="005012EF">
        <w:t xml:space="preserve"> </w:t>
      </w:r>
      <w:proofErr w:type="spellStart"/>
      <w:r w:rsidRPr="005012EF">
        <w:t>Handyboard</w:t>
      </w:r>
      <w:proofErr w:type="spellEnd"/>
      <w:r w:rsidRPr="005012EF">
        <w:t xml:space="preserve"> та багато інших пропонують подібний функціонал</w:t>
      </w:r>
      <w:r w:rsidR="00C77DEC" w:rsidRPr="005012EF">
        <w:t xml:space="preserve"> [22]</w:t>
      </w:r>
      <w:r w:rsidRPr="005012EF">
        <w:t xml:space="preserve">. Платформа </w:t>
      </w:r>
      <w:proofErr w:type="spellStart"/>
      <w:r w:rsidRPr="005012EF">
        <w:t>Arduino</w:t>
      </w:r>
      <w:proofErr w:type="spellEnd"/>
      <w:r w:rsidRPr="005012EF">
        <w:t xml:space="preserve"> також спрощує процес роботи з мікроконтролерами, але вона має певні переваги над іншими системами</w:t>
      </w:r>
      <w:ins w:id="419" w:author="Rodion Kharabet" w:date="2019-12-06T01:35:00Z">
        <w:r w:rsidR="003A3947">
          <w:t>.</w:t>
        </w:r>
      </w:ins>
      <w:del w:id="420" w:author="Rodion Kharabet" w:date="2019-12-06T01:35:00Z">
        <w:r w:rsidRPr="005012EF" w:rsidDel="003A3947">
          <w:delText>:</w:delText>
        </w:r>
      </w:del>
    </w:p>
    <w:p w14:paraId="7EAF4AB4" w14:textId="2C7F4383" w:rsidR="002A5C2C" w:rsidRPr="005012EF" w:rsidRDefault="004B073D" w:rsidP="003A3947">
      <w:pPr>
        <w:pPrChange w:id="421" w:author="Rodion Kharabet" w:date="2019-12-06T01:35:00Z">
          <w:pPr>
            <w:pStyle w:val="ListParagraph"/>
          </w:pPr>
        </w:pPrChange>
      </w:pPr>
      <w:bookmarkStart w:id="422" w:name="_Hlk25768927"/>
      <w:r w:rsidRPr="005012EF">
        <w:t>Доступна ціна.</w:t>
      </w:r>
      <w:r w:rsidR="002A5C2C" w:rsidRPr="005012EF">
        <w:t xml:space="preserve"> Плати </w:t>
      </w:r>
      <w:proofErr w:type="spellStart"/>
      <w:r w:rsidR="002A5C2C" w:rsidRPr="005012EF">
        <w:t>Arduino</w:t>
      </w:r>
      <w:proofErr w:type="spellEnd"/>
      <w:r w:rsidR="002A5C2C" w:rsidRPr="005012EF">
        <w:t xml:space="preserve"> відносно недорогі порівняно з іншими </w:t>
      </w:r>
      <w:proofErr w:type="spellStart"/>
      <w:r w:rsidR="002A5C2C" w:rsidRPr="005012EF">
        <w:t>мікроконтролерними</w:t>
      </w:r>
      <w:proofErr w:type="spellEnd"/>
      <w:r w:rsidR="002A5C2C" w:rsidRPr="005012EF">
        <w:t xml:space="preserve"> платформами. Найдешевшу версію </w:t>
      </w:r>
      <w:proofErr w:type="spellStart"/>
      <w:r w:rsidR="002A5C2C" w:rsidRPr="005012EF">
        <w:t>Arduino</w:t>
      </w:r>
      <w:proofErr w:type="spellEnd"/>
      <w:r w:rsidR="002A5C2C" w:rsidRPr="005012EF">
        <w:t xml:space="preserve"> можна зібрати </w:t>
      </w:r>
      <w:r w:rsidRPr="005012EF">
        <w:t xml:space="preserve">самостійно </w:t>
      </w:r>
      <w:r w:rsidR="002A5C2C" w:rsidRPr="005012EF">
        <w:t xml:space="preserve">вручну. Однак навіть попередньо зібрана </w:t>
      </w:r>
      <w:proofErr w:type="spellStart"/>
      <w:r w:rsidR="002A5C2C" w:rsidRPr="005012EF">
        <w:t>Arduino</w:t>
      </w:r>
      <w:proofErr w:type="spellEnd"/>
      <w:r w:rsidR="002A5C2C" w:rsidRPr="005012EF">
        <w:t xml:space="preserve"> коштує менше 50 доларів.</w:t>
      </w:r>
    </w:p>
    <w:p w14:paraId="25D1EAA8" w14:textId="4F83788A" w:rsidR="002A5C2C" w:rsidRPr="005012EF" w:rsidRDefault="002A5C2C" w:rsidP="003A3947">
      <w:pPr>
        <w:pPrChange w:id="423" w:author="Rodion Kharabet" w:date="2019-12-06T01:35:00Z">
          <w:pPr>
            <w:pStyle w:val="ListParagraph"/>
          </w:pPr>
        </w:pPrChange>
      </w:pPr>
      <w:r w:rsidRPr="005012EF">
        <w:t>Крос-</w:t>
      </w:r>
      <w:r w:rsidR="00D91CCB" w:rsidRPr="005012EF">
        <w:t>платформна</w:t>
      </w:r>
      <w:r w:rsidR="007316D8" w:rsidRPr="005012EF">
        <w:t xml:space="preserve">. </w:t>
      </w:r>
      <w:r w:rsidRPr="005012EF">
        <w:t xml:space="preserve">Програмне забезпечення </w:t>
      </w:r>
      <w:proofErr w:type="spellStart"/>
      <w:r w:rsidRPr="005012EF">
        <w:t>Arduino</w:t>
      </w:r>
      <w:proofErr w:type="spellEnd"/>
      <w:r w:rsidRPr="005012EF">
        <w:t xml:space="preserve"> (IDE) працює на операційних системах Windows, Macintosh OSX та </w:t>
      </w:r>
      <w:proofErr w:type="spellStart"/>
      <w:r w:rsidRPr="005012EF">
        <w:t>Linux</w:t>
      </w:r>
      <w:proofErr w:type="spellEnd"/>
      <w:r w:rsidRPr="005012EF">
        <w:t xml:space="preserve">. </w:t>
      </w:r>
      <w:r w:rsidR="007316D8" w:rsidRPr="005012EF">
        <w:t>В той час як б</w:t>
      </w:r>
      <w:r w:rsidRPr="005012EF">
        <w:t>ільшість систем мікроконтролерів обмежені Windows.</w:t>
      </w:r>
    </w:p>
    <w:p w14:paraId="0123EDE6" w14:textId="1453CA49" w:rsidR="002A5C2C" w:rsidRPr="005012EF" w:rsidRDefault="002A5C2C" w:rsidP="003A3947">
      <w:pPr>
        <w:pPrChange w:id="424" w:author="Rodion Kharabet" w:date="2019-12-06T01:35:00Z">
          <w:pPr>
            <w:pStyle w:val="ListParagraph"/>
          </w:pPr>
        </w:pPrChange>
      </w:pPr>
      <w:r w:rsidRPr="005012EF">
        <w:t>Просте, зрозуміле середовище програмування</w:t>
      </w:r>
      <w:r w:rsidR="007316D8" w:rsidRPr="005012EF">
        <w:t>.</w:t>
      </w:r>
      <w:r w:rsidRPr="005012EF">
        <w:t xml:space="preserve"> Програмне забезпечення </w:t>
      </w:r>
      <w:proofErr w:type="spellStart"/>
      <w:r w:rsidRPr="005012EF">
        <w:t>Arduino</w:t>
      </w:r>
      <w:proofErr w:type="spellEnd"/>
      <w:r w:rsidRPr="005012EF">
        <w:t xml:space="preserve"> (IDE) є простим у використанні для початківців, але при цьому досить гнучким для професіоналів. </w:t>
      </w:r>
    </w:p>
    <w:p w14:paraId="5A6A533D" w14:textId="102A0059" w:rsidR="002A5C2C" w:rsidRPr="005012EF" w:rsidRDefault="002A5C2C" w:rsidP="003A3947">
      <w:pPr>
        <w:pPrChange w:id="425" w:author="Rodion Kharabet" w:date="2019-12-06T01:35:00Z">
          <w:pPr>
            <w:pStyle w:val="ListParagraph"/>
          </w:pPr>
        </w:pPrChange>
      </w:pPr>
      <w:r w:rsidRPr="005012EF">
        <w:t>Відкрите програмне забезпечення, що піддається розширенню</w:t>
      </w:r>
      <w:r w:rsidR="007316D8" w:rsidRPr="005012EF">
        <w:t xml:space="preserve">. </w:t>
      </w:r>
      <w:r w:rsidRPr="005012EF">
        <w:t xml:space="preserve">Програмне забезпечення </w:t>
      </w:r>
      <w:proofErr w:type="spellStart"/>
      <w:r w:rsidRPr="005012EF">
        <w:t>Arduino</w:t>
      </w:r>
      <w:proofErr w:type="spellEnd"/>
      <w:r w:rsidRPr="005012EF">
        <w:t xml:space="preserve"> є інструментом з відкритим кодом, доступним для розширення досвідченими програмістами. Мова може бути розширена за допомогою бібліотек C++</w:t>
      </w:r>
      <w:r w:rsidR="007316D8" w:rsidRPr="005012EF">
        <w:t>.</w:t>
      </w:r>
      <w:r w:rsidRPr="005012EF">
        <w:t xml:space="preserve"> </w:t>
      </w:r>
      <w:r w:rsidR="007316D8" w:rsidRPr="005012EF">
        <w:t>Т</w:t>
      </w:r>
      <w:r w:rsidRPr="005012EF">
        <w:t xml:space="preserve">і, хто бажають зрозуміти технічні деталі, можуть </w:t>
      </w:r>
      <w:r w:rsidR="007316D8" w:rsidRPr="005012EF">
        <w:t>використовувати</w:t>
      </w:r>
      <w:r w:rsidRPr="005012EF">
        <w:t xml:space="preserve"> мову програмування AVR C, на якій </w:t>
      </w:r>
      <w:r w:rsidR="007316D8" w:rsidRPr="005012EF">
        <w:t>працює платформа</w:t>
      </w:r>
      <w:r w:rsidRPr="005012EF">
        <w:t xml:space="preserve">. </w:t>
      </w:r>
    </w:p>
    <w:p w14:paraId="3C083E54" w14:textId="009D96D6" w:rsidR="002A5C2C" w:rsidRPr="005012EF" w:rsidRDefault="002A5C2C" w:rsidP="003A3947">
      <w:pPr>
        <w:pPrChange w:id="426" w:author="Rodion Kharabet" w:date="2019-12-06T01:35:00Z">
          <w:pPr>
            <w:pStyle w:val="ListParagraph"/>
          </w:pPr>
        </w:pPrChange>
      </w:pPr>
      <w:r w:rsidRPr="005012EF">
        <w:t>Відкрите апаратне забезпечення, що піддається розширенню</w:t>
      </w:r>
      <w:r w:rsidR="007316D8" w:rsidRPr="005012EF">
        <w:t>.</w:t>
      </w:r>
      <w:r w:rsidRPr="005012EF">
        <w:t xml:space="preserve"> Плани плат </w:t>
      </w:r>
      <w:proofErr w:type="spellStart"/>
      <w:r w:rsidRPr="005012EF">
        <w:t>Arduino</w:t>
      </w:r>
      <w:proofErr w:type="spellEnd"/>
      <w:r w:rsidRPr="005012EF">
        <w:t xml:space="preserve"> публікуються під ліцензією </w:t>
      </w:r>
      <w:proofErr w:type="spellStart"/>
      <w:r w:rsidRPr="005012EF">
        <w:t>Creative</w:t>
      </w:r>
      <w:proofErr w:type="spellEnd"/>
      <w:r w:rsidRPr="005012EF">
        <w:t xml:space="preserve"> </w:t>
      </w:r>
      <w:proofErr w:type="spellStart"/>
      <w:r w:rsidRPr="005012EF">
        <w:t>Commons</w:t>
      </w:r>
      <w:proofErr w:type="spellEnd"/>
      <w:r w:rsidRPr="005012EF">
        <w:t xml:space="preserve">, тому досвідчені конструктори  схем можуть розробити власну версію пристрою, розширивши та вдосконаливши його. </w:t>
      </w:r>
      <w:r w:rsidRPr="005012EF">
        <w:lastRenderedPageBreak/>
        <w:t>Навіть відносно недосвідчені користувачі можуть створити макет пристрою, щоб зрозуміти принцип його роботи.</w:t>
      </w:r>
    </w:p>
    <w:p w14:paraId="0A351C81" w14:textId="79E593EA" w:rsidR="002A5C2C" w:rsidRPr="005012EF" w:rsidDel="0047030A" w:rsidRDefault="002A5C2C" w:rsidP="003A3947">
      <w:pPr>
        <w:rPr>
          <w:del w:id="427" w:author="Rodion Kharabet" w:date="2019-12-06T01:35:00Z"/>
        </w:rPr>
        <w:pPrChange w:id="428" w:author="Rodion Kharabet" w:date="2019-12-06T01:35:00Z">
          <w:pPr>
            <w:pStyle w:val="ListParagraph"/>
          </w:pPr>
        </w:pPrChange>
      </w:pPr>
      <w:del w:id="429" w:author="Rodion Kharabet" w:date="2019-12-06T01:35:00Z">
        <w:r w:rsidRPr="005012EF" w:rsidDel="0047030A">
          <w:delText xml:space="preserve">Проект базується на плані мікроконтролерної плати, розробленої кількома постачальниками. Ці системи пропонують набори цифрових та аналогових пінів вводу та виводу, які можуть поєднуватися з різними платами розширення (так званими шилдами) та іншими схемами. Плати оснащені послідовними інтерфейсами зв’язку, у тому числі USB на деяких моделях, для завантаження програм з персональних комп’ютерів. </w:delText>
        </w:r>
      </w:del>
    </w:p>
    <w:p w14:paraId="329340C7" w14:textId="368FB513" w:rsidR="002A5C2C" w:rsidRPr="005012EF" w:rsidRDefault="002A5C2C" w:rsidP="007316D8">
      <w:r w:rsidRPr="005012EF">
        <w:t xml:space="preserve">Перша </w:t>
      </w:r>
      <w:proofErr w:type="spellStart"/>
      <w:r w:rsidRPr="005012EF">
        <w:t>Arduino</w:t>
      </w:r>
      <w:proofErr w:type="spellEnd"/>
      <w:r w:rsidRPr="005012EF">
        <w:t xml:space="preserve"> була представлена у 2005 році як недорогий і простий спосіб створити пристрої, що взаємодіють зі своїм оточенням за допомогою датчиків і пускачів</w:t>
      </w:r>
      <w:r w:rsidR="007316D8" w:rsidRPr="005012EF">
        <w:t xml:space="preserve"> [23]</w:t>
      </w:r>
      <w:r w:rsidRPr="005012EF">
        <w:t>. У склад поширених прикладів таких пристроїв входять прості роботи, термостати та детектори  руху.</w:t>
      </w:r>
    </w:p>
    <w:p w14:paraId="5628E9CF" w14:textId="2093B3BA" w:rsidR="002A5C2C" w:rsidRPr="005012EF" w:rsidRDefault="002A5C2C" w:rsidP="00335822">
      <w:r w:rsidRPr="005012EF">
        <w:t xml:space="preserve">Плати </w:t>
      </w:r>
      <w:proofErr w:type="spellStart"/>
      <w:r w:rsidRPr="005012EF">
        <w:t>Arduino</w:t>
      </w:r>
      <w:proofErr w:type="spellEnd"/>
      <w:r w:rsidRPr="005012EF">
        <w:t xml:space="preserve"> випускаються комерційно у заздалегідь зібраному вигляді або як комплекти для самостійного збирання. Специфікації дизайну апаратного забезпечення знаходяться у </w:t>
      </w:r>
      <w:r w:rsidR="00D91CCB" w:rsidRPr="005012EF">
        <w:t>відкритому</w:t>
      </w:r>
      <w:r w:rsidRPr="005012EF">
        <w:t xml:space="preserve"> доступі.</w:t>
      </w:r>
      <w:del w:id="430" w:author="Rodion Kharabet" w:date="2019-12-06T01:36:00Z">
        <w:r w:rsidRPr="005012EF" w:rsidDel="0047030A">
          <w:delText xml:space="preserve"> Adafruit Industries підрахували, що у середині 2011 року було продано понад 300 000 офіційних Arduino, а в 2013 році  - вже 700 000</w:delText>
        </w:r>
        <w:r w:rsidR="003C7EE5" w:rsidRPr="005012EF" w:rsidDel="0047030A">
          <w:delText xml:space="preserve"> [24]</w:delText>
        </w:r>
        <w:r w:rsidRPr="005012EF" w:rsidDel="0047030A">
          <w:delText>.</w:delText>
        </w:r>
      </w:del>
    </w:p>
    <w:p w14:paraId="3E01F85B" w14:textId="16B26FBF" w:rsidR="002A5C2C" w:rsidRPr="005012EF" w:rsidRDefault="002A5C2C" w:rsidP="002A5C2C"/>
    <w:p w14:paraId="5675B153" w14:textId="5D62BA0A" w:rsidR="002A5C2C" w:rsidRPr="005012EF" w:rsidRDefault="0047030A" w:rsidP="002A5C2C">
      <w:pPr>
        <w:pStyle w:val="Heading4"/>
      </w:pPr>
      <w:ins w:id="431" w:author="Rodion Kharabet" w:date="2019-12-06T01:37:00Z">
        <w:r>
          <w:t>1</w:t>
        </w:r>
      </w:ins>
      <w:del w:id="432" w:author="Rodion Kharabet" w:date="2019-12-06T01:37:00Z">
        <w:r w:rsidR="002A5C2C" w:rsidRPr="005012EF" w:rsidDel="0047030A">
          <w:delText>2</w:delText>
        </w:r>
      </w:del>
      <w:r w:rsidR="002A5C2C" w:rsidRPr="005012EF">
        <w:t>.4.1.1 Апаратне забезпечення</w:t>
      </w:r>
    </w:p>
    <w:p w14:paraId="5C297006" w14:textId="3CBB739E" w:rsidR="002A5C2C" w:rsidRPr="005012EF" w:rsidRDefault="002A5C2C" w:rsidP="002A5C2C"/>
    <w:p w14:paraId="15F32C7F" w14:textId="2F87F8CF" w:rsidR="002A5C2C" w:rsidRPr="005012EF" w:rsidRDefault="002A5C2C" w:rsidP="002A5C2C">
      <w:r w:rsidRPr="005012EF">
        <w:t xml:space="preserve">Плата </w:t>
      </w:r>
      <w:proofErr w:type="spellStart"/>
      <w:r w:rsidRPr="005012EF">
        <w:t>Arduino</w:t>
      </w:r>
      <w:proofErr w:type="spellEnd"/>
      <w:r w:rsidRPr="005012EF">
        <w:t xml:space="preserve"> </w:t>
      </w:r>
      <w:del w:id="433" w:author="Rodion Kharabet" w:date="2019-12-06T01:37:00Z">
        <w:r w:rsidRPr="005012EF" w:rsidDel="0047030A">
          <w:delText xml:space="preserve">історично </w:delText>
        </w:r>
      </w:del>
      <w:r w:rsidRPr="005012EF">
        <w:t xml:space="preserve">складається з 8-, 16- або 32-розрядного мікроконтролера AVR (хоча з 2015 року використовуються мікроконтролери інших виробників) з додатковими компонентами, які полегшують програмування та включення в інші схеми. Важливим аспектом </w:t>
      </w:r>
      <w:proofErr w:type="spellStart"/>
      <w:r w:rsidRPr="005012EF">
        <w:t>Arduino</w:t>
      </w:r>
      <w:proofErr w:type="spellEnd"/>
      <w:r w:rsidRPr="005012EF">
        <w:t xml:space="preserve"> є його стандартні роз’єми, які дозволяють користувачам підключати плату процесора до різноманітних взаємозамінних модулів доповнення, відомих як </w:t>
      </w:r>
      <w:proofErr w:type="spellStart"/>
      <w:r w:rsidRPr="005012EF">
        <w:t>шилди</w:t>
      </w:r>
      <w:proofErr w:type="spellEnd"/>
      <w:r w:rsidRPr="005012EF">
        <w:t xml:space="preserve">. Певні </w:t>
      </w:r>
      <w:proofErr w:type="spellStart"/>
      <w:r w:rsidRPr="005012EF">
        <w:t>шилди</w:t>
      </w:r>
      <w:proofErr w:type="spellEnd"/>
      <w:r w:rsidRPr="005012EF">
        <w:t xml:space="preserve"> взаємодіють з платою </w:t>
      </w:r>
      <w:proofErr w:type="spellStart"/>
      <w:r w:rsidRPr="005012EF">
        <w:t>Arduino</w:t>
      </w:r>
      <w:proofErr w:type="spellEnd"/>
      <w:r w:rsidRPr="005012EF">
        <w:t xml:space="preserve"> безпосередньо через піни, але більшість адресуються індивідуально через послідовну шину I²C - тому багато </w:t>
      </w:r>
      <w:proofErr w:type="spellStart"/>
      <w:r w:rsidRPr="005012EF">
        <w:t>шилдів</w:t>
      </w:r>
      <w:proofErr w:type="spellEnd"/>
      <w:r w:rsidRPr="005012EF">
        <w:t xml:space="preserve"> можна складати та використовувати паралельно. </w:t>
      </w:r>
    </w:p>
    <w:p w14:paraId="2CFEC8C6" w14:textId="22CE5EB0" w:rsidR="002A5C2C" w:rsidRPr="005012EF" w:rsidRDefault="002A5C2C" w:rsidP="002A5C2C">
      <w:r w:rsidRPr="005012EF">
        <w:t xml:space="preserve">До 2015 року офіційні </w:t>
      </w:r>
      <w:proofErr w:type="spellStart"/>
      <w:r w:rsidRPr="005012EF">
        <w:t>Arduino</w:t>
      </w:r>
      <w:proofErr w:type="spellEnd"/>
      <w:r w:rsidRPr="005012EF">
        <w:t xml:space="preserve"> використовували мікросхеми </w:t>
      </w:r>
      <w:proofErr w:type="spellStart"/>
      <w:r w:rsidRPr="005012EF">
        <w:t>Atmel</w:t>
      </w:r>
      <w:proofErr w:type="spellEnd"/>
      <w:r w:rsidRPr="005012EF">
        <w:t xml:space="preserve"> </w:t>
      </w:r>
      <w:proofErr w:type="spellStart"/>
      <w:r w:rsidRPr="005012EF">
        <w:t>megaAVR</w:t>
      </w:r>
      <w:proofErr w:type="spellEnd"/>
      <w:r w:rsidRPr="005012EF">
        <w:t xml:space="preserve">, зокрема ATmega8, ATmega168, ATmega328, ATmega1280 та ATmega2560, а у 2015 році були додані мікросхеми інших виробників. Кілька інших процесорів також використовувалися на пристроях, сумісних з </w:t>
      </w:r>
      <w:proofErr w:type="spellStart"/>
      <w:r w:rsidRPr="005012EF">
        <w:t>Arduino</w:t>
      </w:r>
      <w:proofErr w:type="spellEnd"/>
      <w:r w:rsidRPr="005012EF">
        <w:t>. Більшість плат містять лінійний регулятор напругою 5 В і кварцовий генератор 16 МГц (або керамічний резонатор у деяких варіантах</w:t>
      </w:r>
      <w:r w:rsidR="00E52936" w:rsidRPr="005012EF">
        <w:t xml:space="preserve"> </w:t>
      </w:r>
      <w:r w:rsidR="00266407" w:rsidRPr="005012EF">
        <w:t>[25]</w:t>
      </w:r>
      <w:r w:rsidRPr="005012EF">
        <w:t xml:space="preserve">. Мікроконтролер </w:t>
      </w:r>
      <w:proofErr w:type="spellStart"/>
      <w:r w:rsidRPr="005012EF">
        <w:t>Arduino</w:t>
      </w:r>
      <w:proofErr w:type="spellEnd"/>
      <w:r w:rsidRPr="005012EF">
        <w:t xml:space="preserve"> попередньо запрограмований завантажувачем, який спрощує завантаження програм у флеш-пам’ять на мікросхемі, порівняно з іншими пристроями, які зазвичай потребують зовнішній </w:t>
      </w:r>
      <w:proofErr w:type="spellStart"/>
      <w:r w:rsidRPr="005012EF">
        <w:t>програматор</w:t>
      </w:r>
      <w:proofErr w:type="spellEnd"/>
      <w:r w:rsidRPr="005012EF">
        <w:t xml:space="preserve">. Це </w:t>
      </w:r>
      <w:r w:rsidRPr="005012EF">
        <w:lastRenderedPageBreak/>
        <w:t xml:space="preserve">робить використання </w:t>
      </w:r>
      <w:proofErr w:type="spellStart"/>
      <w:r w:rsidRPr="005012EF">
        <w:t>Arduino</w:t>
      </w:r>
      <w:proofErr w:type="spellEnd"/>
      <w:r w:rsidRPr="005012EF">
        <w:t xml:space="preserve"> простішим, дозволяючи використовувати звичайний комп’ютер як </w:t>
      </w:r>
      <w:proofErr w:type="spellStart"/>
      <w:r w:rsidRPr="005012EF">
        <w:t>програматор</w:t>
      </w:r>
      <w:proofErr w:type="spellEnd"/>
      <w:r w:rsidRPr="005012EF">
        <w:t>.</w:t>
      </w:r>
    </w:p>
    <w:p w14:paraId="45691617" w14:textId="5811FD5E" w:rsidR="002A5C2C" w:rsidRPr="005012EF" w:rsidRDefault="002A5C2C" w:rsidP="002A5C2C">
      <w:r w:rsidRPr="005012EF">
        <w:t xml:space="preserve">На концептуальному рівні при використанні інтегрованого середовища розробки </w:t>
      </w:r>
      <w:proofErr w:type="spellStart"/>
      <w:r w:rsidRPr="005012EF">
        <w:t>Arduino</w:t>
      </w:r>
      <w:proofErr w:type="spellEnd"/>
      <w:r w:rsidRPr="005012EF">
        <w:t xml:space="preserve"> всі плати програмуються через послідовне з’єднання. Реалізація залежить від апаратної версії. Деякі послідовні плати </w:t>
      </w:r>
      <w:proofErr w:type="spellStart"/>
      <w:r w:rsidRPr="005012EF">
        <w:t>Arduino</w:t>
      </w:r>
      <w:proofErr w:type="spellEnd"/>
      <w:r w:rsidRPr="005012EF">
        <w:t xml:space="preserve"> містять схему зсуву рівня для перетворень між логічними рівнями RS-232 та сигналами рівня TTL. Сучасні плати </w:t>
      </w:r>
      <w:proofErr w:type="spellStart"/>
      <w:r w:rsidRPr="005012EF">
        <w:t>Arduino</w:t>
      </w:r>
      <w:proofErr w:type="spellEnd"/>
      <w:r w:rsidRPr="005012EF">
        <w:t xml:space="preserve"> програмуються за допомогою універсальної послідовної шини </w:t>
      </w:r>
      <w:del w:id="434" w:author="Rodion Kharabet" w:date="2019-12-06T01:38:00Z">
        <w:r w:rsidRPr="005012EF" w:rsidDel="0047030A">
          <w:delText>(з англ. “Universal Serial Bus” (</w:delText>
        </w:r>
      </w:del>
      <w:r w:rsidRPr="005012EF">
        <w:t>USB</w:t>
      </w:r>
      <w:del w:id="435" w:author="Rodion Kharabet" w:date="2019-12-06T01:38:00Z">
        <w:r w:rsidRPr="005012EF" w:rsidDel="0047030A">
          <w:delText>))</w:delText>
        </w:r>
      </w:del>
      <w:r w:rsidRPr="005012EF">
        <w:t xml:space="preserve">, реалізованої за допомогою </w:t>
      </w:r>
      <w:proofErr w:type="spellStart"/>
      <w:r w:rsidRPr="005012EF">
        <w:t>чіпа</w:t>
      </w:r>
      <w:proofErr w:type="spellEnd"/>
      <w:del w:id="436" w:author="Rodion Kharabet" w:date="2019-12-06T01:38:00Z">
        <w:r w:rsidRPr="005012EF" w:rsidDel="0047030A">
          <w:delText>ми</w:delText>
        </w:r>
      </w:del>
      <w:r w:rsidRPr="005012EF">
        <w:t xml:space="preserve"> адаптера USB-</w:t>
      </w:r>
      <w:proofErr w:type="spellStart"/>
      <w:r w:rsidRPr="005012EF">
        <w:t>to</w:t>
      </w:r>
      <w:proofErr w:type="spellEnd"/>
      <w:r w:rsidRPr="005012EF">
        <w:t>-</w:t>
      </w:r>
      <w:proofErr w:type="spellStart"/>
      <w:r w:rsidRPr="005012EF">
        <w:t>serial</w:t>
      </w:r>
      <w:proofErr w:type="spellEnd"/>
      <w:r w:rsidRPr="005012EF">
        <w:t>, таких як FTDI FT232.</w:t>
      </w:r>
      <w:del w:id="437" w:author="Rodion Kharabet" w:date="2019-12-06T01:39:00Z">
        <w:r w:rsidRPr="005012EF" w:rsidDel="0047030A">
          <w:delText xml:space="preserve"> Деякі плати, наприклад, більш пізні моделі Uno, замінюють мікросхему FTDI окремим чіпом AVR, що містить USB-to-serial мікропрограму, яку можна перепрограмувати за допомогою її власного піна ICSP. Інші варіанти, такі як Arduino Mini і неофіційний Boarduino, використовують знімний USB-to-serial адаптер або кабель, Bluetooth або інші. Якщо замість Arduino IDE </w:delText>
        </w:r>
        <w:r w:rsidR="00D91CCB" w:rsidRPr="005012EF" w:rsidDel="0047030A">
          <w:delText>застосовуються</w:delText>
        </w:r>
        <w:r w:rsidRPr="005012EF" w:rsidDel="0047030A">
          <w:delText xml:space="preserve"> традиційні інструменти мікроконтролера, використовується стандартне програмування AVR ISP</w:delText>
        </w:r>
        <w:r w:rsidR="003E639F" w:rsidRPr="005012EF" w:rsidDel="0047030A">
          <w:delText xml:space="preserve"> [26]</w:delText>
        </w:r>
        <w:r w:rsidRPr="005012EF" w:rsidDel="0047030A">
          <w:delText>.</w:delText>
        </w:r>
      </w:del>
    </w:p>
    <w:p w14:paraId="6B81591A" w14:textId="069AD287" w:rsidR="002A5C2C" w:rsidRPr="005012EF" w:rsidDel="0047030A" w:rsidRDefault="002A5C2C" w:rsidP="007A0FE4">
      <w:pPr>
        <w:rPr>
          <w:del w:id="438" w:author="Rodion Kharabet" w:date="2019-12-06T01:40:00Z"/>
        </w:rPr>
      </w:pPr>
      <w:r w:rsidRPr="005012EF">
        <w:t xml:space="preserve">Плата </w:t>
      </w:r>
      <w:proofErr w:type="spellStart"/>
      <w:r w:rsidRPr="005012EF">
        <w:t>Arduino</w:t>
      </w:r>
      <w:proofErr w:type="spellEnd"/>
      <w:r w:rsidRPr="005012EF">
        <w:t xml:space="preserve"> дозволяє використовувати більшість контактів вводу-виводу мікроконтролера в інших схемах.</w:t>
      </w:r>
      <w:r w:rsidR="003E639F" w:rsidRPr="005012EF">
        <w:t xml:space="preserve"> Моделі</w:t>
      </w:r>
      <w:r w:rsidRPr="005012EF">
        <w:t xml:space="preserve"> </w:t>
      </w:r>
      <w:proofErr w:type="spellStart"/>
      <w:r w:rsidRPr="005012EF">
        <w:t>Diecimila</w:t>
      </w:r>
      <w:proofErr w:type="spellEnd"/>
      <w:r w:rsidRPr="005012EF">
        <w:t xml:space="preserve">, </w:t>
      </w:r>
      <w:proofErr w:type="spellStart"/>
      <w:r w:rsidRPr="005012EF">
        <w:t>Duemilanove</w:t>
      </w:r>
      <w:proofErr w:type="spellEnd"/>
      <w:r w:rsidRPr="005012EF">
        <w:t xml:space="preserve"> та </w:t>
      </w:r>
      <w:proofErr w:type="spellStart"/>
      <w:r w:rsidRPr="005012EF">
        <w:t>Uno</w:t>
      </w:r>
      <w:proofErr w:type="spellEnd"/>
      <w:r w:rsidRPr="005012EF">
        <w:t xml:space="preserve"> перед</w:t>
      </w:r>
      <w:r w:rsidR="00D91CCB" w:rsidRPr="005012EF">
        <w:t>ба</w:t>
      </w:r>
      <w:r w:rsidRPr="005012EF">
        <w:t xml:space="preserve">чають наявність 14 цифрових </w:t>
      </w:r>
      <w:proofErr w:type="spellStart"/>
      <w:r w:rsidRPr="005012EF">
        <w:t>пінів</w:t>
      </w:r>
      <w:proofErr w:type="spellEnd"/>
      <w:r w:rsidRPr="005012EF">
        <w:t xml:space="preserve"> вводу-виводу, 6 з яких можуть виробляти сигнали з </w:t>
      </w:r>
      <w:proofErr w:type="spellStart"/>
      <w:r w:rsidRPr="005012EF">
        <w:t>широтно</w:t>
      </w:r>
      <w:proofErr w:type="spellEnd"/>
      <w:r w:rsidRPr="005012EF">
        <w:t xml:space="preserve">-імпульсною модуляцією, і 6 аналогових входів, які </w:t>
      </w:r>
      <w:r w:rsidR="00D91CCB" w:rsidRPr="005012EF">
        <w:t>водночас</w:t>
      </w:r>
      <w:r w:rsidRPr="005012EF">
        <w:t xml:space="preserve"> можуть </w:t>
      </w:r>
      <w:del w:id="439" w:author="Rodion Kharabet" w:date="2019-12-06T01:40:00Z">
        <w:r w:rsidRPr="005012EF" w:rsidDel="0047030A">
          <w:delText xml:space="preserve">використовуватися як 6 цифрових пінів вводу-виводу. </w:delText>
        </w:r>
      </w:del>
    </w:p>
    <w:p w14:paraId="7E4F3B47" w14:textId="55ECF40A" w:rsidR="002A5C2C" w:rsidRPr="005012EF" w:rsidDel="0047030A" w:rsidRDefault="002A5C2C" w:rsidP="00F0256A">
      <w:pPr>
        <w:rPr>
          <w:del w:id="440" w:author="Rodion Kharabet" w:date="2019-12-06T01:39:00Z"/>
        </w:rPr>
      </w:pPr>
      <w:del w:id="441" w:author="Rodion Kharabet" w:date="2019-12-06T01:39:00Z">
        <w:r w:rsidRPr="005012EF" w:rsidDel="0047030A">
          <w:delText>Є багато плат, сумісних з Arduino та похідних від Arduino. Деякі є функціонально еквівалентними Arduino і можуть використовуватися взаємозамінно. Багато хто вдосконалює базову Arduino, додаючи вихідні драйвери. Інші плати - електрично еквівалентні, але змінюють форм-фактор, зберігаючи сумісність із шилдами, однак ця сумісніть зберігається не завжди. Існують і варіанти, що використовують зовсім інші процесори з різним рівнем сумісності.</w:delText>
        </w:r>
      </w:del>
    </w:p>
    <w:p w14:paraId="4FBF9C4C" w14:textId="59B339C9" w:rsidR="002A5C2C" w:rsidRPr="005012EF" w:rsidDel="0047030A" w:rsidRDefault="002A5C2C" w:rsidP="0047030A">
      <w:pPr>
        <w:rPr>
          <w:del w:id="442" w:author="Rodion Kharabet" w:date="2019-12-06T01:40:00Z"/>
        </w:rPr>
        <w:pPrChange w:id="443" w:author="Rodion Kharabet" w:date="2019-12-06T01:40:00Z">
          <w:pPr/>
        </w:pPrChange>
      </w:pPr>
      <w:del w:id="444" w:author="Rodion Kharabet" w:date="2019-12-06T01:40:00Z">
        <w:r w:rsidRPr="005012EF" w:rsidDel="0047030A">
          <w:delText xml:space="preserve">Оригінальне апаратне </w:delText>
        </w:r>
        <w:r w:rsidR="00D91CCB" w:rsidRPr="005012EF" w:rsidDel="0047030A">
          <w:delText>забезпечення</w:delText>
        </w:r>
        <w:r w:rsidRPr="005012EF" w:rsidDel="0047030A">
          <w:delText xml:space="preserve"> Arduino було виготовлено італійською компанією Smart Projects. Деякі плати під маркою Arduino були розроблені американськими компаніями SparkFun Electronics і Adafruit Industries. На сьогоднішній день комерційно було вироблено сімнадцять версій обладнання Arduino.</w:delText>
        </w:r>
      </w:del>
    </w:p>
    <w:p w14:paraId="04DBEDF3" w14:textId="144158D2" w:rsidR="002A5C2C" w:rsidRPr="005012EF" w:rsidDel="0047030A" w:rsidRDefault="003E639F" w:rsidP="0047030A">
      <w:pPr>
        <w:rPr>
          <w:del w:id="445" w:author="Rodion Kharabet" w:date="2019-12-06T01:40:00Z"/>
        </w:rPr>
        <w:pPrChange w:id="446" w:author="Rodion Kharabet" w:date="2019-12-06T01:40:00Z">
          <w:pPr/>
        </w:pPrChange>
      </w:pPr>
      <w:del w:id="447" w:author="Rodion Kharabet" w:date="2019-12-06T01:40:00Z">
        <w:r w:rsidRPr="005012EF" w:rsidDel="0047030A">
          <w:delText>Існують наступні моделі офіційних плат Arduino</w:delText>
        </w:r>
        <w:r w:rsidR="002A5C2C" w:rsidRPr="005012EF" w:rsidDel="0047030A">
          <w:delText>:</w:delText>
        </w:r>
      </w:del>
    </w:p>
    <w:p w14:paraId="00C7D2F3" w14:textId="428BC7BE" w:rsidR="002A5C2C" w:rsidRPr="005012EF" w:rsidDel="0047030A" w:rsidRDefault="002A5C2C" w:rsidP="0047030A">
      <w:pPr>
        <w:rPr>
          <w:del w:id="448" w:author="Rodion Kharabet" w:date="2019-12-06T01:40:00Z"/>
        </w:rPr>
        <w:pPrChange w:id="449" w:author="Rodion Kharabet" w:date="2019-12-06T01:40:00Z">
          <w:pPr>
            <w:pStyle w:val="ListParagraph"/>
          </w:pPr>
        </w:pPrChange>
      </w:pPr>
      <w:del w:id="450" w:author="Rodion Kharabet" w:date="2019-12-06T01:40:00Z">
        <w:r w:rsidRPr="005012EF" w:rsidDel="0047030A">
          <w:delText>Arduino Diecimila in Stoicheia</w:delText>
        </w:r>
        <w:r w:rsidR="00C46563" w:rsidRPr="005012EF" w:rsidDel="0047030A">
          <w:delText>;</w:delText>
        </w:r>
      </w:del>
    </w:p>
    <w:p w14:paraId="0CF465BC" w14:textId="11903532" w:rsidR="002A5C2C" w:rsidRPr="005012EF" w:rsidDel="0047030A" w:rsidRDefault="002A5C2C" w:rsidP="0047030A">
      <w:pPr>
        <w:rPr>
          <w:del w:id="451" w:author="Rodion Kharabet" w:date="2019-12-06T01:40:00Z"/>
        </w:rPr>
        <w:pPrChange w:id="452" w:author="Rodion Kharabet" w:date="2019-12-06T01:40:00Z">
          <w:pPr>
            <w:pStyle w:val="ListParagraph"/>
          </w:pPr>
        </w:pPrChange>
      </w:pPr>
      <w:del w:id="453" w:author="Rodion Kharabet" w:date="2019-12-06T01:40:00Z">
        <w:r w:rsidRPr="005012EF" w:rsidDel="0047030A">
          <w:delText xml:space="preserve">Arduino Duemilanove (rev 2009b) </w:delText>
        </w:r>
        <w:r w:rsidR="00C46563" w:rsidRPr="005012EF" w:rsidDel="0047030A">
          <w:delText>;</w:delText>
        </w:r>
      </w:del>
    </w:p>
    <w:p w14:paraId="16EF8C48" w14:textId="5B694692" w:rsidR="002A5C2C" w:rsidRPr="005012EF" w:rsidDel="0047030A" w:rsidRDefault="002A5C2C" w:rsidP="0047030A">
      <w:pPr>
        <w:rPr>
          <w:del w:id="454" w:author="Rodion Kharabet" w:date="2019-12-06T01:40:00Z"/>
        </w:rPr>
        <w:pPrChange w:id="455" w:author="Rodion Kharabet" w:date="2019-12-06T01:40:00Z">
          <w:pPr>
            <w:pStyle w:val="ListParagraph"/>
          </w:pPr>
        </w:pPrChange>
      </w:pPr>
      <w:del w:id="456" w:author="Rodion Kharabet" w:date="2019-12-06T01:40:00Z">
        <w:r w:rsidRPr="005012EF" w:rsidDel="0047030A">
          <w:delText xml:space="preserve">Arduino UNO </w:delText>
        </w:r>
        <w:r w:rsidR="00C46563" w:rsidRPr="005012EF" w:rsidDel="0047030A">
          <w:delText>;</w:delText>
        </w:r>
      </w:del>
    </w:p>
    <w:p w14:paraId="7EE560DC" w14:textId="482D6443" w:rsidR="002A5C2C" w:rsidRPr="005012EF" w:rsidDel="0047030A" w:rsidRDefault="002A5C2C" w:rsidP="0047030A">
      <w:pPr>
        <w:rPr>
          <w:del w:id="457" w:author="Rodion Kharabet" w:date="2019-12-06T01:40:00Z"/>
        </w:rPr>
        <w:pPrChange w:id="458" w:author="Rodion Kharabet" w:date="2019-12-06T01:40:00Z">
          <w:pPr>
            <w:pStyle w:val="ListParagraph"/>
          </w:pPr>
        </w:pPrChange>
      </w:pPr>
      <w:del w:id="459" w:author="Rodion Kharabet" w:date="2019-12-06T01:40:00Z">
        <w:r w:rsidRPr="005012EF" w:rsidDel="0047030A">
          <w:delText xml:space="preserve">Arduino Leonardo </w:delText>
        </w:r>
        <w:r w:rsidR="00C46563" w:rsidRPr="005012EF" w:rsidDel="0047030A">
          <w:delText>;</w:delText>
        </w:r>
      </w:del>
    </w:p>
    <w:p w14:paraId="667D71A1" w14:textId="5688C9FC" w:rsidR="002A5C2C" w:rsidRPr="005012EF" w:rsidDel="0047030A" w:rsidRDefault="002A5C2C" w:rsidP="0047030A">
      <w:pPr>
        <w:rPr>
          <w:del w:id="460" w:author="Rodion Kharabet" w:date="2019-12-06T01:40:00Z"/>
        </w:rPr>
        <w:pPrChange w:id="461" w:author="Rodion Kharabet" w:date="2019-12-06T01:40:00Z">
          <w:pPr>
            <w:pStyle w:val="ListParagraph"/>
          </w:pPr>
        </w:pPrChange>
      </w:pPr>
      <w:del w:id="462" w:author="Rodion Kharabet" w:date="2019-12-06T01:40:00Z">
        <w:r w:rsidRPr="005012EF" w:rsidDel="0047030A">
          <w:delText xml:space="preserve">Arduino Mega </w:delText>
        </w:r>
        <w:r w:rsidR="00C46563" w:rsidRPr="005012EF" w:rsidDel="0047030A">
          <w:delText>;</w:delText>
        </w:r>
      </w:del>
    </w:p>
    <w:p w14:paraId="757D1722" w14:textId="42BC4D7B" w:rsidR="002A5C2C" w:rsidRPr="005012EF" w:rsidDel="0047030A" w:rsidRDefault="002A5C2C" w:rsidP="0047030A">
      <w:pPr>
        <w:rPr>
          <w:del w:id="463" w:author="Rodion Kharabet" w:date="2019-12-06T01:40:00Z"/>
        </w:rPr>
        <w:pPrChange w:id="464" w:author="Rodion Kharabet" w:date="2019-12-06T01:40:00Z">
          <w:pPr>
            <w:pStyle w:val="ListParagraph"/>
          </w:pPr>
        </w:pPrChange>
      </w:pPr>
      <w:del w:id="465" w:author="Rodion Kharabet" w:date="2019-12-06T01:40:00Z">
        <w:r w:rsidRPr="005012EF" w:rsidDel="0047030A">
          <w:delText>Arduino MEGA 2560 R3</w:delText>
        </w:r>
        <w:r w:rsidR="00C46563" w:rsidRPr="005012EF" w:rsidDel="0047030A">
          <w:delText>;</w:delText>
        </w:r>
      </w:del>
    </w:p>
    <w:p w14:paraId="5AED77E6" w14:textId="2D20A16B" w:rsidR="002A5C2C" w:rsidRPr="005012EF" w:rsidDel="0047030A" w:rsidRDefault="002A5C2C" w:rsidP="0047030A">
      <w:pPr>
        <w:rPr>
          <w:del w:id="466" w:author="Rodion Kharabet" w:date="2019-12-06T01:40:00Z"/>
        </w:rPr>
        <w:pPrChange w:id="467" w:author="Rodion Kharabet" w:date="2019-12-06T01:40:00Z">
          <w:pPr>
            <w:pStyle w:val="ListParagraph"/>
          </w:pPr>
        </w:pPrChange>
      </w:pPr>
      <w:del w:id="468" w:author="Rodion Kharabet" w:date="2019-12-06T01:40:00Z">
        <w:r w:rsidRPr="005012EF" w:rsidDel="0047030A">
          <w:delText xml:space="preserve">Arduino Nano </w:delText>
        </w:r>
        <w:r w:rsidR="00C46563" w:rsidRPr="005012EF" w:rsidDel="0047030A">
          <w:delText>;</w:delText>
        </w:r>
      </w:del>
    </w:p>
    <w:p w14:paraId="631D98D4" w14:textId="46300586" w:rsidR="002A5C2C" w:rsidRPr="005012EF" w:rsidDel="0047030A" w:rsidRDefault="002A5C2C" w:rsidP="0047030A">
      <w:pPr>
        <w:rPr>
          <w:del w:id="469" w:author="Rodion Kharabet" w:date="2019-12-06T01:40:00Z"/>
        </w:rPr>
        <w:pPrChange w:id="470" w:author="Rodion Kharabet" w:date="2019-12-06T01:40:00Z">
          <w:pPr>
            <w:pStyle w:val="ListParagraph"/>
          </w:pPr>
        </w:pPrChange>
      </w:pPr>
      <w:del w:id="471" w:author="Rodion Kharabet" w:date="2019-12-06T01:40:00Z">
        <w:r w:rsidRPr="005012EF" w:rsidDel="0047030A">
          <w:delText xml:space="preserve">Arduino Due (ARM Cortex-M3 core) </w:delText>
        </w:r>
        <w:r w:rsidR="00C46563" w:rsidRPr="005012EF" w:rsidDel="0047030A">
          <w:delText>;</w:delText>
        </w:r>
      </w:del>
    </w:p>
    <w:p w14:paraId="017CFAE6" w14:textId="262F2C6A" w:rsidR="002A5C2C" w:rsidRPr="005012EF" w:rsidDel="0047030A" w:rsidRDefault="002A5C2C" w:rsidP="0047030A">
      <w:pPr>
        <w:rPr>
          <w:del w:id="472" w:author="Rodion Kharabet" w:date="2019-12-06T01:40:00Z"/>
        </w:rPr>
        <w:pPrChange w:id="473" w:author="Rodion Kharabet" w:date="2019-12-06T01:40:00Z">
          <w:pPr>
            <w:pStyle w:val="ListParagraph"/>
          </w:pPr>
        </w:pPrChange>
      </w:pPr>
      <w:del w:id="474" w:author="Rodion Kharabet" w:date="2019-12-06T01:40:00Z">
        <w:r w:rsidRPr="005012EF" w:rsidDel="0047030A">
          <w:delText xml:space="preserve">LilyPad Arduino (rev 2007) </w:delText>
        </w:r>
        <w:r w:rsidR="00C46563" w:rsidRPr="005012EF" w:rsidDel="0047030A">
          <w:delText>;</w:delText>
        </w:r>
      </w:del>
    </w:p>
    <w:p w14:paraId="64631A52" w14:textId="57042D87" w:rsidR="002A5C2C" w:rsidRPr="005012EF" w:rsidRDefault="002A5C2C" w:rsidP="0047030A">
      <w:pPr>
        <w:pPrChange w:id="475" w:author="Rodion Kharabet" w:date="2019-12-06T01:40:00Z">
          <w:pPr>
            <w:pStyle w:val="ListParagraph"/>
          </w:pPr>
        </w:pPrChange>
      </w:pPr>
      <w:del w:id="476" w:author="Rodion Kharabet" w:date="2019-12-06T01:40:00Z">
        <w:r w:rsidRPr="005012EF" w:rsidDel="0047030A">
          <w:delText>Arduino Yun</w:delText>
        </w:r>
        <w:r w:rsidR="00C46563" w:rsidRPr="005012EF" w:rsidDel="0047030A">
          <w:delText>;</w:delText>
        </w:r>
      </w:del>
    </w:p>
    <w:p w14:paraId="060FD1AA" w14:textId="070E9FB6" w:rsidR="002A5C2C" w:rsidRPr="005012EF" w:rsidDel="0047030A" w:rsidRDefault="002A5C2C" w:rsidP="002A5C2C">
      <w:pPr>
        <w:rPr>
          <w:del w:id="477" w:author="Rodion Kharabet" w:date="2019-12-06T01:40:00Z"/>
        </w:rPr>
      </w:pPr>
      <w:del w:id="478" w:author="Rodion Kharabet" w:date="2019-12-06T01:40:00Z">
        <w:r w:rsidRPr="005012EF" w:rsidDel="0047030A">
          <w:delText>Arduino та Arduino-сумісні плати використовують друковані плати розширення, які називаються шилдами. Вони підключаються до конекторів Arduino. Шилди можуть забезпечувати управління двигуном, GPS, Ethernet, LCD або макетування (прототипування)</w:delText>
        </w:r>
        <w:r w:rsidR="00C46563" w:rsidRPr="005012EF" w:rsidDel="0047030A">
          <w:delText xml:space="preserve"> [27]</w:delText>
        </w:r>
        <w:r w:rsidRPr="005012EF" w:rsidDel="0047030A">
          <w:delText xml:space="preserve">. </w:delText>
        </w:r>
        <w:r w:rsidR="00C46563" w:rsidRPr="005012EF" w:rsidDel="0047030A">
          <w:delText>Оскільки Arduino – це відкрита платформа, д</w:delText>
        </w:r>
        <w:r w:rsidRPr="005012EF" w:rsidDel="0047030A">
          <w:delText>еякі шилди можна виготовити самостійно.</w:delText>
        </w:r>
      </w:del>
    </w:p>
    <w:p w14:paraId="558C51CE" w14:textId="5815FB59" w:rsidR="002A5C2C" w:rsidRPr="005012EF" w:rsidRDefault="002A5C2C" w:rsidP="002A5C2C"/>
    <w:p w14:paraId="5E5869E3" w14:textId="60F1591D" w:rsidR="00C629F0" w:rsidRPr="005012EF" w:rsidRDefault="00C629F0" w:rsidP="00C629F0">
      <w:pPr>
        <w:pStyle w:val="Heading4"/>
      </w:pPr>
      <w:del w:id="479" w:author="Rodion Kharabet" w:date="2019-12-06T02:14:00Z">
        <w:r w:rsidRPr="005012EF" w:rsidDel="00245F42">
          <w:delText>2</w:delText>
        </w:r>
      </w:del>
      <w:ins w:id="480" w:author="Rodion Kharabet" w:date="2019-12-06T02:14:00Z">
        <w:r w:rsidR="00245F42">
          <w:t>1</w:t>
        </w:r>
      </w:ins>
      <w:r w:rsidRPr="005012EF">
        <w:t>.4.1.2 Програмне забезпечення</w:t>
      </w:r>
    </w:p>
    <w:p w14:paraId="516EDEF2" w14:textId="256BCB79" w:rsidR="00C629F0" w:rsidRPr="005012EF" w:rsidRDefault="00C629F0" w:rsidP="00C629F0"/>
    <w:p w14:paraId="79FE1B40" w14:textId="4CD26542" w:rsidR="00C629F0" w:rsidRPr="005012EF" w:rsidRDefault="00C629F0" w:rsidP="00C629F0">
      <w:r w:rsidRPr="005012EF">
        <w:t xml:space="preserve">Програми </w:t>
      </w:r>
      <w:proofErr w:type="spellStart"/>
      <w:r w:rsidRPr="005012EF">
        <w:t>Arduino</w:t>
      </w:r>
      <w:proofErr w:type="spellEnd"/>
      <w:r w:rsidRPr="005012EF">
        <w:t xml:space="preserve"> можуть бути написані на будь-якій мові програмування з компілятором, який генерує бінарний машинний код. </w:t>
      </w:r>
      <w:proofErr w:type="spellStart"/>
      <w:r w:rsidRPr="005012EF">
        <w:t>Atmel</w:t>
      </w:r>
      <w:proofErr w:type="spellEnd"/>
      <w:r w:rsidRPr="005012EF">
        <w:t xml:space="preserve"> надає середовище розробки для своїх мікроконтролерів, AVR </w:t>
      </w:r>
      <w:proofErr w:type="spellStart"/>
      <w:r w:rsidRPr="005012EF">
        <w:t>Studio</w:t>
      </w:r>
      <w:proofErr w:type="spellEnd"/>
      <w:r w:rsidRPr="005012EF">
        <w:t xml:space="preserve"> і новішу </w:t>
      </w:r>
      <w:proofErr w:type="spellStart"/>
      <w:r w:rsidRPr="005012EF">
        <w:t>Atmel</w:t>
      </w:r>
      <w:proofErr w:type="spellEnd"/>
      <w:r w:rsidRPr="005012EF">
        <w:t xml:space="preserve"> </w:t>
      </w:r>
      <w:proofErr w:type="spellStart"/>
      <w:r w:rsidRPr="005012EF">
        <w:t>Studio</w:t>
      </w:r>
      <w:proofErr w:type="spellEnd"/>
      <w:r w:rsidRPr="005012EF">
        <w:t>.</w:t>
      </w:r>
      <w:r w:rsidR="004E6DE8" w:rsidRPr="005012EF">
        <w:t xml:space="preserve"> </w:t>
      </w:r>
      <w:r w:rsidRPr="005012EF">
        <w:t xml:space="preserve">Проект </w:t>
      </w:r>
      <w:proofErr w:type="spellStart"/>
      <w:r w:rsidRPr="005012EF">
        <w:t>Arduino</w:t>
      </w:r>
      <w:proofErr w:type="spellEnd"/>
      <w:r w:rsidRPr="005012EF">
        <w:t xml:space="preserve"> надає інтегроване середовище розробки </w:t>
      </w:r>
      <w:proofErr w:type="spellStart"/>
      <w:r w:rsidRPr="005012EF">
        <w:t>Arduino</w:t>
      </w:r>
      <w:proofErr w:type="spellEnd"/>
      <w:r w:rsidRPr="005012EF">
        <w:t xml:space="preserve"> (IDE), яке є </w:t>
      </w:r>
      <w:proofErr w:type="spellStart"/>
      <w:r w:rsidRPr="005012EF">
        <w:t>кросплатформним</w:t>
      </w:r>
      <w:proofErr w:type="spellEnd"/>
      <w:r w:rsidRPr="005012EF">
        <w:t xml:space="preserve"> додатком, написаним на </w:t>
      </w:r>
      <w:proofErr w:type="spellStart"/>
      <w:r w:rsidRPr="005012EF">
        <w:t>Java</w:t>
      </w:r>
      <w:proofErr w:type="spellEnd"/>
      <w:r w:rsidRPr="005012EF">
        <w:t xml:space="preserve">. Воно </w:t>
      </w:r>
      <w:proofErr w:type="spellStart"/>
      <w:r w:rsidRPr="005012EF">
        <w:t>виникло</w:t>
      </w:r>
      <w:proofErr w:type="spellEnd"/>
      <w:r w:rsidRPr="005012EF">
        <w:t xml:space="preserve"> з IDE для проекту мови програмування </w:t>
      </w:r>
      <w:proofErr w:type="spellStart"/>
      <w:r w:rsidRPr="005012EF">
        <w:t>Processing</w:t>
      </w:r>
      <w:proofErr w:type="spellEnd"/>
      <w:r w:rsidRPr="005012EF">
        <w:t xml:space="preserve"> і проекту </w:t>
      </w:r>
      <w:proofErr w:type="spellStart"/>
      <w:r w:rsidRPr="005012EF">
        <w:t>Wiring</w:t>
      </w:r>
      <w:proofErr w:type="spellEnd"/>
      <w:r w:rsidRPr="005012EF">
        <w:t xml:space="preserve">. Середовище розробки </w:t>
      </w:r>
      <w:proofErr w:type="spellStart"/>
      <w:r w:rsidRPr="005012EF">
        <w:t>Arduino</w:t>
      </w:r>
      <w:proofErr w:type="spellEnd"/>
      <w:r w:rsidRPr="005012EF">
        <w:t xml:space="preserve"> включає в себе редактор коду з такими функціями, як підсвічування синтаксису, зіставлення дужок і автоматичний відступ, а також надає простий механізм</w:t>
      </w:r>
      <w:del w:id="481" w:author="Rodion Kharabet" w:date="2019-12-06T01:40:00Z">
        <w:r w:rsidRPr="005012EF" w:rsidDel="00AC03CC">
          <w:delText xml:space="preserve"> (один клік)</w:delText>
        </w:r>
      </w:del>
      <w:r w:rsidRPr="005012EF">
        <w:t xml:space="preserve"> для компіляції і завантаження програм на плату </w:t>
      </w:r>
      <w:proofErr w:type="spellStart"/>
      <w:r w:rsidRPr="005012EF">
        <w:t>Arduino</w:t>
      </w:r>
      <w:proofErr w:type="spellEnd"/>
      <w:r w:rsidRPr="005012EF">
        <w:t xml:space="preserve">. Програма, написана за допомогою IDE для </w:t>
      </w:r>
      <w:proofErr w:type="spellStart"/>
      <w:r w:rsidRPr="005012EF">
        <w:t>Arduino</w:t>
      </w:r>
      <w:proofErr w:type="spellEnd"/>
      <w:r w:rsidRPr="005012EF">
        <w:t>, називається “скетч”</w:t>
      </w:r>
      <w:r w:rsidR="004E6DE8" w:rsidRPr="005012EF">
        <w:t xml:space="preserve"> [29]</w:t>
      </w:r>
      <w:r w:rsidRPr="005012EF">
        <w:t>.</w:t>
      </w:r>
    </w:p>
    <w:p w14:paraId="24686D59" w14:textId="1A53E01E" w:rsidR="00C629F0" w:rsidRPr="005012EF" w:rsidRDefault="00C629F0" w:rsidP="00C629F0">
      <w:proofErr w:type="spellStart"/>
      <w:r w:rsidRPr="005012EF">
        <w:t>Arduino</w:t>
      </w:r>
      <w:proofErr w:type="spellEnd"/>
      <w:r w:rsidRPr="005012EF">
        <w:t xml:space="preserve"> IDE підтримує мови програмування C і C++, використовуючи спеціальні правила організації коду. Типовий скетч </w:t>
      </w:r>
      <w:proofErr w:type="spellStart"/>
      <w:r w:rsidRPr="005012EF">
        <w:t>Arduino</w:t>
      </w:r>
      <w:proofErr w:type="spellEnd"/>
      <w:r w:rsidRPr="005012EF">
        <w:t xml:space="preserve"> C/C++ складається з двох функцій, які скомпільовані і пов’язані з </w:t>
      </w:r>
      <w:r w:rsidR="00D91CCB" w:rsidRPr="005012EF">
        <w:t>програмою</w:t>
      </w:r>
      <w:r w:rsidRPr="005012EF">
        <w:t xml:space="preserve"> </w:t>
      </w:r>
      <w:proofErr w:type="spellStart"/>
      <w:r w:rsidRPr="005012EF">
        <w:t>main</w:t>
      </w:r>
      <w:proofErr w:type="spellEnd"/>
      <w:r w:rsidRPr="005012EF">
        <w:t>() у виконуваній циклічній програмі:</w:t>
      </w:r>
    </w:p>
    <w:p w14:paraId="5537B5FD" w14:textId="377099C7" w:rsidR="00C629F0" w:rsidRPr="005012EF" w:rsidRDefault="00C629F0" w:rsidP="00C629F0">
      <w:pPr>
        <w:pStyle w:val="ListParagraph"/>
      </w:pPr>
      <w:proofErr w:type="spellStart"/>
      <w:r w:rsidRPr="005012EF">
        <w:lastRenderedPageBreak/>
        <w:t>setup</w:t>
      </w:r>
      <w:proofErr w:type="spellEnd"/>
      <w:r w:rsidRPr="005012EF">
        <w:t xml:space="preserve">() </w:t>
      </w:r>
      <w:ins w:id="482" w:author="Rodion Kharabet" w:date="2019-12-06T02:13:00Z">
        <w:r w:rsidR="00245F42">
          <w:t>–</w:t>
        </w:r>
      </w:ins>
      <w:del w:id="483" w:author="Rodion Kharabet" w:date="2019-12-06T02:13:00Z">
        <w:r w:rsidRPr="005012EF" w:rsidDel="00245F42">
          <w:delText>-</w:delText>
        </w:r>
      </w:del>
      <w:r w:rsidRPr="005012EF">
        <w:t xml:space="preserve"> функція, яка запускається один раз при запуску програми і </w:t>
      </w:r>
      <w:proofErr w:type="spellStart"/>
      <w:r w:rsidRPr="005012EF">
        <w:t>ініціалізує</w:t>
      </w:r>
      <w:proofErr w:type="spellEnd"/>
      <w:r w:rsidRPr="005012EF">
        <w:t xml:space="preserve"> налаштування</w:t>
      </w:r>
      <w:ins w:id="484" w:author="Rodion Kharabet" w:date="2019-12-06T02:14:00Z">
        <w:r w:rsidR="00245F42">
          <w:t>;</w:t>
        </w:r>
      </w:ins>
    </w:p>
    <w:p w14:paraId="554D8FC3" w14:textId="75C84420" w:rsidR="00C629F0" w:rsidRPr="005012EF" w:rsidRDefault="00C629F0" w:rsidP="00C629F0">
      <w:pPr>
        <w:pStyle w:val="ListParagraph"/>
      </w:pPr>
      <w:proofErr w:type="spellStart"/>
      <w:r w:rsidRPr="005012EF">
        <w:t>loop</w:t>
      </w:r>
      <w:proofErr w:type="spellEnd"/>
      <w:r w:rsidRPr="005012EF">
        <w:t>()</w:t>
      </w:r>
      <w:ins w:id="485" w:author="Rodion Kharabet" w:date="2019-12-06T02:13:00Z">
        <w:r w:rsidR="00245F42">
          <w:t xml:space="preserve"> –</w:t>
        </w:r>
      </w:ins>
      <w:del w:id="486" w:author="Rodion Kharabet" w:date="2019-12-06T02:13:00Z">
        <w:r w:rsidRPr="005012EF" w:rsidDel="00245F42">
          <w:delText>:</w:delText>
        </w:r>
      </w:del>
      <w:r w:rsidRPr="005012EF">
        <w:t xml:space="preserve"> функція, яка викликається багаторазово, поки плата не вимкнеться</w:t>
      </w:r>
      <w:ins w:id="487" w:author="Rodion Kharabet" w:date="2019-12-06T02:14:00Z">
        <w:r w:rsidR="00245F42">
          <w:t>.</w:t>
        </w:r>
      </w:ins>
    </w:p>
    <w:p w14:paraId="1B91186A" w14:textId="762263D8" w:rsidR="00C629F0" w:rsidRPr="005012EF" w:rsidRDefault="00C629F0" w:rsidP="00C629F0">
      <w:r w:rsidRPr="005012EF">
        <w:t>Після компіляції</w:t>
      </w:r>
      <w:r w:rsidR="00EE2F7D" w:rsidRPr="005012EF">
        <w:t xml:space="preserve"> </w:t>
      </w:r>
      <w:proofErr w:type="spellStart"/>
      <w:r w:rsidRPr="005012EF">
        <w:t>Arduino</w:t>
      </w:r>
      <w:proofErr w:type="spellEnd"/>
      <w:r w:rsidRPr="005012EF">
        <w:t xml:space="preserve"> IDE використовує програму </w:t>
      </w:r>
      <w:proofErr w:type="spellStart"/>
      <w:r w:rsidRPr="005012EF">
        <w:t>avrdude</w:t>
      </w:r>
      <w:proofErr w:type="spellEnd"/>
      <w:r w:rsidRPr="005012EF">
        <w:t xml:space="preserve"> для перетворення коду в текстовий файл в </w:t>
      </w:r>
      <w:proofErr w:type="spellStart"/>
      <w:r w:rsidRPr="005012EF">
        <w:t>шістнадцятковому</w:t>
      </w:r>
      <w:proofErr w:type="spellEnd"/>
      <w:r w:rsidRPr="005012EF">
        <w:t xml:space="preserve"> коді, який завантажується в плату </w:t>
      </w:r>
      <w:proofErr w:type="spellStart"/>
      <w:r w:rsidRPr="005012EF">
        <w:t>Arduino</w:t>
      </w:r>
      <w:proofErr w:type="spellEnd"/>
      <w:r w:rsidRPr="005012EF">
        <w:t xml:space="preserve"> програмою-завантажувачем у мікропрограму плати.</w:t>
      </w:r>
    </w:p>
    <w:p w14:paraId="3369A777" w14:textId="77777777" w:rsidR="00C629F0" w:rsidRPr="005012EF" w:rsidRDefault="00C629F0" w:rsidP="00C629F0"/>
    <w:p w14:paraId="78A13D22" w14:textId="1EEA81DA" w:rsidR="00C629F0" w:rsidRPr="005012EF" w:rsidRDefault="00245F42" w:rsidP="008B4833">
      <w:pPr>
        <w:pStyle w:val="Heading3"/>
      </w:pPr>
      <w:bookmarkStart w:id="488" w:name="_Toc25923557"/>
      <w:ins w:id="489" w:author="Rodion Kharabet" w:date="2019-12-06T02:14:00Z">
        <w:r>
          <w:t>1</w:t>
        </w:r>
      </w:ins>
      <w:del w:id="490" w:author="Rodion Kharabet" w:date="2019-12-06T02:14:00Z">
        <w:r w:rsidR="004203FD" w:rsidRPr="005012EF" w:rsidDel="00245F42">
          <w:delText>2</w:delText>
        </w:r>
      </w:del>
      <w:r w:rsidR="004203FD" w:rsidRPr="005012EF">
        <w:t xml:space="preserve">.4.2 </w:t>
      </w:r>
      <w:proofErr w:type="spellStart"/>
      <w:r w:rsidR="004203FD" w:rsidRPr="005012EF">
        <w:t>Arduino</w:t>
      </w:r>
      <w:proofErr w:type="spellEnd"/>
      <w:r w:rsidR="004203FD" w:rsidRPr="005012EF">
        <w:t xml:space="preserve"> </w:t>
      </w:r>
      <w:proofErr w:type="spellStart"/>
      <w:r w:rsidR="004203FD" w:rsidRPr="005012EF">
        <w:t>Mega</w:t>
      </w:r>
      <w:proofErr w:type="spellEnd"/>
      <w:r w:rsidR="004203FD" w:rsidRPr="005012EF">
        <w:t xml:space="preserve"> 2560</w:t>
      </w:r>
      <w:bookmarkEnd w:id="488"/>
    </w:p>
    <w:p w14:paraId="68A06BE8" w14:textId="50A7E66C" w:rsidR="00F01D8D" w:rsidRPr="005012EF" w:rsidRDefault="00F01D8D" w:rsidP="002A5C2C"/>
    <w:p w14:paraId="00B3C0DC" w14:textId="30274252" w:rsidR="00F01D8D" w:rsidRPr="005012EF" w:rsidRDefault="00F01D8D" w:rsidP="00F01D8D">
      <w:proofErr w:type="spellStart"/>
      <w:r w:rsidRPr="005012EF">
        <w:t>Arduino</w:t>
      </w:r>
      <w:proofErr w:type="spellEnd"/>
      <w:r w:rsidRPr="005012EF">
        <w:t xml:space="preserve"> </w:t>
      </w:r>
      <w:proofErr w:type="spellStart"/>
      <w:r w:rsidRPr="005012EF">
        <w:t>Mega</w:t>
      </w:r>
      <w:proofErr w:type="spellEnd"/>
      <w:r w:rsidRPr="005012EF">
        <w:t xml:space="preserve"> </w:t>
      </w:r>
      <w:del w:id="491" w:author="Rodion" w:date="2019-12-05T23:51:00Z">
        <w:r w:rsidRPr="005012EF" w:rsidDel="005F6B57">
          <w:delText xml:space="preserve">- це </w:delText>
        </w:r>
      </w:del>
      <w:ins w:id="492" w:author="Rodion" w:date="2019-12-05T23:51:00Z">
        <w:r w:rsidR="005F6B57">
          <w:t xml:space="preserve">– це </w:t>
        </w:r>
      </w:ins>
      <w:proofErr w:type="spellStart"/>
      <w:r w:rsidRPr="005012EF">
        <w:t>мікроконтролерна</w:t>
      </w:r>
      <w:proofErr w:type="spellEnd"/>
      <w:r w:rsidRPr="005012EF">
        <w:t xml:space="preserve"> плата на основі ATmega1280. Вона складається з 54 цифрових </w:t>
      </w:r>
      <w:proofErr w:type="spellStart"/>
      <w:r w:rsidRPr="005012EF">
        <w:t>пінів</w:t>
      </w:r>
      <w:proofErr w:type="spellEnd"/>
      <w:r w:rsidRPr="005012EF">
        <w:t xml:space="preserve"> вводу-виводу (з яких 14 можуть використовуватися як ШІМ-виходи), 16 аналогових входів, 4 UART (апаратних послідовних портів), кварцового генератора 16 МГц, USB-порт</w:t>
      </w:r>
      <w:r w:rsidR="00D91CCB" w:rsidRPr="005012EF">
        <w:t>у</w:t>
      </w:r>
      <w:r w:rsidRPr="005012EF">
        <w:t xml:space="preserve">, роз’єму живлення, роз’єму ICSP, і кнопки скидання. </w:t>
      </w:r>
      <w:r w:rsidR="007339E9" w:rsidRPr="005012EF">
        <w:t xml:space="preserve">Технічні характеристики плати наведені у таблиці 2.1. </w:t>
      </w:r>
    </w:p>
    <w:p w14:paraId="5B430044" w14:textId="4D56C7CA" w:rsidR="00F01D8D" w:rsidRPr="005012EF" w:rsidRDefault="00F01D8D" w:rsidP="00F01D8D"/>
    <w:p w14:paraId="153B789C" w14:textId="784584B3" w:rsidR="00CA70BA" w:rsidRPr="005012EF" w:rsidRDefault="00CA70BA" w:rsidP="00F01D8D">
      <w:r w:rsidRPr="005012EF">
        <w:t>Таблиця 2.1 – Техн</w:t>
      </w:r>
      <w:r w:rsidR="009F6247" w:rsidRPr="005012EF">
        <w:t>і</w:t>
      </w:r>
      <w:r w:rsidRPr="005012EF">
        <w:t>чн</w:t>
      </w:r>
      <w:r w:rsidR="009F6247" w:rsidRPr="005012EF">
        <w:t>і</w:t>
      </w:r>
      <w:r w:rsidRPr="005012EF">
        <w:t xml:space="preserve"> характеристики </w:t>
      </w:r>
      <w:proofErr w:type="spellStart"/>
      <w:r w:rsidRPr="005012EF">
        <w:t>Arduino</w:t>
      </w:r>
      <w:proofErr w:type="spellEnd"/>
      <w:r w:rsidRPr="005012EF">
        <w:t xml:space="preserve"> </w:t>
      </w:r>
      <w:proofErr w:type="spellStart"/>
      <w:r w:rsidRPr="005012EF">
        <w:t>Mega</w:t>
      </w:r>
      <w:proofErr w:type="spellEnd"/>
    </w:p>
    <w:tbl>
      <w:tblPr>
        <w:tblStyle w:val="TableGrid"/>
        <w:tblW w:w="0" w:type="auto"/>
        <w:tblLook w:val="04A0" w:firstRow="1" w:lastRow="0" w:firstColumn="1" w:lastColumn="0" w:noHBand="0" w:noVBand="1"/>
      </w:tblPr>
      <w:tblGrid>
        <w:gridCol w:w="4957"/>
        <w:gridCol w:w="5419"/>
      </w:tblGrid>
      <w:tr w:rsidR="00F01D8D" w:rsidRPr="005012EF" w14:paraId="4BCE7ECB" w14:textId="77777777" w:rsidTr="00631660">
        <w:tc>
          <w:tcPr>
            <w:tcW w:w="4957" w:type="dxa"/>
          </w:tcPr>
          <w:p w14:paraId="5D2FBBC9" w14:textId="77777777" w:rsidR="00F01D8D" w:rsidRPr="005012EF" w:rsidRDefault="00F01D8D" w:rsidP="00631660">
            <w:pPr>
              <w:ind w:firstLine="0"/>
            </w:pPr>
            <w:r w:rsidRPr="005012EF">
              <w:t>Мікроконтролер</w:t>
            </w:r>
          </w:p>
        </w:tc>
        <w:tc>
          <w:tcPr>
            <w:tcW w:w="5419" w:type="dxa"/>
          </w:tcPr>
          <w:p w14:paraId="0B440708" w14:textId="77777777" w:rsidR="00F01D8D" w:rsidRPr="005012EF" w:rsidRDefault="00F01D8D" w:rsidP="00631660">
            <w:pPr>
              <w:ind w:firstLine="34"/>
            </w:pPr>
            <w:r w:rsidRPr="005012EF">
              <w:rPr>
                <w:shd w:val="clear" w:color="auto" w:fill="FFFFFF"/>
              </w:rPr>
              <w:t>ATmega1280</w:t>
            </w:r>
          </w:p>
        </w:tc>
      </w:tr>
      <w:tr w:rsidR="00F01D8D" w:rsidRPr="005012EF" w14:paraId="73EC16CE" w14:textId="77777777" w:rsidTr="00631660">
        <w:tc>
          <w:tcPr>
            <w:tcW w:w="4957" w:type="dxa"/>
          </w:tcPr>
          <w:p w14:paraId="4BE31720" w14:textId="77777777" w:rsidR="00F01D8D" w:rsidRPr="005012EF" w:rsidRDefault="00F01D8D" w:rsidP="00631660">
            <w:pPr>
              <w:ind w:firstLine="0"/>
            </w:pPr>
            <w:r w:rsidRPr="005012EF">
              <w:t>Робоча напруга</w:t>
            </w:r>
          </w:p>
        </w:tc>
        <w:tc>
          <w:tcPr>
            <w:tcW w:w="5419" w:type="dxa"/>
          </w:tcPr>
          <w:p w14:paraId="61FAF73F" w14:textId="77777777" w:rsidR="00F01D8D" w:rsidRPr="005012EF" w:rsidRDefault="00F01D8D" w:rsidP="00631660">
            <w:pPr>
              <w:ind w:firstLine="34"/>
            </w:pPr>
            <w:r w:rsidRPr="005012EF">
              <w:rPr>
                <w:shd w:val="clear" w:color="auto" w:fill="FFFFFF"/>
              </w:rPr>
              <w:t>5 В</w:t>
            </w:r>
          </w:p>
        </w:tc>
      </w:tr>
      <w:tr w:rsidR="00F01D8D" w:rsidRPr="005012EF" w14:paraId="5E8DD634" w14:textId="77777777" w:rsidTr="00631660">
        <w:tc>
          <w:tcPr>
            <w:tcW w:w="4957" w:type="dxa"/>
          </w:tcPr>
          <w:p w14:paraId="4333E4C2" w14:textId="77777777" w:rsidR="00F01D8D" w:rsidRPr="005012EF" w:rsidRDefault="00F01D8D" w:rsidP="00631660">
            <w:pPr>
              <w:ind w:firstLine="0"/>
            </w:pPr>
            <w:r w:rsidRPr="005012EF">
              <w:t>Вхідна напруга (рекомендовано)</w:t>
            </w:r>
          </w:p>
        </w:tc>
        <w:tc>
          <w:tcPr>
            <w:tcW w:w="5419" w:type="dxa"/>
          </w:tcPr>
          <w:p w14:paraId="38DBAD22" w14:textId="77777777" w:rsidR="00F01D8D" w:rsidRPr="005012EF" w:rsidRDefault="00F01D8D" w:rsidP="00631660">
            <w:pPr>
              <w:ind w:firstLine="34"/>
            </w:pPr>
            <w:r w:rsidRPr="005012EF">
              <w:rPr>
                <w:shd w:val="clear" w:color="auto" w:fill="FFFFFF"/>
              </w:rPr>
              <w:t>7-12 В</w:t>
            </w:r>
          </w:p>
        </w:tc>
      </w:tr>
      <w:tr w:rsidR="00F01D8D" w:rsidRPr="005012EF" w14:paraId="1FE5895E" w14:textId="77777777" w:rsidTr="00631660">
        <w:tc>
          <w:tcPr>
            <w:tcW w:w="4957" w:type="dxa"/>
          </w:tcPr>
          <w:p w14:paraId="025F7577" w14:textId="77777777" w:rsidR="00F01D8D" w:rsidRPr="005012EF" w:rsidRDefault="00F01D8D" w:rsidP="00631660">
            <w:pPr>
              <w:ind w:firstLine="0"/>
            </w:pPr>
            <w:r w:rsidRPr="005012EF">
              <w:t>Вхідна напруга (межі)</w:t>
            </w:r>
          </w:p>
        </w:tc>
        <w:tc>
          <w:tcPr>
            <w:tcW w:w="5419" w:type="dxa"/>
          </w:tcPr>
          <w:p w14:paraId="232A1147" w14:textId="77777777" w:rsidR="00F01D8D" w:rsidRPr="005012EF" w:rsidRDefault="00F01D8D" w:rsidP="00631660">
            <w:pPr>
              <w:ind w:firstLine="34"/>
            </w:pPr>
            <w:r w:rsidRPr="005012EF">
              <w:rPr>
                <w:shd w:val="clear" w:color="auto" w:fill="FFFFFF"/>
              </w:rPr>
              <w:t>6-20 В</w:t>
            </w:r>
          </w:p>
        </w:tc>
      </w:tr>
      <w:tr w:rsidR="00F01D8D" w:rsidRPr="005012EF" w14:paraId="2494032C" w14:textId="77777777" w:rsidTr="00631660">
        <w:tc>
          <w:tcPr>
            <w:tcW w:w="4957" w:type="dxa"/>
          </w:tcPr>
          <w:p w14:paraId="43D3AAF2" w14:textId="77777777" w:rsidR="00F01D8D" w:rsidRPr="005012EF" w:rsidRDefault="00F01D8D" w:rsidP="00631660">
            <w:pPr>
              <w:ind w:firstLine="0"/>
            </w:pPr>
            <w:r w:rsidRPr="005012EF">
              <w:t>Цифрові піни вводу-виводу</w:t>
            </w:r>
          </w:p>
        </w:tc>
        <w:tc>
          <w:tcPr>
            <w:tcW w:w="5419" w:type="dxa"/>
          </w:tcPr>
          <w:p w14:paraId="2A51F0EA" w14:textId="77777777" w:rsidR="00F01D8D" w:rsidRPr="005012EF" w:rsidRDefault="00F01D8D" w:rsidP="00631660">
            <w:pPr>
              <w:ind w:firstLine="34"/>
            </w:pPr>
            <w:r w:rsidRPr="005012EF">
              <w:rPr>
                <w:shd w:val="clear" w:color="auto" w:fill="FFFFFF"/>
              </w:rPr>
              <w:t>54 (з яких 15 забезпечують вихід ШІМ)</w:t>
            </w:r>
          </w:p>
        </w:tc>
      </w:tr>
      <w:tr w:rsidR="00F01D8D" w:rsidRPr="005012EF" w14:paraId="7CB349C3" w14:textId="77777777" w:rsidTr="00631660">
        <w:tc>
          <w:tcPr>
            <w:tcW w:w="4957" w:type="dxa"/>
          </w:tcPr>
          <w:p w14:paraId="5D4A715F" w14:textId="77777777" w:rsidR="00F01D8D" w:rsidRPr="005012EF" w:rsidRDefault="00F01D8D" w:rsidP="00631660">
            <w:pPr>
              <w:ind w:firstLine="0"/>
            </w:pPr>
            <w:r w:rsidRPr="005012EF">
              <w:t>Аналогові вхідні піни</w:t>
            </w:r>
          </w:p>
        </w:tc>
        <w:tc>
          <w:tcPr>
            <w:tcW w:w="5419" w:type="dxa"/>
          </w:tcPr>
          <w:p w14:paraId="0BEC20CF" w14:textId="77777777" w:rsidR="00F01D8D" w:rsidRPr="005012EF" w:rsidRDefault="00F01D8D" w:rsidP="00631660">
            <w:pPr>
              <w:ind w:firstLine="34"/>
            </w:pPr>
            <w:r w:rsidRPr="005012EF">
              <w:rPr>
                <w:shd w:val="clear" w:color="auto" w:fill="FFFFFF"/>
              </w:rPr>
              <w:t>16</w:t>
            </w:r>
          </w:p>
        </w:tc>
      </w:tr>
      <w:tr w:rsidR="00F01D8D" w:rsidRPr="005012EF" w14:paraId="053CA681" w14:textId="77777777" w:rsidTr="00631660">
        <w:tc>
          <w:tcPr>
            <w:tcW w:w="4957" w:type="dxa"/>
          </w:tcPr>
          <w:p w14:paraId="0521B042" w14:textId="77777777" w:rsidR="00F01D8D" w:rsidRPr="005012EF" w:rsidRDefault="00F01D8D" w:rsidP="00631660">
            <w:pPr>
              <w:ind w:firstLine="0"/>
            </w:pPr>
            <w:r w:rsidRPr="005012EF">
              <w:t>Постійний струм на піни вводу-виводу</w:t>
            </w:r>
          </w:p>
        </w:tc>
        <w:tc>
          <w:tcPr>
            <w:tcW w:w="5419" w:type="dxa"/>
          </w:tcPr>
          <w:p w14:paraId="78739589" w14:textId="77777777" w:rsidR="00F01D8D" w:rsidRPr="005012EF" w:rsidRDefault="00F01D8D" w:rsidP="00631660">
            <w:pPr>
              <w:ind w:firstLine="34"/>
            </w:pPr>
            <w:r w:rsidRPr="005012EF">
              <w:rPr>
                <w:shd w:val="clear" w:color="auto" w:fill="FFFFFF"/>
              </w:rPr>
              <w:t xml:space="preserve">40 </w:t>
            </w:r>
            <w:proofErr w:type="spellStart"/>
            <w:r w:rsidRPr="005012EF">
              <w:rPr>
                <w:shd w:val="clear" w:color="auto" w:fill="FFFFFF"/>
              </w:rPr>
              <w:t>мA</w:t>
            </w:r>
            <w:proofErr w:type="spellEnd"/>
          </w:p>
        </w:tc>
      </w:tr>
      <w:tr w:rsidR="00F01D8D" w:rsidRPr="005012EF" w14:paraId="35508D8F" w14:textId="77777777" w:rsidTr="00631660">
        <w:tc>
          <w:tcPr>
            <w:tcW w:w="4957" w:type="dxa"/>
          </w:tcPr>
          <w:p w14:paraId="02CC4E8D" w14:textId="77777777" w:rsidR="00F01D8D" w:rsidRPr="005012EF" w:rsidRDefault="00F01D8D" w:rsidP="00631660">
            <w:pPr>
              <w:ind w:firstLine="0"/>
            </w:pPr>
            <w:r w:rsidRPr="005012EF">
              <w:t>Постійний струм на піни 3.3 В</w:t>
            </w:r>
          </w:p>
        </w:tc>
        <w:tc>
          <w:tcPr>
            <w:tcW w:w="5419" w:type="dxa"/>
          </w:tcPr>
          <w:p w14:paraId="72EE26B9" w14:textId="77777777" w:rsidR="00F01D8D" w:rsidRPr="005012EF" w:rsidRDefault="00F01D8D" w:rsidP="00631660">
            <w:pPr>
              <w:ind w:firstLine="34"/>
            </w:pPr>
            <w:r w:rsidRPr="005012EF">
              <w:rPr>
                <w:shd w:val="clear" w:color="auto" w:fill="FFFFFF"/>
              </w:rPr>
              <w:t xml:space="preserve">50 </w:t>
            </w:r>
            <w:proofErr w:type="spellStart"/>
            <w:r w:rsidRPr="005012EF">
              <w:rPr>
                <w:shd w:val="clear" w:color="auto" w:fill="FFFFFF"/>
              </w:rPr>
              <w:t>мA</w:t>
            </w:r>
            <w:proofErr w:type="spellEnd"/>
          </w:p>
        </w:tc>
      </w:tr>
      <w:tr w:rsidR="00F01D8D" w:rsidRPr="005012EF" w14:paraId="1EF795DD" w14:textId="77777777" w:rsidTr="00631660">
        <w:tc>
          <w:tcPr>
            <w:tcW w:w="4957" w:type="dxa"/>
          </w:tcPr>
          <w:p w14:paraId="6E536536" w14:textId="77777777" w:rsidR="00F01D8D" w:rsidRPr="005012EF" w:rsidRDefault="00F01D8D" w:rsidP="00631660">
            <w:pPr>
              <w:ind w:firstLine="0"/>
            </w:pPr>
            <w:r w:rsidRPr="005012EF">
              <w:t>Флеш-пам’ять</w:t>
            </w:r>
          </w:p>
        </w:tc>
        <w:tc>
          <w:tcPr>
            <w:tcW w:w="5419" w:type="dxa"/>
          </w:tcPr>
          <w:p w14:paraId="105EC6A6" w14:textId="77777777" w:rsidR="00F01D8D" w:rsidRPr="005012EF" w:rsidRDefault="00F01D8D" w:rsidP="00631660">
            <w:pPr>
              <w:ind w:firstLine="34"/>
            </w:pPr>
            <w:r w:rsidRPr="005012EF">
              <w:rPr>
                <w:shd w:val="clear" w:color="auto" w:fill="FFFFFF"/>
              </w:rPr>
              <w:t xml:space="preserve">128 </w:t>
            </w:r>
            <w:proofErr w:type="spellStart"/>
            <w:r w:rsidRPr="005012EF">
              <w:rPr>
                <w:shd w:val="clear" w:color="auto" w:fill="FFFFFF"/>
              </w:rPr>
              <w:t>Kб</w:t>
            </w:r>
            <w:proofErr w:type="spellEnd"/>
            <w:r w:rsidRPr="005012EF">
              <w:rPr>
                <w:shd w:val="clear" w:color="auto" w:fill="FFFFFF"/>
              </w:rPr>
              <w:t xml:space="preserve">, з яких 4 </w:t>
            </w:r>
            <w:proofErr w:type="spellStart"/>
            <w:r w:rsidRPr="005012EF">
              <w:rPr>
                <w:shd w:val="clear" w:color="auto" w:fill="FFFFFF"/>
              </w:rPr>
              <w:t>Kб</w:t>
            </w:r>
            <w:proofErr w:type="spellEnd"/>
            <w:r w:rsidRPr="005012EF">
              <w:rPr>
                <w:shd w:val="clear" w:color="auto" w:fill="FFFFFF"/>
              </w:rPr>
              <w:t xml:space="preserve"> використовуються завантажувачем</w:t>
            </w:r>
          </w:p>
        </w:tc>
      </w:tr>
      <w:tr w:rsidR="00F01D8D" w:rsidRPr="005012EF" w14:paraId="1A22FADA" w14:textId="77777777" w:rsidTr="00631660">
        <w:tc>
          <w:tcPr>
            <w:tcW w:w="4957" w:type="dxa"/>
          </w:tcPr>
          <w:p w14:paraId="1B3D04AC" w14:textId="77777777" w:rsidR="00F01D8D" w:rsidRPr="005012EF" w:rsidRDefault="00F01D8D" w:rsidP="00631660">
            <w:pPr>
              <w:ind w:firstLine="0"/>
            </w:pPr>
            <w:r w:rsidRPr="005012EF">
              <w:t>SRAM</w:t>
            </w:r>
          </w:p>
        </w:tc>
        <w:tc>
          <w:tcPr>
            <w:tcW w:w="5419" w:type="dxa"/>
          </w:tcPr>
          <w:p w14:paraId="0EE8F59B" w14:textId="77777777" w:rsidR="00F01D8D" w:rsidRPr="005012EF" w:rsidRDefault="00F01D8D" w:rsidP="00631660">
            <w:pPr>
              <w:ind w:firstLine="34"/>
            </w:pPr>
            <w:r w:rsidRPr="005012EF">
              <w:rPr>
                <w:shd w:val="clear" w:color="auto" w:fill="FFFFFF"/>
              </w:rPr>
              <w:t xml:space="preserve">8 </w:t>
            </w:r>
            <w:proofErr w:type="spellStart"/>
            <w:r w:rsidRPr="005012EF">
              <w:rPr>
                <w:shd w:val="clear" w:color="auto" w:fill="FFFFFF"/>
              </w:rPr>
              <w:t>Kб</w:t>
            </w:r>
            <w:proofErr w:type="spellEnd"/>
          </w:p>
        </w:tc>
      </w:tr>
      <w:tr w:rsidR="00F01D8D" w:rsidRPr="005012EF" w14:paraId="72125E2B" w14:textId="77777777" w:rsidTr="00631660">
        <w:tc>
          <w:tcPr>
            <w:tcW w:w="4957" w:type="dxa"/>
          </w:tcPr>
          <w:p w14:paraId="4AFE31DF" w14:textId="77777777" w:rsidR="00F01D8D" w:rsidRPr="005012EF" w:rsidRDefault="00F01D8D" w:rsidP="00631660">
            <w:pPr>
              <w:ind w:firstLine="0"/>
            </w:pPr>
            <w:r w:rsidRPr="005012EF">
              <w:lastRenderedPageBreak/>
              <w:t>EEPROM</w:t>
            </w:r>
          </w:p>
        </w:tc>
        <w:tc>
          <w:tcPr>
            <w:tcW w:w="5419" w:type="dxa"/>
          </w:tcPr>
          <w:p w14:paraId="14CC0617" w14:textId="77777777" w:rsidR="00F01D8D" w:rsidRPr="005012EF" w:rsidRDefault="00F01D8D" w:rsidP="00631660">
            <w:pPr>
              <w:ind w:firstLine="34"/>
            </w:pPr>
            <w:r w:rsidRPr="005012EF">
              <w:rPr>
                <w:shd w:val="clear" w:color="auto" w:fill="FFFFFF"/>
              </w:rPr>
              <w:t xml:space="preserve">4 </w:t>
            </w:r>
            <w:proofErr w:type="spellStart"/>
            <w:r w:rsidRPr="005012EF">
              <w:rPr>
                <w:shd w:val="clear" w:color="auto" w:fill="FFFFFF"/>
              </w:rPr>
              <w:t>Kб</w:t>
            </w:r>
            <w:proofErr w:type="spellEnd"/>
          </w:p>
        </w:tc>
      </w:tr>
      <w:tr w:rsidR="00F01D8D" w:rsidRPr="005012EF" w14:paraId="3DB982BE" w14:textId="77777777" w:rsidTr="00631660">
        <w:tc>
          <w:tcPr>
            <w:tcW w:w="4957" w:type="dxa"/>
          </w:tcPr>
          <w:p w14:paraId="45B39234" w14:textId="0B511708" w:rsidR="00F01D8D" w:rsidRPr="005012EF" w:rsidRDefault="00F01D8D" w:rsidP="00631660">
            <w:pPr>
              <w:ind w:firstLine="0"/>
            </w:pPr>
            <w:r w:rsidRPr="005012EF">
              <w:t xml:space="preserve">Тактова </w:t>
            </w:r>
            <w:del w:id="493" w:author="Rodion Kharabet" w:date="2019-12-06T02:14:00Z">
              <w:r w:rsidRPr="005012EF" w:rsidDel="00245F42">
                <w:delText>швидкість</w:delText>
              </w:r>
            </w:del>
            <w:ins w:id="494" w:author="Rodion Kharabet" w:date="2019-12-06T02:14:00Z">
              <w:r w:rsidR="00245F42">
                <w:t>частота</w:t>
              </w:r>
            </w:ins>
          </w:p>
        </w:tc>
        <w:tc>
          <w:tcPr>
            <w:tcW w:w="5419" w:type="dxa"/>
          </w:tcPr>
          <w:p w14:paraId="14FCB507" w14:textId="77777777" w:rsidR="00F01D8D" w:rsidRPr="005012EF" w:rsidRDefault="00F01D8D" w:rsidP="00631660">
            <w:pPr>
              <w:ind w:firstLine="34"/>
            </w:pPr>
            <w:r w:rsidRPr="005012EF">
              <w:rPr>
                <w:shd w:val="clear" w:color="auto" w:fill="FFFFFF"/>
              </w:rPr>
              <w:t>16 МГц</w:t>
            </w:r>
          </w:p>
        </w:tc>
      </w:tr>
    </w:tbl>
    <w:p w14:paraId="543FA66F" w14:textId="346E157C" w:rsidR="00F01D8D" w:rsidRPr="005012EF" w:rsidRDefault="00F01D8D" w:rsidP="00F01D8D"/>
    <w:p w14:paraId="3E841B4D" w14:textId="77777777" w:rsidR="00F01D8D" w:rsidRPr="005012EF" w:rsidRDefault="00F01D8D" w:rsidP="00F01D8D">
      <w:proofErr w:type="spellStart"/>
      <w:r w:rsidRPr="005012EF">
        <w:t>Arduino</w:t>
      </w:r>
      <w:proofErr w:type="spellEnd"/>
      <w:r w:rsidRPr="005012EF">
        <w:t xml:space="preserve"> </w:t>
      </w:r>
      <w:proofErr w:type="spellStart"/>
      <w:r w:rsidRPr="005012EF">
        <w:t>Mega</w:t>
      </w:r>
      <w:proofErr w:type="spellEnd"/>
      <w:r w:rsidRPr="005012EF">
        <w:t xml:space="preserve"> може заряджатись через USB-з’єднання або від зовнішнього джерела живлення. Джерело живлення вибирається автоматично.</w:t>
      </w:r>
    </w:p>
    <w:p w14:paraId="6D183129" w14:textId="42734A7A" w:rsidR="00F01D8D" w:rsidRPr="005012EF" w:rsidRDefault="00F01D8D" w:rsidP="00F01D8D">
      <w:r w:rsidRPr="005012EF">
        <w:t xml:space="preserve">Зовнішнє живлення </w:t>
      </w:r>
      <w:r w:rsidR="009F6247" w:rsidRPr="005012EF">
        <w:t xml:space="preserve">також </w:t>
      </w:r>
      <w:r w:rsidRPr="005012EF">
        <w:t xml:space="preserve">може подаватися або від AC-DC адаптера, або від акумулятора. Адаптер можна підключити в роз’єм </w:t>
      </w:r>
      <w:r w:rsidR="009F6247" w:rsidRPr="005012EF">
        <w:t xml:space="preserve">2,1 мм </w:t>
      </w:r>
      <w:r w:rsidRPr="005012EF">
        <w:t>живлення плати</w:t>
      </w:r>
      <w:r w:rsidR="009F6247" w:rsidRPr="005012EF">
        <w:t xml:space="preserve"> </w:t>
      </w:r>
      <w:r w:rsidRPr="005012EF">
        <w:t xml:space="preserve">. Клеми від акумулятора можна вставити в піни </w:t>
      </w:r>
      <w:proofErr w:type="spellStart"/>
      <w:r w:rsidRPr="005012EF">
        <w:t>Gnd</w:t>
      </w:r>
      <w:proofErr w:type="spellEnd"/>
      <w:r w:rsidRPr="005012EF">
        <w:t xml:space="preserve"> і </w:t>
      </w:r>
      <w:proofErr w:type="spellStart"/>
      <w:r w:rsidRPr="005012EF">
        <w:t>Vin</w:t>
      </w:r>
      <w:proofErr w:type="spellEnd"/>
      <w:r w:rsidRPr="005012EF">
        <w:t xml:space="preserve"> роз’єму POWER.</w:t>
      </w:r>
    </w:p>
    <w:p w14:paraId="5422EA14" w14:textId="77777777" w:rsidR="00F01D8D" w:rsidRPr="005012EF" w:rsidRDefault="00F01D8D" w:rsidP="00F01D8D">
      <w:r w:rsidRPr="005012EF">
        <w:t xml:space="preserve">Плата може працювати від зовнішнього джерела живлення від 6 до 20 В. Однак, якщо на нього подається напруга менше 7 В, на </w:t>
      </w:r>
      <w:proofErr w:type="spellStart"/>
      <w:r w:rsidRPr="005012EF">
        <w:t>пін</w:t>
      </w:r>
      <w:proofErr w:type="spellEnd"/>
      <w:r w:rsidRPr="005012EF">
        <w:t xml:space="preserve"> 5 В може подаватися напруга менше 5 В, і плата може бути нестабільною. При використанні напруги більше 12 В регулятор напруги може </w:t>
      </w:r>
      <w:proofErr w:type="spellStart"/>
      <w:r w:rsidRPr="005012EF">
        <w:t>перегрітися</w:t>
      </w:r>
      <w:proofErr w:type="spellEnd"/>
      <w:r w:rsidRPr="005012EF">
        <w:t xml:space="preserve"> і пошкодити плату. Рекомендований діапазон становить від 7 до 12 В.</w:t>
      </w:r>
    </w:p>
    <w:p w14:paraId="4656A5F6" w14:textId="15BF4FDC" w:rsidR="00F01D8D" w:rsidRPr="005012EF" w:rsidRDefault="00F01D8D" w:rsidP="00F01D8D">
      <w:r w:rsidRPr="005012EF">
        <w:t xml:space="preserve">ATmega1280 має 128 </w:t>
      </w:r>
      <w:proofErr w:type="spellStart"/>
      <w:r w:rsidRPr="005012EF">
        <w:t>Кб</w:t>
      </w:r>
      <w:proofErr w:type="spellEnd"/>
      <w:r w:rsidRPr="005012EF">
        <w:t xml:space="preserve"> флеш-пам’яті для зберігання коду (з них 4 </w:t>
      </w:r>
      <w:proofErr w:type="spellStart"/>
      <w:r w:rsidRPr="005012EF">
        <w:t>Кб</w:t>
      </w:r>
      <w:proofErr w:type="spellEnd"/>
      <w:r w:rsidRPr="005012EF">
        <w:t xml:space="preserve"> використовується для завантажувача), 8 </w:t>
      </w:r>
      <w:proofErr w:type="spellStart"/>
      <w:r w:rsidRPr="005012EF">
        <w:t>Кб</w:t>
      </w:r>
      <w:proofErr w:type="spellEnd"/>
      <w:r w:rsidRPr="005012EF">
        <w:t xml:space="preserve"> SRAM і 4 </w:t>
      </w:r>
      <w:proofErr w:type="spellStart"/>
      <w:r w:rsidRPr="005012EF">
        <w:t>Кб</w:t>
      </w:r>
      <w:proofErr w:type="spellEnd"/>
      <w:r w:rsidRPr="005012EF">
        <w:t xml:space="preserve"> EEPROM (які можна читати і записувати за допомогою бібліотеки EEPROM)</w:t>
      </w:r>
      <w:r w:rsidR="00C650B5" w:rsidRPr="005012EF">
        <w:t xml:space="preserve"> [30]</w:t>
      </w:r>
      <w:r w:rsidRPr="005012EF">
        <w:t>.</w:t>
      </w:r>
    </w:p>
    <w:p w14:paraId="6C803956" w14:textId="2CDC7D94" w:rsidR="00F01D8D" w:rsidRPr="005012EF" w:rsidRDefault="00F01D8D" w:rsidP="00F01D8D">
      <w:r w:rsidRPr="005012EF">
        <w:t xml:space="preserve">Кожен з 54 цифрових контактів на </w:t>
      </w:r>
      <w:proofErr w:type="spellStart"/>
      <w:r w:rsidRPr="005012EF">
        <w:t>Mega</w:t>
      </w:r>
      <w:proofErr w:type="spellEnd"/>
      <w:r w:rsidRPr="005012EF">
        <w:t xml:space="preserve"> може використовуватися як вхід або вихід за допомогою функцій </w:t>
      </w:r>
      <w:proofErr w:type="spellStart"/>
      <w:r w:rsidRPr="005012EF">
        <w:t>pinMode</w:t>
      </w:r>
      <w:proofErr w:type="spellEnd"/>
      <w:r w:rsidRPr="005012EF">
        <w:t xml:space="preserve">(), </w:t>
      </w:r>
      <w:proofErr w:type="spellStart"/>
      <w:r w:rsidRPr="005012EF">
        <w:t>digitalWrite</w:t>
      </w:r>
      <w:proofErr w:type="spellEnd"/>
      <w:r w:rsidRPr="005012EF">
        <w:t xml:space="preserve">() та </w:t>
      </w:r>
      <w:proofErr w:type="spellStart"/>
      <w:r w:rsidRPr="005012EF">
        <w:t>digitalRead</w:t>
      </w:r>
      <w:proofErr w:type="spellEnd"/>
      <w:r w:rsidRPr="005012EF">
        <w:t>().</w:t>
      </w:r>
      <w:del w:id="495" w:author="Rodion Kharabet" w:date="2019-12-06T02:15:00Z">
        <w:r w:rsidRPr="005012EF" w:rsidDel="00245F42">
          <w:delText xml:space="preserve"> </w:delText>
        </w:r>
      </w:del>
      <w:ins w:id="496" w:author="Rodion Kharabet" w:date="2019-12-06T02:15:00Z">
        <w:r w:rsidR="00245F42">
          <w:t xml:space="preserve"> </w:t>
        </w:r>
      </w:ins>
      <w:del w:id="497" w:author="Rodion Kharabet" w:date="2019-12-06T02:15:00Z">
        <w:r w:rsidRPr="005012EF" w:rsidDel="00245F42">
          <w:delText xml:space="preserve">Вони працюють </w:delText>
        </w:r>
        <w:r w:rsidR="00C650B5" w:rsidRPr="005012EF" w:rsidDel="00245F42">
          <w:delText>p від напруги</w:delText>
        </w:r>
        <w:r w:rsidRPr="005012EF" w:rsidDel="00245F42">
          <w:delText xml:space="preserve"> 5В. </w:delText>
        </w:r>
      </w:del>
      <w:r w:rsidRPr="005012EF">
        <w:t xml:space="preserve">Кожен </w:t>
      </w:r>
      <w:proofErr w:type="spellStart"/>
      <w:r w:rsidRPr="005012EF">
        <w:t>пін</w:t>
      </w:r>
      <w:proofErr w:type="spellEnd"/>
      <w:r w:rsidRPr="005012EF">
        <w:t xml:space="preserve"> може забезпечити або отримати максимум 40 </w:t>
      </w:r>
      <w:proofErr w:type="spellStart"/>
      <w:r w:rsidRPr="005012EF">
        <w:t>мА</w:t>
      </w:r>
      <w:proofErr w:type="spellEnd"/>
      <w:r w:rsidRPr="005012EF">
        <w:t xml:space="preserve"> і має внутрішній </w:t>
      </w:r>
      <w:proofErr w:type="spellStart"/>
      <w:r w:rsidRPr="005012EF">
        <w:t>підтягуючий</w:t>
      </w:r>
      <w:proofErr w:type="spellEnd"/>
      <w:r w:rsidRPr="005012EF">
        <w:t xml:space="preserve"> резистор (відключений за замовчуванням) 20-50 кОм. Крім того, деякі піни мають спеціалізовані функції:</w:t>
      </w:r>
    </w:p>
    <w:p w14:paraId="0E249A52" w14:textId="77777777" w:rsidR="00F01D8D" w:rsidRPr="005012EF" w:rsidRDefault="00F01D8D" w:rsidP="00F01D8D">
      <w:pPr>
        <w:pStyle w:val="ListParagraph"/>
      </w:pPr>
      <w:proofErr w:type="spellStart"/>
      <w:r w:rsidRPr="005012EF">
        <w:t>Serial</w:t>
      </w:r>
      <w:proofErr w:type="spellEnd"/>
      <w:r w:rsidRPr="005012EF">
        <w:t xml:space="preserve">: 0 (RX) та 1 (TX); </w:t>
      </w:r>
      <w:proofErr w:type="spellStart"/>
      <w:r w:rsidRPr="005012EF">
        <w:t>Serial</w:t>
      </w:r>
      <w:proofErr w:type="spellEnd"/>
      <w:r w:rsidRPr="005012EF">
        <w:t xml:space="preserve"> 1: 19 (RX) та 18 (TX); </w:t>
      </w:r>
      <w:proofErr w:type="spellStart"/>
      <w:r w:rsidRPr="005012EF">
        <w:t>Serial</w:t>
      </w:r>
      <w:proofErr w:type="spellEnd"/>
      <w:r w:rsidRPr="005012EF">
        <w:t xml:space="preserve"> 2: 17 (RX) та 16 (TX); </w:t>
      </w:r>
      <w:proofErr w:type="spellStart"/>
      <w:r w:rsidRPr="005012EF">
        <w:t>Serial</w:t>
      </w:r>
      <w:proofErr w:type="spellEnd"/>
      <w:r w:rsidRPr="005012EF">
        <w:t xml:space="preserve"> 3: 15 (RX) та 14 (TX). Використовується для отримання (RX) та передачі (TX) послідовних даних TTL. Піни 0 і 1 також підключені до відповідних </w:t>
      </w:r>
      <w:proofErr w:type="spellStart"/>
      <w:r w:rsidRPr="005012EF">
        <w:t>пінів</w:t>
      </w:r>
      <w:proofErr w:type="spellEnd"/>
      <w:r w:rsidRPr="005012EF">
        <w:t xml:space="preserve"> послідовної мікросхеми FTDI USB-TTL.</w:t>
      </w:r>
    </w:p>
    <w:p w14:paraId="2D40FBDB" w14:textId="665EDB1B" w:rsidR="00F01D8D" w:rsidRPr="005012EF" w:rsidRDefault="00F01D8D" w:rsidP="00F01D8D">
      <w:pPr>
        <w:pStyle w:val="ListParagraph"/>
      </w:pPr>
      <w:r w:rsidRPr="005012EF">
        <w:t>Зовнішні переривання: 2 (</w:t>
      </w:r>
      <w:proofErr w:type="spellStart"/>
      <w:r w:rsidRPr="005012EF">
        <w:t>interrupt</w:t>
      </w:r>
      <w:proofErr w:type="spellEnd"/>
      <w:r w:rsidRPr="005012EF">
        <w:t xml:space="preserve"> 0), 3 (</w:t>
      </w:r>
      <w:proofErr w:type="spellStart"/>
      <w:r w:rsidRPr="005012EF">
        <w:t>interrupt</w:t>
      </w:r>
      <w:proofErr w:type="spellEnd"/>
      <w:r w:rsidRPr="005012EF">
        <w:t xml:space="preserve"> 1), 18 (</w:t>
      </w:r>
      <w:proofErr w:type="spellStart"/>
      <w:r w:rsidRPr="005012EF">
        <w:t>interrupt</w:t>
      </w:r>
      <w:proofErr w:type="spellEnd"/>
      <w:r w:rsidRPr="005012EF">
        <w:t xml:space="preserve"> 5), 19 (</w:t>
      </w:r>
      <w:proofErr w:type="spellStart"/>
      <w:r w:rsidRPr="005012EF">
        <w:t>interrupt</w:t>
      </w:r>
      <w:proofErr w:type="spellEnd"/>
      <w:r w:rsidRPr="005012EF">
        <w:t xml:space="preserve"> 4), 20 (</w:t>
      </w:r>
      <w:proofErr w:type="spellStart"/>
      <w:r w:rsidRPr="005012EF">
        <w:t>interrupt</w:t>
      </w:r>
      <w:proofErr w:type="spellEnd"/>
      <w:r w:rsidRPr="005012EF">
        <w:t xml:space="preserve"> 3), та 21 (</w:t>
      </w:r>
      <w:proofErr w:type="spellStart"/>
      <w:r w:rsidRPr="005012EF">
        <w:t>interrupt</w:t>
      </w:r>
      <w:proofErr w:type="spellEnd"/>
      <w:r w:rsidRPr="005012EF">
        <w:t xml:space="preserve"> 2). Ці піни можуть бути налаштовані так, щоб </w:t>
      </w:r>
      <w:r w:rsidRPr="005012EF">
        <w:lastRenderedPageBreak/>
        <w:t>викликати переривання на низькому значенні, при зростанні чи падінні фронт</w:t>
      </w:r>
      <w:r w:rsidR="00D91CCB" w:rsidRPr="005012EF">
        <w:t>у</w:t>
      </w:r>
      <w:r w:rsidRPr="005012EF">
        <w:t xml:space="preserve"> або при зміні значення (функція </w:t>
      </w:r>
      <w:proofErr w:type="spellStart"/>
      <w:r w:rsidRPr="005012EF">
        <w:t>attachInterrupt</w:t>
      </w:r>
      <w:proofErr w:type="spellEnd"/>
      <w:r w:rsidRPr="005012EF">
        <w:t xml:space="preserve"> ()).</w:t>
      </w:r>
    </w:p>
    <w:p w14:paraId="310ABFA6" w14:textId="77777777" w:rsidR="00F01D8D" w:rsidRPr="005012EF" w:rsidRDefault="00F01D8D" w:rsidP="00F01D8D">
      <w:pPr>
        <w:pStyle w:val="ListParagraph"/>
      </w:pPr>
      <w:r w:rsidRPr="005012EF">
        <w:t xml:space="preserve">ШІМ: від 2 до 13 та від 44 до 46. Забезпечте 8-бітний вихід ШІМ за допомогою функції </w:t>
      </w:r>
      <w:proofErr w:type="spellStart"/>
      <w:r w:rsidRPr="005012EF">
        <w:t>analogWrite</w:t>
      </w:r>
      <w:proofErr w:type="spellEnd"/>
      <w:r w:rsidRPr="005012EF">
        <w:t>().</w:t>
      </w:r>
    </w:p>
    <w:p w14:paraId="04671AE6" w14:textId="34B9B187" w:rsidR="00F01D8D" w:rsidRPr="005012EF" w:rsidRDefault="00F01D8D" w:rsidP="00F01D8D">
      <w:pPr>
        <w:pStyle w:val="ListParagraph"/>
      </w:pPr>
      <w:r w:rsidRPr="005012EF">
        <w:t>SPI: 50 (MISO), 51 (MOSI), 52 (SCK), 53 (SS). Ці піни підтримують зв’язок</w:t>
      </w:r>
      <w:r w:rsidR="00C650B5" w:rsidRPr="005012EF">
        <w:t xml:space="preserve"> за інтерфейсом</w:t>
      </w:r>
      <w:r w:rsidRPr="005012EF">
        <w:t xml:space="preserve"> SPI, який, хоча і забезпечується базовим обладнанням, наразі не входить до мови </w:t>
      </w:r>
      <w:proofErr w:type="spellStart"/>
      <w:r w:rsidRPr="005012EF">
        <w:t>Arduino</w:t>
      </w:r>
      <w:proofErr w:type="spellEnd"/>
      <w:r w:rsidRPr="005012EF">
        <w:t>.</w:t>
      </w:r>
    </w:p>
    <w:p w14:paraId="51CE3DA6" w14:textId="77777777" w:rsidR="00F01D8D" w:rsidRPr="005012EF" w:rsidRDefault="00F01D8D" w:rsidP="00F01D8D">
      <w:proofErr w:type="spellStart"/>
      <w:r w:rsidRPr="005012EF">
        <w:t>Mega</w:t>
      </w:r>
      <w:proofErr w:type="spellEnd"/>
      <w:r w:rsidRPr="005012EF">
        <w:t xml:space="preserve"> має 16 аналогових входів, кожен з яких забезпечує 10 біт роздільної здатності (тобто 1024 різних значень). За замовчуванням вони вимірюють від заземлення до 5 В. Верхню межу діапазону можна змінити за допомогою піна AREF та функції </w:t>
      </w:r>
      <w:proofErr w:type="spellStart"/>
      <w:r w:rsidRPr="005012EF">
        <w:t>analogReference</w:t>
      </w:r>
      <w:proofErr w:type="spellEnd"/>
      <w:r w:rsidRPr="005012EF">
        <w:t>().</w:t>
      </w:r>
    </w:p>
    <w:p w14:paraId="5E049569" w14:textId="4FE79A69" w:rsidR="008A7F82" w:rsidRPr="005012EF" w:rsidRDefault="008A7F82" w:rsidP="00AF4F67">
      <w:r w:rsidRPr="005012EF">
        <w:t xml:space="preserve">У </w:t>
      </w:r>
      <w:proofErr w:type="spellStart"/>
      <w:r w:rsidRPr="005012EF">
        <w:t>Arduino</w:t>
      </w:r>
      <w:proofErr w:type="spellEnd"/>
      <w:r w:rsidRPr="005012EF">
        <w:t xml:space="preserve"> </w:t>
      </w:r>
      <w:proofErr w:type="spellStart"/>
      <w:r w:rsidRPr="005012EF">
        <w:t>Mega</w:t>
      </w:r>
      <w:proofErr w:type="spellEnd"/>
      <w:r w:rsidRPr="005012EF">
        <w:t xml:space="preserve"> є низка засобів для взаємодії з комп’ютером, іншим </w:t>
      </w:r>
      <w:proofErr w:type="spellStart"/>
      <w:r w:rsidRPr="005012EF">
        <w:t>Arduino</w:t>
      </w:r>
      <w:proofErr w:type="spellEnd"/>
      <w:r w:rsidRPr="005012EF">
        <w:t xml:space="preserve"> або другими мікроконтролерами. ATmega1280 пропонує чотири апаратних UART для послідовного зв’язку TTL (5 В). FTDI FT232RL на платі транслює один із них через USB, а драйвери FTDI (входять до програмного забезпечення </w:t>
      </w:r>
      <w:proofErr w:type="spellStart"/>
      <w:r w:rsidRPr="005012EF">
        <w:t>Arduino</w:t>
      </w:r>
      <w:proofErr w:type="spellEnd"/>
      <w:r w:rsidRPr="005012EF">
        <w:t xml:space="preserve">) забезпечують віртуальний COM порт до програмного забезпечення на комп’ютері. Програмне забезпечення </w:t>
      </w:r>
      <w:proofErr w:type="spellStart"/>
      <w:r w:rsidRPr="005012EF">
        <w:t>Arduino</w:t>
      </w:r>
      <w:proofErr w:type="spellEnd"/>
      <w:r w:rsidRPr="005012EF">
        <w:t xml:space="preserve"> містить послідовний монітор, який дозволяє надсилати прості текстові дані до плати </w:t>
      </w:r>
      <w:proofErr w:type="spellStart"/>
      <w:r w:rsidRPr="005012EF">
        <w:t>Arduino</w:t>
      </w:r>
      <w:proofErr w:type="spellEnd"/>
      <w:r w:rsidR="00C650B5" w:rsidRPr="005012EF">
        <w:t xml:space="preserve"> та здійснювати </w:t>
      </w:r>
      <w:proofErr w:type="spellStart"/>
      <w:r w:rsidR="00C650B5" w:rsidRPr="005012EF">
        <w:t>відлагодження</w:t>
      </w:r>
      <w:proofErr w:type="spellEnd"/>
      <w:r w:rsidR="00C650B5" w:rsidRPr="005012EF">
        <w:t xml:space="preserve"> скетчу</w:t>
      </w:r>
      <w:r w:rsidRPr="005012EF">
        <w:t xml:space="preserve">. Світлодіоди RX і TX на платі будуть блимати, коли дані передаються через мікросхему FTDI та USB-з’єднання до комп’ютера (але не для послідовного зв’язку на </w:t>
      </w:r>
      <w:proofErr w:type="spellStart"/>
      <w:r w:rsidRPr="005012EF">
        <w:t>пінах</w:t>
      </w:r>
      <w:proofErr w:type="spellEnd"/>
      <w:r w:rsidRPr="005012EF">
        <w:t xml:space="preserve"> 0 і 1).</w:t>
      </w:r>
      <w:r w:rsidR="00AF4F67" w:rsidRPr="005012EF">
        <w:t xml:space="preserve"> </w:t>
      </w:r>
      <w:r w:rsidRPr="005012EF">
        <w:t xml:space="preserve">Бібліотека </w:t>
      </w:r>
      <w:proofErr w:type="spellStart"/>
      <w:r w:rsidRPr="005012EF">
        <w:t>SoftwareSerial</w:t>
      </w:r>
      <w:proofErr w:type="spellEnd"/>
      <w:r w:rsidRPr="005012EF">
        <w:t xml:space="preserve"> дозволяє здійснювати послідовний зв’язок на будь-яких цифрових </w:t>
      </w:r>
      <w:proofErr w:type="spellStart"/>
      <w:r w:rsidRPr="005012EF">
        <w:t>пінах</w:t>
      </w:r>
      <w:proofErr w:type="spellEnd"/>
      <w:r w:rsidRPr="005012EF">
        <w:t xml:space="preserve"> </w:t>
      </w:r>
      <w:proofErr w:type="spellStart"/>
      <w:r w:rsidRPr="005012EF">
        <w:t>Mega</w:t>
      </w:r>
      <w:proofErr w:type="spellEnd"/>
      <w:r w:rsidR="00AF4F67" w:rsidRPr="005012EF">
        <w:t xml:space="preserve"> [30]</w:t>
      </w:r>
      <w:r w:rsidRPr="005012EF">
        <w:t>.</w:t>
      </w:r>
      <w:r w:rsidR="00AF4F67" w:rsidRPr="005012EF">
        <w:t xml:space="preserve"> </w:t>
      </w:r>
    </w:p>
    <w:p w14:paraId="70E4D0E8" w14:textId="77777777" w:rsidR="008A7F82" w:rsidRPr="005012EF" w:rsidRDefault="008A7F82" w:rsidP="008A7F82">
      <w:r w:rsidRPr="005012EF">
        <w:t>ATmega1280 також підтримує зв’язок I</w:t>
      </w:r>
      <w:r w:rsidRPr="005012EF">
        <w:rPr>
          <w:vertAlign w:val="superscript"/>
        </w:rPr>
        <w:t>2</w:t>
      </w:r>
      <w:r w:rsidRPr="005012EF">
        <w:t xml:space="preserve">C (TWI) та SPI. Програмне забезпечення </w:t>
      </w:r>
      <w:proofErr w:type="spellStart"/>
      <w:r w:rsidRPr="005012EF">
        <w:t>Arduino</w:t>
      </w:r>
      <w:proofErr w:type="spellEnd"/>
      <w:r w:rsidRPr="005012EF">
        <w:t xml:space="preserve"> включає бібліотеку </w:t>
      </w:r>
      <w:proofErr w:type="spellStart"/>
      <w:r w:rsidRPr="005012EF">
        <w:t>Wire</w:t>
      </w:r>
      <w:proofErr w:type="spellEnd"/>
      <w:r w:rsidRPr="005012EF">
        <w:t xml:space="preserve"> для спрощення використання шини I</w:t>
      </w:r>
      <w:r w:rsidRPr="005012EF">
        <w:rPr>
          <w:vertAlign w:val="superscript"/>
        </w:rPr>
        <w:t>2</w:t>
      </w:r>
      <w:r w:rsidRPr="005012EF">
        <w:t xml:space="preserve">C. </w:t>
      </w:r>
    </w:p>
    <w:p w14:paraId="7B665BCE" w14:textId="70065595" w:rsidR="008A7F82" w:rsidRPr="005012EF" w:rsidRDefault="008A7F82" w:rsidP="00AF4F67">
      <w:r w:rsidRPr="005012EF">
        <w:t xml:space="preserve">У </w:t>
      </w:r>
      <w:proofErr w:type="spellStart"/>
      <w:r w:rsidRPr="005012EF">
        <w:t>Arduino</w:t>
      </w:r>
      <w:proofErr w:type="spellEnd"/>
      <w:r w:rsidRPr="005012EF">
        <w:t xml:space="preserve"> </w:t>
      </w:r>
      <w:proofErr w:type="spellStart"/>
      <w:r w:rsidRPr="005012EF">
        <w:t>Mega</w:t>
      </w:r>
      <w:proofErr w:type="spellEnd"/>
      <w:r w:rsidRPr="005012EF">
        <w:t xml:space="preserve"> є перезавантажуваний </w:t>
      </w:r>
      <w:proofErr w:type="spellStart"/>
      <w:r w:rsidRPr="005012EF">
        <w:t>полізапобіжник</w:t>
      </w:r>
      <w:proofErr w:type="spellEnd"/>
      <w:r w:rsidRPr="005012EF">
        <w:t>, який захищає USB-порти комп’ютера від коротких замикань і перенапруг</w:t>
      </w:r>
      <w:r w:rsidR="00B95D0E" w:rsidRPr="005012EF">
        <w:t>и</w:t>
      </w:r>
      <w:r w:rsidRPr="005012EF">
        <w:t xml:space="preserve">. Хоча більшість комп’ютерів забезпечують власний внутрішній захист, запобіжник забезпечує додатковий рівень </w:t>
      </w:r>
      <w:r w:rsidRPr="005012EF">
        <w:lastRenderedPageBreak/>
        <w:t xml:space="preserve">захисту. Якщо до USB-порту </w:t>
      </w:r>
      <w:r w:rsidR="00AF4F67" w:rsidRPr="005012EF">
        <w:t>подається</w:t>
      </w:r>
      <w:r w:rsidRPr="005012EF">
        <w:t xml:space="preserve"> більше 500 </w:t>
      </w:r>
      <w:proofErr w:type="spellStart"/>
      <w:r w:rsidRPr="005012EF">
        <w:t>мА</w:t>
      </w:r>
      <w:proofErr w:type="spellEnd"/>
      <w:r w:rsidRPr="005012EF">
        <w:t xml:space="preserve">, запобіжник автоматично </w:t>
      </w:r>
      <w:proofErr w:type="spellStart"/>
      <w:r w:rsidRPr="005012EF">
        <w:t>перерве</w:t>
      </w:r>
      <w:proofErr w:type="spellEnd"/>
      <w:r w:rsidRPr="005012EF">
        <w:t xml:space="preserve"> з’єднання, поки не буде </w:t>
      </w:r>
      <w:proofErr w:type="spellStart"/>
      <w:r w:rsidRPr="005012EF">
        <w:t>усунено</w:t>
      </w:r>
      <w:proofErr w:type="spellEnd"/>
      <w:r w:rsidRPr="005012EF">
        <w:t xml:space="preserve"> коротке замикання або перевантаження.</w:t>
      </w:r>
    </w:p>
    <w:p w14:paraId="650C5DEB" w14:textId="398D5BB2" w:rsidR="00F01D8D" w:rsidRPr="005012EF" w:rsidRDefault="00F01D8D" w:rsidP="008A7F82"/>
    <w:p w14:paraId="7F039653" w14:textId="35444E25" w:rsidR="00B91B49" w:rsidRPr="005012EF" w:rsidRDefault="00B91B49" w:rsidP="00B91B49">
      <w:pPr>
        <w:pStyle w:val="Heading2"/>
      </w:pPr>
      <w:bookmarkStart w:id="498" w:name="_Toc25923558"/>
      <w:del w:id="499" w:author="Rodion Kharabet" w:date="2019-12-06T02:14:00Z">
        <w:r w:rsidRPr="005012EF" w:rsidDel="00245F42">
          <w:delText>2</w:delText>
        </w:r>
      </w:del>
      <w:ins w:id="500" w:author="Rodion Kharabet" w:date="2019-12-06T02:14:00Z">
        <w:r w:rsidR="00245F42">
          <w:t>1</w:t>
        </w:r>
      </w:ins>
      <w:r w:rsidRPr="005012EF">
        <w:t>.5 Висновки</w:t>
      </w:r>
      <w:bookmarkEnd w:id="498"/>
    </w:p>
    <w:p w14:paraId="0337EEF8" w14:textId="7574CBB3" w:rsidR="00B91B49" w:rsidRPr="005012EF" w:rsidRDefault="00B91B49" w:rsidP="008A7F82"/>
    <w:p w14:paraId="1CB78438" w14:textId="672ECABC" w:rsidR="00724329" w:rsidRPr="005012EF" w:rsidRDefault="00724329" w:rsidP="008A7F82">
      <w:r w:rsidRPr="005012EF">
        <w:t xml:space="preserve">В розділі було </w:t>
      </w:r>
      <w:r w:rsidR="009621CC" w:rsidRPr="005012EF">
        <w:t xml:space="preserve">проаналізовано предметну область автоматизації дому. В процесі аналізу було розглянуто загальну структуру побудови </w:t>
      </w:r>
      <w:r w:rsidR="00692874" w:rsidRPr="005012EF">
        <w:t xml:space="preserve">систем автоматизації </w:t>
      </w:r>
      <w:r w:rsidR="009621CC" w:rsidRPr="005012EF">
        <w:t>розумного дому та кожен з його складових</w:t>
      </w:r>
      <w:r w:rsidR="00692874" w:rsidRPr="005012EF">
        <w:t xml:space="preserve">: датчики, </w:t>
      </w:r>
      <w:r w:rsidR="005812EE" w:rsidRPr="005012EF">
        <w:t xml:space="preserve">мікроконтролери, клієнтські застосунки. </w:t>
      </w:r>
    </w:p>
    <w:p w14:paraId="09247627" w14:textId="24815F97" w:rsidR="005812EE" w:rsidRPr="005012EF" w:rsidRDefault="005812EE" w:rsidP="008A7F82">
      <w:r w:rsidRPr="005012EF">
        <w:t xml:space="preserve">Одними з ключових напрямків досліджень та розробок в </w:t>
      </w:r>
      <w:r w:rsidR="00B95D0E" w:rsidRPr="005012EF">
        <w:t>магістерській</w:t>
      </w:r>
      <w:r w:rsidRPr="005012EF">
        <w:t xml:space="preserve"> дисертації є </w:t>
      </w:r>
      <w:r w:rsidR="00B95D0E" w:rsidRPr="005012EF">
        <w:t>засоби</w:t>
      </w:r>
      <w:r w:rsidRPr="005012EF">
        <w:t xml:space="preserve"> ідентифікації товарів. В першу чергу було розглянуто найбільш </w:t>
      </w:r>
      <w:r w:rsidR="00B95D0E" w:rsidRPr="005012EF">
        <w:t>розповсюджений</w:t>
      </w:r>
      <w:r w:rsidRPr="005012EF">
        <w:t xml:space="preserve"> засіб – зчитування штрих-коду</w:t>
      </w:r>
      <w:r w:rsidR="00871873" w:rsidRPr="005012EF">
        <w:t xml:space="preserve">. </w:t>
      </w:r>
      <w:r w:rsidR="00B95D0E" w:rsidRPr="005012EF">
        <w:t>Штрих</w:t>
      </w:r>
      <w:r w:rsidR="00871873" w:rsidRPr="005012EF">
        <w:t>-коди почали</w:t>
      </w:r>
      <w:r w:rsidRPr="005012EF">
        <w:t xml:space="preserve"> поширюватися з кінця 60-х </w:t>
      </w:r>
      <w:r w:rsidR="00B95D0E" w:rsidRPr="005012EF">
        <w:t>років</w:t>
      </w:r>
      <w:r w:rsidRPr="005012EF">
        <w:t xml:space="preserve"> минулого </w:t>
      </w:r>
      <w:r w:rsidR="00871873" w:rsidRPr="005012EF">
        <w:t>століття</w:t>
      </w:r>
      <w:r w:rsidRPr="005012EF">
        <w:t xml:space="preserve"> і на с</w:t>
      </w:r>
      <w:r w:rsidR="00871873" w:rsidRPr="005012EF">
        <w:t>ь</w:t>
      </w:r>
      <w:r w:rsidRPr="005012EF">
        <w:t xml:space="preserve">огоднішній день </w:t>
      </w:r>
      <w:r w:rsidR="00871873" w:rsidRPr="005012EF">
        <w:t>їх можна зустріти</w:t>
      </w:r>
      <w:r w:rsidRPr="005012EF">
        <w:t xml:space="preserve"> магазинах </w:t>
      </w:r>
      <w:r w:rsidR="00871873" w:rsidRPr="005012EF">
        <w:t>по всьому світу</w:t>
      </w:r>
      <w:r w:rsidRPr="005012EF">
        <w:t xml:space="preserve">. </w:t>
      </w:r>
      <w:r w:rsidR="00871873" w:rsidRPr="005012EF">
        <w:t xml:space="preserve">Було виявлено переваги та недоліки цього засобу ідентифікації, з'ясовано їх походження. </w:t>
      </w:r>
    </w:p>
    <w:p w14:paraId="2FBE0ED6" w14:textId="2D6DC311" w:rsidR="00871873" w:rsidRPr="005012EF" w:rsidRDefault="00871873" w:rsidP="008A7F82">
      <w:r w:rsidRPr="005012EF">
        <w:t>Технологічною особливістю, що має вигідно виділити запропонований програмно-апаратний комплекс є підтримка альтернативного, більш прогресивного засобу ідентифікації товарів.</w:t>
      </w:r>
      <w:r w:rsidR="00A9507D" w:rsidRPr="005012EF">
        <w:t xml:space="preserve"> </w:t>
      </w:r>
      <w:r w:rsidR="00EB523A" w:rsidRPr="005012EF">
        <w:t xml:space="preserve">Метод радіочастотної ідентифікації якнайкраще підходить для цієї ролі. Тож було досліджено особливості цього методу ідентифікації та принцип роботи. </w:t>
      </w:r>
    </w:p>
    <w:p w14:paraId="66E13226" w14:textId="21CA57E1" w:rsidR="00EB523A" w:rsidRPr="005012EF" w:rsidRDefault="00EB523A" w:rsidP="008A7F82">
      <w:r w:rsidRPr="005012EF">
        <w:t xml:space="preserve">Для побудови будь-якої системи автоматизації розумного дому необхідно визначитися з таким важливим параметром як </w:t>
      </w:r>
      <w:r w:rsidR="0010404C" w:rsidRPr="005012EF">
        <w:t>мережевий протокол, що буде використано для обміну даними між датчиками та головним вузлом системи. Для розробки подібних систем</w:t>
      </w:r>
      <w:del w:id="501" w:author="Rodion Kharabet" w:date="2019-12-06T02:15:00Z">
        <w:r w:rsidR="0010404C" w:rsidRPr="005012EF" w:rsidDel="00245F42">
          <w:delText>а</w:delText>
        </w:r>
      </w:del>
      <w:r w:rsidR="0010404C" w:rsidRPr="005012EF">
        <w:t xml:space="preserve"> часто використовують досить </w:t>
      </w:r>
      <w:r w:rsidR="00B95D0E" w:rsidRPr="005012EF">
        <w:t>вузькі</w:t>
      </w:r>
      <w:r w:rsidR="0010404C" w:rsidRPr="005012EF">
        <w:t xml:space="preserve"> та спеціалізовані протоколи</w:t>
      </w:r>
      <w:r w:rsidR="00D63454" w:rsidRPr="005012EF">
        <w:t>. Було зроблено короткий їх огляд та висунуті вимоги в цілому для вибору мережевого протоколу.</w:t>
      </w:r>
    </w:p>
    <w:p w14:paraId="57030777" w14:textId="75D56ABF" w:rsidR="009F1F5E" w:rsidRPr="005012EF" w:rsidRDefault="009F1F5E" w:rsidP="008A7F82">
      <w:r w:rsidRPr="005012EF">
        <w:t xml:space="preserve">Найголовнішою частиною розробки систем автоматизації розумного дому є створення макетів та прототипів, що на ранніх стадіях можуть допомогти виявити </w:t>
      </w:r>
      <w:r w:rsidR="00B95D0E" w:rsidRPr="005012EF">
        <w:t>конструктивні</w:t>
      </w:r>
      <w:r w:rsidRPr="005012EF">
        <w:t xml:space="preserve"> недоліки в підбору компонентів, спростувати та підтвердити деякі </w:t>
      </w:r>
      <w:r w:rsidRPr="005012EF">
        <w:lastRenderedPageBreak/>
        <w:t xml:space="preserve">припущення стосовно можливості </w:t>
      </w:r>
      <w:r w:rsidR="00B95D0E" w:rsidRPr="005012EF">
        <w:t>реалізації</w:t>
      </w:r>
      <w:r w:rsidRPr="005012EF">
        <w:t xml:space="preserve"> тих чи інших задумів. Попередньо планувалося створювати прототип на базі платформи </w:t>
      </w:r>
      <w:proofErr w:type="spellStart"/>
      <w:r w:rsidRPr="005012EF">
        <w:t>Arduino</w:t>
      </w:r>
      <w:proofErr w:type="spellEnd"/>
      <w:r w:rsidRPr="005012EF">
        <w:t xml:space="preserve">, тому необхідно було проаналізувати її структуру, методи та вимоги до побудови прототипів. Для того щоб мати запас міцності було вирішено взяти одну з найпотужніших плат з сімейства – </w:t>
      </w:r>
      <w:proofErr w:type="spellStart"/>
      <w:r w:rsidRPr="005012EF">
        <w:t>Arduino</w:t>
      </w:r>
      <w:proofErr w:type="spellEnd"/>
      <w:r w:rsidRPr="005012EF">
        <w:t xml:space="preserve"> </w:t>
      </w:r>
      <w:proofErr w:type="spellStart"/>
      <w:r w:rsidRPr="005012EF">
        <w:t>Mega</w:t>
      </w:r>
      <w:proofErr w:type="spellEnd"/>
      <w:r w:rsidRPr="005012EF">
        <w:t xml:space="preserve"> 2560. Вибір цієї плати гарантував повне забезпечення всіма необхідними інтерфейсами та </w:t>
      </w:r>
      <w:r w:rsidR="008C2B98" w:rsidRPr="005012EF">
        <w:t xml:space="preserve">обчислювальною потужністю для </w:t>
      </w:r>
      <w:r w:rsidR="00353E54" w:rsidRPr="005012EF">
        <w:t>розробки</w:t>
      </w:r>
      <w:r w:rsidR="008C2B98" w:rsidRPr="005012EF">
        <w:t xml:space="preserve"> прототипів будь-якої складності. В розділі</w:t>
      </w:r>
      <w:r w:rsidR="002A11E6" w:rsidRPr="005012EF">
        <w:t xml:space="preserve"> було</w:t>
      </w:r>
      <w:r w:rsidR="008C2B98" w:rsidRPr="005012EF">
        <w:t xml:space="preserve"> розглянуто апаратні та програмні можливості платформи. </w:t>
      </w:r>
    </w:p>
    <w:bookmarkEnd w:id="422"/>
    <w:p w14:paraId="5B69E4C1" w14:textId="72397829" w:rsidR="00943128" w:rsidRPr="005012EF" w:rsidRDefault="00943128" w:rsidP="00943128">
      <w:r w:rsidRPr="005012EF">
        <w:br w:type="page"/>
      </w:r>
    </w:p>
    <w:p w14:paraId="079D40ED" w14:textId="13B46E62" w:rsidR="00231200" w:rsidRPr="005012EF" w:rsidRDefault="00C5720A" w:rsidP="00943128">
      <w:pPr>
        <w:pStyle w:val="Heading1"/>
        <w:rPr>
          <w:rFonts w:eastAsia="Calibri"/>
        </w:rPr>
      </w:pPr>
      <w:bookmarkStart w:id="502" w:name="_Toc25923559"/>
      <w:del w:id="503" w:author="Rodion Kharabet" w:date="2019-12-06T02:16:00Z">
        <w:r w:rsidRPr="005012EF" w:rsidDel="00816CAF">
          <w:rPr>
            <w:rFonts w:eastAsia="Calibri"/>
            <w:caps w:val="0"/>
          </w:rPr>
          <w:lastRenderedPageBreak/>
          <w:delText>3</w:delText>
        </w:r>
      </w:del>
      <w:ins w:id="504" w:author="Rodion Kharabet" w:date="2019-12-06T02:16:00Z">
        <w:r w:rsidR="00816CAF">
          <w:rPr>
            <w:rFonts w:eastAsia="Calibri"/>
            <w:caps w:val="0"/>
          </w:rPr>
          <w:t>2</w:t>
        </w:r>
      </w:ins>
      <w:r w:rsidRPr="005012EF">
        <w:rPr>
          <w:rFonts w:eastAsia="Calibri"/>
          <w:caps w:val="0"/>
        </w:rPr>
        <w:t xml:space="preserve"> ОГЛЯД ІСНУЮЧИХ РІШЕНЬ</w:t>
      </w:r>
      <w:bookmarkEnd w:id="502"/>
    </w:p>
    <w:p w14:paraId="42DE6ED1" w14:textId="77777777" w:rsidR="002C3E5C" w:rsidRPr="005012EF" w:rsidRDefault="002C3E5C" w:rsidP="002C3E5C"/>
    <w:p w14:paraId="79E2BA52" w14:textId="47CE20D2" w:rsidR="00943128" w:rsidRPr="005012EF" w:rsidRDefault="002C3E5C" w:rsidP="002C3E5C">
      <w:pPr>
        <w:pStyle w:val="Heading2"/>
      </w:pPr>
      <w:bookmarkStart w:id="505" w:name="_Toc25923560"/>
      <w:del w:id="506" w:author="Rodion Kharabet" w:date="2019-12-06T02:16:00Z">
        <w:r w:rsidRPr="005012EF" w:rsidDel="00816CAF">
          <w:delText>3</w:delText>
        </w:r>
      </w:del>
      <w:ins w:id="507" w:author="Rodion Kharabet" w:date="2019-12-06T02:16:00Z">
        <w:r w:rsidR="00816CAF">
          <w:t>2</w:t>
        </w:r>
      </w:ins>
      <w:r w:rsidRPr="005012EF">
        <w:t xml:space="preserve">.1 </w:t>
      </w:r>
      <w:proofErr w:type="spellStart"/>
      <w:r w:rsidRPr="005012EF">
        <w:t>Hiku</w:t>
      </w:r>
      <w:bookmarkEnd w:id="505"/>
      <w:proofErr w:type="spellEnd"/>
    </w:p>
    <w:p w14:paraId="1F620C57" w14:textId="77777777" w:rsidR="002C3E5C" w:rsidRPr="005012EF" w:rsidRDefault="002C3E5C" w:rsidP="002C3E5C"/>
    <w:p w14:paraId="2E1A0F6D" w14:textId="61FE5FFB" w:rsidR="002C3E5C" w:rsidRDefault="002C3E5C" w:rsidP="002C3E5C">
      <w:pPr>
        <w:rPr>
          <w:ins w:id="508" w:author="Rodion Kharabet" w:date="2019-12-06T02:22:00Z"/>
          <w:lang w:val="ru-RU"/>
        </w:rPr>
      </w:pPr>
      <w:proofErr w:type="spellStart"/>
      <w:r w:rsidRPr="005012EF">
        <w:t>Hiku</w:t>
      </w:r>
      <w:proofErr w:type="spellEnd"/>
      <w:r w:rsidRPr="005012EF">
        <w:t xml:space="preserve"> </w:t>
      </w:r>
      <w:del w:id="509" w:author="Rodion" w:date="2019-12-05T23:51:00Z">
        <w:r w:rsidRPr="005012EF" w:rsidDel="005F6B57">
          <w:delText xml:space="preserve">- це </w:delText>
        </w:r>
      </w:del>
      <w:ins w:id="510" w:author="Rodion" w:date="2019-12-05T23:51:00Z">
        <w:r w:rsidR="005F6B57">
          <w:t xml:space="preserve">– це </w:t>
        </w:r>
      </w:ins>
      <w:r w:rsidRPr="005012EF">
        <w:t xml:space="preserve">розумний помічник, </w:t>
      </w:r>
      <w:r w:rsidR="00B95D0E" w:rsidRPr="005012EF">
        <w:t>призначений</w:t>
      </w:r>
      <w:r w:rsidRPr="005012EF">
        <w:t xml:space="preserve"> для створення списків покупок, оснащений сканером </w:t>
      </w:r>
      <w:del w:id="511" w:author="Rodion Kharabet" w:date="2019-12-06T02:17:00Z">
        <w:r w:rsidRPr="005012EF" w:rsidDel="00816CAF">
          <w:delText>бар</w:delText>
        </w:r>
      </w:del>
      <w:ins w:id="512" w:author="Rodion Kharabet" w:date="2019-12-06T02:17:00Z">
        <w:r w:rsidR="00816CAF">
          <w:t>штрих</w:t>
        </w:r>
      </w:ins>
      <w:r w:rsidRPr="005012EF">
        <w:t>-кодів та функцією керування голосом</w:t>
      </w:r>
      <w:ins w:id="513" w:author="Rodion Kharabet" w:date="2019-12-06T02:21:00Z">
        <w:r w:rsidR="00B82B9A">
          <w:rPr>
            <w:lang w:val="ru-RU"/>
          </w:rPr>
          <w:t xml:space="preserve">. </w:t>
        </w:r>
        <w:r w:rsidR="00B82B9A" w:rsidRPr="00B82B9A">
          <w:rPr>
            <w:rPrChange w:id="514" w:author="Rodion Kharabet" w:date="2019-12-06T02:21:00Z">
              <w:rPr>
                <w:lang w:val="ru-RU"/>
              </w:rPr>
            </w:rPrChange>
          </w:rPr>
          <w:t>Зовнішній</w:t>
        </w:r>
        <w:r w:rsidR="00B82B9A">
          <w:rPr>
            <w:lang w:val="ru-RU"/>
          </w:rPr>
          <w:t xml:space="preserve"> </w:t>
        </w:r>
        <w:r w:rsidR="00B82B9A">
          <w:t xml:space="preserve">вигляд </w:t>
        </w:r>
        <w:proofErr w:type="spellStart"/>
        <w:r w:rsidR="00B82B9A">
          <w:rPr>
            <w:lang w:val="en-US"/>
          </w:rPr>
          <w:t>H</w:t>
        </w:r>
      </w:ins>
      <w:ins w:id="515" w:author="Rodion Kharabet" w:date="2019-12-06T02:22:00Z">
        <w:r w:rsidR="00B82B9A">
          <w:rPr>
            <w:lang w:val="en-US"/>
          </w:rPr>
          <w:t>iku</w:t>
        </w:r>
      </w:ins>
      <w:proofErr w:type="spellEnd"/>
      <w:ins w:id="516" w:author="Rodion Kharabet" w:date="2019-12-06T02:21:00Z">
        <w:r w:rsidR="00B82B9A">
          <w:t xml:space="preserve"> зображено</w:t>
        </w:r>
      </w:ins>
      <w:ins w:id="517" w:author="Rodion Kharabet" w:date="2019-12-06T02:22:00Z">
        <w:r w:rsidR="00B82B9A">
          <w:rPr>
            <w:lang w:val="ru-RU"/>
          </w:rPr>
          <w:t xml:space="preserve"> на рисунку 2.1.</w:t>
        </w:r>
      </w:ins>
      <w:del w:id="518" w:author="Rodion Kharabet" w:date="2019-12-06T02:20:00Z">
        <w:r w:rsidRPr="005012EF" w:rsidDel="00B82B9A">
          <w:delText>.</w:delText>
        </w:r>
      </w:del>
    </w:p>
    <w:p w14:paraId="76B4FDFE" w14:textId="14CC4856" w:rsidR="00B82B9A" w:rsidRDefault="00B82B9A" w:rsidP="002C3E5C">
      <w:pPr>
        <w:rPr>
          <w:ins w:id="519" w:author="Rodion Kharabet" w:date="2019-12-06T02:22:00Z"/>
          <w:lang w:val="ru-RU"/>
        </w:rPr>
      </w:pPr>
    </w:p>
    <w:p w14:paraId="7BFFD80A" w14:textId="67271777" w:rsidR="00B82B9A" w:rsidRDefault="00B82B9A" w:rsidP="00B82B9A">
      <w:pPr>
        <w:jc w:val="center"/>
        <w:rPr>
          <w:ins w:id="520" w:author="Rodion Kharabet" w:date="2019-12-06T02:22:00Z"/>
          <w:lang w:val="ru-RU"/>
        </w:rPr>
        <w:pPrChange w:id="521" w:author="Rodion Kharabet" w:date="2019-12-06T02:22:00Z">
          <w:pPr/>
        </w:pPrChange>
      </w:pPr>
      <w:ins w:id="522" w:author="Rodion Kharabet" w:date="2019-12-06T02:22:00Z">
        <w:r>
          <w:rPr>
            <w:noProof/>
          </w:rPr>
          <w:drawing>
            <wp:inline distT="0" distB="0" distL="0" distR="0" wp14:anchorId="67164AA7" wp14:editId="4182F29F">
              <wp:extent cx="5167623" cy="2905125"/>
              <wp:effectExtent l="0" t="0" r="0" b="0"/>
              <wp:docPr id="57" name="Picture 57" descr="Image result for h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ik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9446" cy="2917393"/>
                      </a:xfrm>
                      <a:prstGeom prst="rect">
                        <a:avLst/>
                      </a:prstGeom>
                      <a:noFill/>
                      <a:ln>
                        <a:noFill/>
                      </a:ln>
                    </pic:spPr>
                  </pic:pic>
                </a:graphicData>
              </a:graphic>
            </wp:inline>
          </w:drawing>
        </w:r>
      </w:ins>
    </w:p>
    <w:p w14:paraId="239135DE" w14:textId="3C015249" w:rsidR="00B82B9A" w:rsidRPr="00B82B9A" w:rsidRDefault="00B82B9A" w:rsidP="00B82B9A">
      <w:pPr>
        <w:jc w:val="center"/>
        <w:rPr>
          <w:ins w:id="523" w:author="Rodion Kharabet" w:date="2019-12-06T02:22:00Z"/>
          <w:lang w:val="en-US"/>
          <w:rPrChange w:id="524" w:author="Rodion Kharabet" w:date="2019-12-06T02:22:00Z">
            <w:rPr>
              <w:ins w:id="525" w:author="Rodion Kharabet" w:date="2019-12-06T02:22:00Z"/>
              <w:lang w:val="ru-RU"/>
            </w:rPr>
          </w:rPrChange>
        </w:rPr>
        <w:pPrChange w:id="526" w:author="Rodion Kharabet" w:date="2019-12-06T02:22:00Z">
          <w:pPr/>
        </w:pPrChange>
      </w:pPr>
      <w:ins w:id="527" w:author="Rodion Kharabet" w:date="2019-12-06T02:22:00Z">
        <w:r>
          <w:rPr>
            <w:lang w:val="ru-RU"/>
          </w:rPr>
          <w:t>Рисунок 2.1 – Зов</w:t>
        </w:r>
        <w:proofErr w:type="spellStart"/>
        <w:r>
          <w:t>нішній</w:t>
        </w:r>
        <w:proofErr w:type="spellEnd"/>
        <w:r>
          <w:t xml:space="preserve"> вигляд </w:t>
        </w:r>
        <w:proofErr w:type="spellStart"/>
        <w:r>
          <w:rPr>
            <w:lang w:val="en-US"/>
          </w:rPr>
          <w:t>Hiku</w:t>
        </w:r>
      </w:ins>
      <w:proofErr w:type="spellEnd"/>
      <w:ins w:id="528" w:author="Rodion Kharabet" w:date="2019-12-06T02:28:00Z">
        <w:r w:rsidR="004F01CB">
          <w:rPr>
            <w:lang w:val="en-US"/>
          </w:rPr>
          <w:t xml:space="preserve"> [26]</w:t>
        </w:r>
      </w:ins>
    </w:p>
    <w:p w14:paraId="1553ACF6" w14:textId="77777777" w:rsidR="00B82B9A" w:rsidRPr="00B82B9A" w:rsidRDefault="00B82B9A" w:rsidP="002C3E5C">
      <w:pPr>
        <w:rPr>
          <w:lang w:val="ru-RU"/>
          <w:rPrChange w:id="529" w:author="Rodion Kharabet" w:date="2019-12-06T02:20:00Z">
            <w:rPr/>
          </w:rPrChange>
        </w:rPr>
      </w:pPr>
    </w:p>
    <w:p w14:paraId="38CE8956" w14:textId="1D3E1443" w:rsidR="002C3E5C" w:rsidRPr="005012EF" w:rsidRDefault="002C3E5C" w:rsidP="002C3E5C">
      <w:r w:rsidRPr="005012EF">
        <w:t xml:space="preserve">Перш ніж скористатися </w:t>
      </w:r>
      <w:proofErr w:type="spellStart"/>
      <w:r w:rsidRPr="005012EF">
        <w:t>Hiku</w:t>
      </w:r>
      <w:proofErr w:type="spellEnd"/>
      <w:r w:rsidRPr="005012EF">
        <w:t xml:space="preserve">, необхідно завантажити </w:t>
      </w:r>
      <w:r w:rsidR="00AF4F67" w:rsidRPr="005012EF">
        <w:t xml:space="preserve">відповідний </w:t>
      </w:r>
      <w:r w:rsidRPr="005012EF">
        <w:t>додаток</w:t>
      </w:r>
      <w:r w:rsidR="00AF4F67" w:rsidRPr="005012EF">
        <w:t xml:space="preserve"> </w:t>
      </w:r>
      <w:r w:rsidRPr="005012EF">
        <w:t xml:space="preserve"> на телефон (</w:t>
      </w:r>
      <w:proofErr w:type="spellStart"/>
      <w:r w:rsidRPr="005012EF">
        <w:t>Hiku</w:t>
      </w:r>
      <w:proofErr w:type="spellEnd"/>
      <w:r w:rsidRPr="005012EF">
        <w:t xml:space="preserve"> сумісний як із пристроями </w:t>
      </w:r>
      <w:proofErr w:type="spellStart"/>
      <w:r w:rsidRPr="005012EF">
        <w:t>iOS</w:t>
      </w:r>
      <w:proofErr w:type="spellEnd"/>
      <w:r w:rsidRPr="005012EF">
        <w:t xml:space="preserve">, так і з </w:t>
      </w:r>
      <w:proofErr w:type="spellStart"/>
      <w:r w:rsidRPr="005012EF">
        <w:t>Android</w:t>
      </w:r>
      <w:proofErr w:type="spellEnd"/>
      <w:r w:rsidRPr="005012EF">
        <w:t xml:space="preserve">) та створити обліковий запис. Для того щоб з’єднати додаток з </w:t>
      </w:r>
      <w:proofErr w:type="spellStart"/>
      <w:r w:rsidRPr="005012EF">
        <w:t>Hiku</w:t>
      </w:r>
      <w:proofErr w:type="spellEnd"/>
      <w:r w:rsidRPr="005012EF">
        <w:t xml:space="preserve">, його потрібно розмістити на екрані свого смартфона таким чином, щоб об’єктив був спрямований вниз. Об’єктив </w:t>
      </w:r>
      <w:proofErr w:type="spellStart"/>
      <w:r w:rsidRPr="005012EF">
        <w:t>Hiku</w:t>
      </w:r>
      <w:proofErr w:type="spellEnd"/>
      <w:r w:rsidRPr="005012EF">
        <w:t xml:space="preserve"> </w:t>
      </w:r>
      <w:del w:id="530" w:author="Rodion" w:date="2019-12-05T23:51:00Z">
        <w:r w:rsidRPr="005012EF" w:rsidDel="005F6B57">
          <w:delText xml:space="preserve">- це </w:delText>
        </w:r>
      </w:del>
      <w:ins w:id="531" w:author="Rodion" w:date="2019-12-05T23:51:00Z">
        <w:r w:rsidR="005F6B57">
          <w:t xml:space="preserve">– це </w:t>
        </w:r>
      </w:ins>
      <w:r w:rsidRPr="005012EF">
        <w:t>прозоре вікно, розташоване в нижній частині пристрою</w:t>
      </w:r>
      <w:ins w:id="532" w:author="Rodion Kharabet" w:date="2019-12-06T02:17:00Z">
        <w:r w:rsidR="00816CAF">
          <w:t xml:space="preserve"> </w:t>
        </w:r>
      </w:ins>
      <w:del w:id="533" w:author="Rodion Kharabet" w:date="2019-12-06T02:17:00Z">
        <w:r w:rsidRPr="005012EF" w:rsidDel="00816CAF">
          <w:delText xml:space="preserve">. У разі виникнення </w:delText>
        </w:r>
        <w:r w:rsidR="001E78AC" w:rsidRPr="005012EF" w:rsidDel="00816CAF">
          <w:delText>проблем під час користування пристроєм, Hiku забезпечує</w:delText>
        </w:r>
        <w:r w:rsidRPr="005012EF" w:rsidDel="00816CAF">
          <w:delText xml:space="preserve"> </w:delText>
        </w:r>
        <w:r w:rsidR="001E78AC" w:rsidRPr="005012EF" w:rsidDel="00816CAF">
          <w:delText xml:space="preserve">довідку на сайті або в центрі підтримки користувачів. В основному допоміжні матеріали представлені у формі відеозаписів і </w:delText>
        </w:r>
        <w:r w:rsidRPr="005012EF" w:rsidDel="00816CAF">
          <w:delText xml:space="preserve"> містять </w:delText>
        </w:r>
        <w:r w:rsidR="001E78AC" w:rsidRPr="005012EF" w:rsidDel="00816CAF">
          <w:delText>наглядні інструкції до користування своїм продуктом</w:delText>
        </w:r>
        <w:r w:rsidR="002209AB" w:rsidRPr="005012EF" w:rsidDel="00816CAF">
          <w:delText xml:space="preserve"> </w:delText>
        </w:r>
      </w:del>
      <w:r w:rsidR="002209AB" w:rsidRPr="005012EF">
        <w:t>[31]</w:t>
      </w:r>
      <w:r w:rsidR="001E78AC" w:rsidRPr="005012EF">
        <w:t>.</w:t>
      </w:r>
    </w:p>
    <w:p w14:paraId="4C9CFFEA" w14:textId="388C9424" w:rsidR="002209AB" w:rsidRPr="005012EF" w:rsidRDefault="002C3E5C" w:rsidP="002C3E5C">
      <w:r w:rsidRPr="005012EF">
        <w:t xml:space="preserve">Після </w:t>
      </w:r>
      <w:r w:rsidR="002209AB" w:rsidRPr="005012EF">
        <w:t xml:space="preserve">того, як смартфон і </w:t>
      </w:r>
      <w:proofErr w:type="spellStart"/>
      <w:r w:rsidR="002209AB" w:rsidRPr="005012EF">
        <w:t>Hiku</w:t>
      </w:r>
      <w:proofErr w:type="spellEnd"/>
      <w:r w:rsidR="002209AB" w:rsidRPr="005012EF">
        <w:t xml:space="preserve"> встановлять з'єднання</w:t>
      </w:r>
      <w:r w:rsidRPr="005012EF">
        <w:t xml:space="preserve">, можна почати використовувати </w:t>
      </w:r>
      <w:proofErr w:type="spellStart"/>
      <w:r w:rsidRPr="005012EF">
        <w:t>Hiku</w:t>
      </w:r>
      <w:proofErr w:type="spellEnd"/>
      <w:r w:rsidRPr="005012EF">
        <w:t xml:space="preserve"> для створення списків покупок. Варто зазначити, що </w:t>
      </w:r>
      <w:proofErr w:type="spellStart"/>
      <w:r w:rsidRPr="005012EF">
        <w:t>Hiku</w:t>
      </w:r>
      <w:proofErr w:type="spellEnd"/>
      <w:r w:rsidRPr="005012EF">
        <w:t xml:space="preserve"> підтримує </w:t>
      </w:r>
      <w:ins w:id="534" w:author="Rodion Kharabet" w:date="2019-12-06T02:17:00Z">
        <w:r w:rsidR="00816CAF">
          <w:t xml:space="preserve">тільки </w:t>
        </w:r>
      </w:ins>
      <w:r w:rsidRPr="005012EF">
        <w:t>2,4 ГГц-мережі</w:t>
      </w:r>
      <w:del w:id="535" w:author="Rodion Kharabet" w:date="2019-12-06T02:18:00Z">
        <w:r w:rsidRPr="005012EF" w:rsidDel="00816CAF">
          <w:delText>, а не 5 ГГц</w:delText>
        </w:r>
      </w:del>
      <w:r w:rsidRPr="005012EF">
        <w:t xml:space="preserve">. </w:t>
      </w:r>
    </w:p>
    <w:p w14:paraId="66777FAE" w14:textId="135AA8CA" w:rsidR="002C3E5C" w:rsidRPr="005012EF" w:rsidRDefault="002209AB" w:rsidP="002C3E5C">
      <w:proofErr w:type="spellStart"/>
      <w:r w:rsidRPr="005012EF">
        <w:lastRenderedPageBreak/>
        <w:t>Hiku</w:t>
      </w:r>
      <w:proofErr w:type="spellEnd"/>
      <w:r w:rsidRPr="005012EF">
        <w:t xml:space="preserve"> </w:t>
      </w:r>
      <w:r w:rsidR="002C3E5C" w:rsidRPr="005012EF">
        <w:t>підлаштовується під голос і може розуміти кілька мов, включаючи англійську, французьку, іспанську та інші. Говорити потрібно чітко та прямо у пристрій.</w:t>
      </w:r>
    </w:p>
    <w:p w14:paraId="116A3571" w14:textId="041BF968" w:rsidR="002C3E5C" w:rsidRPr="005012EF" w:rsidRDefault="002C3E5C" w:rsidP="002C3E5C">
      <w:r w:rsidRPr="005012EF">
        <w:t xml:space="preserve">Під час сканування продуктів </w:t>
      </w:r>
      <w:proofErr w:type="spellStart"/>
      <w:r w:rsidRPr="005012EF">
        <w:t>Hiku</w:t>
      </w:r>
      <w:proofErr w:type="spellEnd"/>
      <w:r w:rsidRPr="005012EF">
        <w:t xml:space="preserve"> видає два звукові сигнали. Ці звуки означають, що сканування спрацювало та продукт був успішно доданий у </w:t>
      </w:r>
      <w:del w:id="536" w:author="Rodion Kharabet" w:date="2019-12-06T02:18:00Z">
        <w:r w:rsidRPr="005012EF" w:rsidDel="00816CAF">
          <w:delText xml:space="preserve">ваш </w:delText>
        </w:r>
      </w:del>
      <w:r w:rsidRPr="005012EF">
        <w:t>список покупок. Три звукові сигнали повідомляють про те, що штрих-код не було розпізнано. У цьому випадку можна просто сказати назву продукт</w:t>
      </w:r>
      <w:r w:rsidR="00B95D0E" w:rsidRPr="005012EF">
        <w:t>у</w:t>
      </w:r>
      <w:r w:rsidRPr="005012EF">
        <w:t xml:space="preserve"> і </w:t>
      </w:r>
      <w:proofErr w:type="spellStart"/>
      <w:r w:rsidRPr="005012EF">
        <w:t>Hiku</w:t>
      </w:r>
      <w:proofErr w:type="spellEnd"/>
      <w:r w:rsidRPr="005012EF">
        <w:t xml:space="preserve"> </w:t>
      </w:r>
      <w:proofErr w:type="spellStart"/>
      <w:r w:rsidRPr="005012EF">
        <w:t>додасть</w:t>
      </w:r>
      <w:proofErr w:type="spellEnd"/>
      <w:r w:rsidRPr="005012EF">
        <w:t xml:space="preserve"> його до списку. Цей продукт буде збережено у пам’яті та при наступному скануванні штрих-коду, товар буде розпізнано.</w:t>
      </w:r>
    </w:p>
    <w:p w14:paraId="3290F3DD" w14:textId="587889BD" w:rsidR="002C3E5C" w:rsidRPr="005012EF" w:rsidRDefault="002C3E5C" w:rsidP="002C3E5C">
      <w:proofErr w:type="spellStart"/>
      <w:r w:rsidRPr="005012EF">
        <w:t>Hiku</w:t>
      </w:r>
      <w:proofErr w:type="spellEnd"/>
      <w:r w:rsidRPr="005012EF">
        <w:t xml:space="preserve"> надає можливість підключення до Walmart.com та </w:t>
      </w:r>
      <w:proofErr w:type="spellStart"/>
      <w:r w:rsidRPr="005012EF">
        <w:t>Peapod</w:t>
      </w:r>
      <w:proofErr w:type="spellEnd"/>
      <w:r w:rsidRPr="005012EF">
        <w:t>. Якщо у цих магазинах є товари зі списку, їх можна придбати напряму.</w:t>
      </w:r>
    </w:p>
    <w:p w14:paraId="7DE82785" w14:textId="796E0B71" w:rsidR="002C3E5C" w:rsidRPr="005012EF" w:rsidRDefault="002C3E5C" w:rsidP="002C3E5C">
      <w:proofErr w:type="spellStart"/>
      <w:r w:rsidRPr="005012EF">
        <w:t>Hiku</w:t>
      </w:r>
      <w:proofErr w:type="spellEnd"/>
      <w:r w:rsidRPr="005012EF">
        <w:t xml:space="preserve"> розроблений для </w:t>
      </w:r>
      <w:proofErr w:type="spellStart"/>
      <w:r w:rsidRPr="005012EF">
        <w:t>iOS</w:t>
      </w:r>
      <w:proofErr w:type="spellEnd"/>
      <w:r w:rsidRPr="005012EF">
        <w:t xml:space="preserve"> </w:t>
      </w:r>
      <w:del w:id="537" w:author="Rodion Kharabet" w:date="2019-12-06T02:18:00Z">
        <w:r w:rsidRPr="005012EF" w:rsidDel="00816CAF">
          <w:delText xml:space="preserve">(10 або новішої версії) </w:delText>
        </w:r>
      </w:del>
      <w:r w:rsidRPr="005012EF">
        <w:t xml:space="preserve">та </w:t>
      </w:r>
      <w:proofErr w:type="spellStart"/>
      <w:r w:rsidRPr="005012EF">
        <w:t>Android</w:t>
      </w:r>
      <w:proofErr w:type="spellEnd"/>
      <w:r w:rsidRPr="005012EF">
        <w:t xml:space="preserve">, однак також працює з </w:t>
      </w:r>
      <w:proofErr w:type="spellStart"/>
      <w:r w:rsidRPr="005012EF">
        <w:t>Apple</w:t>
      </w:r>
      <w:proofErr w:type="spellEnd"/>
      <w:r w:rsidRPr="005012EF">
        <w:t xml:space="preserve"> </w:t>
      </w:r>
      <w:proofErr w:type="spellStart"/>
      <w:r w:rsidRPr="005012EF">
        <w:t>Airport</w:t>
      </w:r>
      <w:proofErr w:type="spellEnd"/>
      <w:r w:rsidRPr="005012EF">
        <w:t xml:space="preserve">, швидкою бездротовою базовою станцією </w:t>
      </w:r>
      <w:proofErr w:type="spellStart"/>
      <w:r w:rsidRPr="005012EF">
        <w:t>Apple</w:t>
      </w:r>
      <w:proofErr w:type="spellEnd"/>
      <w:r w:rsidRPr="005012EF">
        <w:t xml:space="preserve">. </w:t>
      </w:r>
      <w:del w:id="538" w:author="Rodion Kharabet" w:date="2019-12-06T02:18:00Z">
        <w:r w:rsidRPr="005012EF" w:rsidDel="00816CAF">
          <w:delText xml:space="preserve">Підтримує 802.11b/g/n Wi-Fi, 2.4 ГГц. Hiku досить міцний, водостійкий. </w:delText>
        </w:r>
      </w:del>
      <w:r w:rsidRPr="005012EF">
        <w:t xml:space="preserve">Оснащений бортовим мікрофоном, розпізнавання мови надане </w:t>
      </w:r>
      <w:proofErr w:type="spellStart"/>
      <w:r w:rsidRPr="005012EF">
        <w:t>Nuance</w:t>
      </w:r>
      <w:proofErr w:type="spellEnd"/>
      <w:r w:rsidRPr="005012EF">
        <w:t xml:space="preserve"> </w:t>
      </w:r>
      <w:proofErr w:type="spellStart"/>
      <w:r w:rsidRPr="005012EF">
        <w:t>Communications</w:t>
      </w:r>
      <w:proofErr w:type="spellEnd"/>
      <w:r w:rsidRPr="005012EF">
        <w:t xml:space="preserve">, </w:t>
      </w:r>
      <w:proofErr w:type="spellStart"/>
      <w:r w:rsidRPr="005012EF">
        <w:t>Inc</w:t>
      </w:r>
      <w:proofErr w:type="spellEnd"/>
      <w:r w:rsidRPr="005012EF">
        <w:t xml:space="preserve">. </w:t>
      </w:r>
      <w:proofErr w:type="spellStart"/>
      <w:r w:rsidRPr="005012EF">
        <w:t>Hiku</w:t>
      </w:r>
      <w:proofErr w:type="spellEnd"/>
      <w:r w:rsidRPr="005012EF">
        <w:t xml:space="preserve"> устаткований літій-іонним акумулятором. Для зарядки використовується мікро USB-порт</w:t>
      </w:r>
      <w:r w:rsidR="00CE05CE" w:rsidRPr="005012EF">
        <w:t xml:space="preserve"> [32]</w:t>
      </w:r>
      <w:r w:rsidRPr="005012EF">
        <w:t>.</w:t>
      </w:r>
    </w:p>
    <w:p w14:paraId="4E410909" w14:textId="77777777" w:rsidR="002C3E5C" w:rsidRPr="005012EF" w:rsidRDefault="002C3E5C" w:rsidP="002C3E5C">
      <w:proofErr w:type="spellStart"/>
      <w:r w:rsidRPr="005012EF">
        <w:t>Hiku</w:t>
      </w:r>
      <w:proofErr w:type="spellEnd"/>
      <w:r w:rsidRPr="005012EF">
        <w:t xml:space="preserve"> оснащений модулем 1D лінійного сканування зображень. Він підтримує найпопулярніші символи, такі як UPC-A, </w:t>
      </w:r>
      <w:proofErr w:type="spellStart"/>
      <w:r w:rsidRPr="005012EF">
        <w:t>Code</w:t>
      </w:r>
      <w:proofErr w:type="spellEnd"/>
      <w:r w:rsidRPr="005012EF">
        <w:t xml:space="preserve"> 128, </w:t>
      </w:r>
      <w:proofErr w:type="spellStart"/>
      <w:r w:rsidRPr="005012EF">
        <w:t>Code</w:t>
      </w:r>
      <w:proofErr w:type="spellEnd"/>
      <w:r w:rsidRPr="005012EF">
        <w:t xml:space="preserve"> 29, UPC-E, EAN-8, EAN-13 та ін. </w:t>
      </w:r>
      <w:proofErr w:type="spellStart"/>
      <w:r w:rsidRPr="005012EF">
        <w:t>Hiku</w:t>
      </w:r>
      <w:proofErr w:type="spellEnd"/>
      <w:r w:rsidRPr="005012EF">
        <w:t xml:space="preserve"> має базу даних зі штрих-кодами з понад 17 мільйонами записів, більшість з яких призначені для американських продуктів. Однак </w:t>
      </w:r>
      <w:proofErr w:type="spellStart"/>
      <w:r w:rsidRPr="005012EF">
        <w:t>Hiku</w:t>
      </w:r>
      <w:proofErr w:type="spellEnd"/>
      <w:r w:rsidRPr="005012EF">
        <w:t xml:space="preserve"> можна використовувати в інших країнах світу.</w:t>
      </w:r>
    </w:p>
    <w:p w14:paraId="30047184" w14:textId="3B3B3D50" w:rsidR="002C3E5C" w:rsidRPr="005012EF" w:rsidRDefault="00DA6242" w:rsidP="002C3E5C">
      <w:r w:rsidRPr="005012EF">
        <w:t>В результаті досліджень було виявлено наступні п</w:t>
      </w:r>
      <w:r w:rsidR="002C3E5C" w:rsidRPr="005012EF">
        <w:t xml:space="preserve">ереваги </w:t>
      </w:r>
      <w:proofErr w:type="spellStart"/>
      <w:r w:rsidR="002C3E5C" w:rsidRPr="005012EF">
        <w:t>Hiku</w:t>
      </w:r>
      <w:proofErr w:type="spellEnd"/>
      <w:r w:rsidR="002C3E5C" w:rsidRPr="005012EF">
        <w:t>:</w:t>
      </w:r>
    </w:p>
    <w:p w14:paraId="3583A73A" w14:textId="2C2D93A5" w:rsidR="002C3E5C" w:rsidRPr="005012EF" w:rsidRDefault="00DA6242" w:rsidP="002C3E5C">
      <w:pPr>
        <w:pStyle w:val="ListParagraph"/>
      </w:pPr>
      <w:r w:rsidRPr="005012EF">
        <w:t>п</w:t>
      </w:r>
      <w:r w:rsidR="002C3E5C" w:rsidRPr="005012EF">
        <w:t>ростий у використанні</w:t>
      </w:r>
      <w:r w:rsidRPr="005012EF">
        <w:t>;</w:t>
      </w:r>
    </w:p>
    <w:p w14:paraId="16B3207C" w14:textId="4FB64038" w:rsidR="002C3E5C" w:rsidRPr="005012EF" w:rsidRDefault="002C3E5C" w:rsidP="002C3E5C">
      <w:pPr>
        <w:pStyle w:val="ListParagraph"/>
      </w:pPr>
      <w:r w:rsidRPr="005012EF">
        <w:t>підтримка кількох списків</w:t>
      </w:r>
      <w:r w:rsidR="00DA6242" w:rsidRPr="005012EF">
        <w:t>;</w:t>
      </w:r>
    </w:p>
    <w:p w14:paraId="70F1E24D" w14:textId="23FC389B" w:rsidR="002C3E5C" w:rsidRPr="005012EF" w:rsidRDefault="00DA6242" w:rsidP="002C3E5C">
      <w:pPr>
        <w:pStyle w:val="ListParagraph"/>
      </w:pPr>
      <w:r w:rsidRPr="005012EF">
        <w:t>р</w:t>
      </w:r>
      <w:r w:rsidR="002C3E5C" w:rsidRPr="005012EF">
        <w:t>ежим очікування наднизької потужності, більше двох місяців автономної роботи при звичайному використанні</w:t>
      </w:r>
      <w:r w:rsidRPr="005012EF">
        <w:t>;</w:t>
      </w:r>
    </w:p>
    <w:p w14:paraId="0A839917" w14:textId="0D60E3B1" w:rsidR="002C3E5C" w:rsidRPr="005012EF" w:rsidRDefault="00DA6242" w:rsidP="002C3E5C">
      <w:pPr>
        <w:pStyle w:val="ListParagraph"/>
      </w:pPr>
      <w:r w:rsidRPr="005012EF">
        <w:t>к</w:t>
      </w:r>
      <w:r w:rsidR="002C3E5C" w:rsidRPr="005012EF">
        <w:t>онтроль голосом, підтримка кількох мов</w:t>
      </w:r>
      <w:r w:rsidRPr="005012EF">
        <w:t>;</w:t>
      </w:r>
    </w:p>
    <w:p w14:paraId="7594B73B" w14:textId="77777777" w:rsidR="002C3E5C" w:rsidRPr="005012EF" w:rsidRDefault="002C3E5C" w:rsidP="002C3E5C">
      <w:pPr>
        <w:pStyle w:val="ListParagraph"/>
      </w:pPr>
      <w:proofErr w:type="spellStart"/>
      <w:r w:rsidRPr="005012EF">
        <w:t>Hiku</w:t>
      </w:r>
      <w:proofErr w:type="spellEnd"/>
      <w:r w:rsidRPr="005012EF">
        <w:t xml:space="preserve"> не знімає додаткові кошти за збереження списків у хмарному сховищі.</w:t>
      </w:r>
    </w:p>
    <w:p w14:paraId="65465542" w14:textId="088AC0E8" w:rsidR="002C3E5C" w:rsidRPr="005012EF" w:rsidRDefault="00DA6242" w:rsidP="002C3E5C">
      <w:r w:rsidRPr="005012EF">
        <w:t>Однак було виявлено і деякі недоліки, що наведено нижче</w:t>
      </w:r>
      <w:r w:rsidR="002C3E5C" w:rsidRPr="005012EF">
        <w:t xml:space="preserve">: </w:t>
      </w:r>
    </w:p>
    <w:p w14:paraId="5641A482" w14:textId="69115EA5" w:rsidR="002C3E5C" w:rsidRPr="005012EF" w:rsidRDefault="00DA6242" w:rsidP="002C3E5C">
      <w:pPr>
        <w:pStyle w:val="ListParagraph"/>
      </w:pPr>
      <w:r w:rsidRPr="005012EF">
        <w:t>в</w:t>
      </w:r>
      <w:r w:rsidR="002C3E5C" w:rsidRPr="005012EF">
        <w:t xml:space="preserve">артість </w:t>
      </w:r>
      <w:proofErr w:type="spellStart"/>
      <w:r w:rsidR="002C3E5C" w:rsidRPr="005012EF">
        <w:t>Hiku</w:t>
      </w:r>
      <w:proofErr w:type="spellEnd"/>
      <w:r w:rsidR="002C3E5C" w:rsidRPr="005012EF">
        <w:t xml:space="preserve"> вище середнього – 49</w:t>
      </w:r>
      <w:ins w:id="539" w:author="Rodion Kharabet" w:date="2019-12-06T02:32:00Z">
        <w:r w:rsidR="00A0254C">
          <w:rPr>
            <w:lang w:val="en-US"/>
          </w:rPr>
          <w:t>$</w:t>
        </w:r>
      </w:ins>
      <w:del w:id="540" w:author="Rodion Kharabet" w:date="2019-12-06T02:32:00Z">
        <w:r w:rsidR="002C3E5C" w:rsidRPr="005012EF" w:rsidDel="00A0254C">
          <w:delText xml:space="preserve"> доларів</w:delText>
        </w:r>
      </w:del>
      <w:r w:rsidRPr="005012EF">
        <w:t>;</w:t>
      </w:r>
    </w:p>
    <w:p w14:paraId="2F50FFC5" w14:textId="51789CA8" w:rsidR="002C3E5C" w:rsidRPr="005012EF" w:rsidRDefault="00DA6242" w:rsidP="002C3E5C">
      <w:pPr>
        <w:pStyle w:val="ListParagraph"/>
      </w:pPr>
      <w:r w:rsidRPr="005012EF">
        <w:lastRenderedPageBreak/>
        <w:t>н</w:t>
      </w:r>
      <w:r w:rsidR="002C3E5C" w:rsidRPr="005012EF">
        <w:t xml:space="preserve">еможливість додавати товари у </w:t>
      </w:r>
      <w:proofErr w:type="spellStart"/>
      <w:r w:rsidR="002C3E5C" w:rsidRPr="005012EF">
        <w:t>кастомізований</w:t>
      </w:r>
      <w:proofErr w:type="spellEnd"/>
      <w:r w:rsidR="002C3E5C" w:rsidRPr="005012EF">
        <w:t xml:space="preserve"> список за допомогою голосу (вони будуть додані у список за замовчуванням)</w:t>
      </w:r>
      <w:r w:rsidRPr="005012EF">
        <w:t>;</w:t>
      </w:r>
    </w:p>
    <w:p w14:paraId="5170FBA9" w14:textId="02007ADD" w:rsidR="002C3E5C" w:rsidRPr="005012EF" w:rsidRDefault="00DA6242" w:rsidP="002C3E5C">
      <w:pPr>
        <w:pStyle w:val="ListParagraph"/>
      </w:pPr>
      <w:r w:rsidRPr="005012EF">
        <w:t>н</w:t>
      </w:r>
      <w:r w:rsidR="002C3E5C" w:rsidRPr="005012EF">
        <w:t xml:space="preserve">еможливість додавати товари у </w:t>
      </w:r>
      <w:proofErr w:type="spellStart"/>
      <w:r w:rsidR="002C3E5C" w:rsidRPr="005012EF">
        <w:t>кастомізований</w:t>
      </w:r>
      <w:proofErr w:type="spellEnd"/>
      <w:r w:rsidR="002C3E5C" w:rsidRPr="005012EF">
        <w:t xml:space="preserve"> список при першому скануванні (доданні) товару (вони будуть додані у список за замовчуванням)</w:t>
      </w:r>
      <w:r w:rsidRPr="005012EF">
        <w:t>;</w:t>
      </w:r>
    </w:p>
    <w:p w14:paraId="76736D17" w14:textId="101BFF8D" w:rsidR="002C3E5C" w:rsidRPr="005012EF" w:rsidRDefault="00DA6242" w:rsidP="002C3E5C">
      <w:pPr>
        <w:pStyle w:val="ListParagraph"/>
      </w:pPr>
      <w:r w:rsidRPr="005012EF">
        <w:t>н</w:t>
      </w:r>
      <w:r w:rsidR="002C3E5C" w:rsidRPr="005012EF">
        <w:t xml:space="preserve">еможливість ділитися списками поза додатком або з іншими зареєстрованими користувачами додатку </w:t>
      </w:r>
      <w:proofErr w:type="spellStart"/>
      <w:r w:rsidR="002C3E5C" w:rsidRPr="005012EF">
        <w:t>Hiku</w:t>
      </w:r>
      <w:proofErr w:type="spellEnd"/>
      <w:r w:rsidR="002C3E5C" w:rsidRPr="005012EF">
        <w:t>.</w:t>
      </w:r>
    </w:p>
    <w:p w14:paraId="02F18C3A" w14:textId="2D7F18C6" w:rsidR="00231200" w:rsidRPr="005012EF" w:rsidRDefault="00231200" w:rsidP="00943128"/>
    <w:p w14:paraId="7FE636CC" w14:textId="7DB7832E" w:rsidR="00E14758" w:rsidRPr="005012EF" w:rsidRDefault="00E14758" w:rsidP="00F347BE">
      <w:pPr>
        <w:pStyle w:val="Heading2"/>
      </w:pPr>
      <w:bookmarkStart w:id="541" w:name="_Toc25923561"/>
      <w:del w:id="542" w:author="Rodion Kharabet" w:date="2019-12-06T02:16:00Z">
        <w:r w:rsidRPr="005012EF" w:rsidDel="00816CAF">
          <w:delText>3</w:delText>
        </w:r>
      </w:del>
      <w:ins w:id="543" w:author="Rodion Kharabet" w:date="2019-12-06T02:16:00Z">
        <w:r w:rsidR="00816CAF">
          <w:t>2</w:t>
        </w:r>
      </w:ins>
      <w:r w:rsidRPr="005012EF">
        <w:t xml:space="preserve">.2 </w:t>
      </w:r>
      <w:proofErr w:type="spellStart"/>
      <w:r w:rsidRPr="005012EF">
        <w:t>GeniCan</w:t>
      </w:r>
      <w:bookmarkEnd w:id="541"/>
      <w:proofErr w:type="spellEnd"/>
    </w:p>
    <w:p w14:paraId="1C9C05CC" w14:textId="2D31A57A" w:rsidR="00E14758" w:rsidRPr="005012EF" w:rsidRDefault="00E14758" w:rsidP="00943128"/>
    <w:p w14:paraId="244CD583" w14:textId="77777777" w:rsidR="004F01CB" w:rsidRDefault="00E14758" w:rsidP="00E14758">
      <w:pPr>
        <w:rPr>
          <w:ins w:id="544" w:author="Rodion Kharabet" w:date="2019-12-06T02:25:00Z"/>
        </w:rPr>
      </w:pPr>
      <w:proofErr w:type="spellStart"/>
      <w:r w:rsidRPr="005012EF">
        <w:t>GeniCan</w:t>
      </w:r>
      <w:proofErr w:type="spellEnd"/>
      <w:r w:rsidRPr="005012EF">
        <w:t xml:space="preserve"> </w:t>
      </w:r>
      <w:del w:id="545" w:author="Rodion" w:date="2019-12-05T23:51:00Z">
        <w:r w:rsidRPr="005012EF" w:rsidDel="005F6B57">
          <w:delText xml:space="preserve">- це </w:delText>
        </w:r>
      </w:del>
      <w:ins w:id="546" w:author="Rodion" w:date="2019-12-05T23:51:00Z">
        <w:r w:rsidR="005F6B57">
          <w:t xml:space="preserve">– це </w:t>
        </w:r>
      </w:ins>
      <w:r w:rsidRPr="005012EF">
        <w:t xml:space="preserve">розумний пристрій для сміттєвих баків, який допомагає складати свій щотижневий продуктовий список, відстежуючи продукти, які </w:t>
      </w:r>
      <w:r w:rsidR="00F46647" w:rsidRPr="005012EF">
        <w:t>було</w:t>
      </w:r>
      <w:r w:rsidRPr="005012EF">
        <w:t xml:space="preserve"> </w:t>
      </w:r>
      <w:r w:rsidR="00F46647" w:rsidRPr="005012EF">
        <w:t xml:space="preserve">використано та </w:t>
      </w:r>
      <w:r w:rsidRPr="005012EF">
        <w:t>утиліз</w:t>
      </w:r>
      <w:r w:rsidR="00F46647" w:rsidRPr="005012EF">
        <w:t>овано</w:t>
      </w:r>
      <w:r w:rsidRPr="005012EF">
        <w:t xml:space="preserve">. Пристрій кріпиться до побутових сміттєвих баків та має зчитувач штрих-коду з бездротовим підключенням. </w:t>
      </w:r>
      <w:ins w:id="547" w:author="Rodion Kharabet" w:date="2019-12-06T02:25:00Z">
        <w:r w:rsidR="004F01CB" w:rsidRPr="004F01CB">
          <w:rPr>
            <w:rPrChange w:id="548" w:author="Rodion Kharabet" w:date="2019-12-06T02:25:00Z">
              <w:rPr>
                <w:lang w:val="ru-RU"/>
              </w:rPr>
            </w:rPrChange>
          </w:rPr>
          <w:t>Зовн</w:t>
        </w:r>
        <w:r w:rsidR="004F01CB">
          <w:t xml:space="preserve">ішній вигляд </w:t>
        </w:r>
        <w:proofErr w:type="spellStart"/>
        <w:r w:rsidR="004F01CB">
          <w:rPr>
            <w:lang w:val="en-US"/>
          </w:rPr>
          <w:t>GeniCan</w:t>
        </w:r>
        <w:proofErr w:type="spellEnd"/>
        <w:r w:rsidR="004F01CB" w:rsidRPr="004F01CB">
          <w:rPr>
            <w:rPrChange w:id="549" w:author="Rodion Kharabet" w:date="2019-12-06T02:25:00Z">
              <w:rPr>
                <w:lang w:val="en-US"/>
              </w:rPr>
            </w:rPrChange>
          </w:rPr>
          <w:t xml:space="preserve"> </w:t>
        </w:r>
        <w:r w:rsidR="004F01CB" w:rsidRPr="004F01CB">
          <w:rPr>
            <w:rPrChange w:id="550" w:author="Rodion Kharabet" w:date="2019-12-06T02:25:00Z">
              <w:rPr>
                <w:lang w:val="ru-RU"/>
              </w:rPr>
            </w:rPrChange>
          </w:rPr>
          <w:t xml:space="preserve">зображено на рисунку 2.2. </w:t>
        </w:r>
      </w:ins>
    </w:p>
    <w:p w14:paraId="6B5EA98A" w14:textId="19BE8839" w:rsidR="004F01CB" w:rsidRDefault="004F01CB" w:rsidP="00E14758">
      <w:pPr>
        <w:rPr>
          <w:ins w:id="551" w:author="Rodion Kharabet" w:date="2019-12-06T02:28:00Z"/>
          <w:lang w:val="en-US"/>
        </w:rPr>
      </w:pPr>
    </w:p>
    <w:p w14:paraId="3D7CB40C" w14:textId="4D589D78" w:rsidR="004F01CB" w:rsidRPr="004F01CB" w:rsidRDefault="004F01CB" w:rsidP="004F01CB">
      <w:pPr>
        <w:jc w:val="center"/>
        <w:rPr>
          <w:ins w:id="552" w:author="Rodion Kharabet" w:date="2019-12-06T02:25:00Z"/>
          <w:lang w:val="en-US"/>
          <w:rPrChange w:id="553" w:author="Rodion Kharabet" w:date="2019-12-06T02:29:00Z">
            <w:rPr>
              <w:ins w:id="554" w:author="Rodion Kharabet" w:date="2019-12-06T02:25:00Z"/>
            </w:rPr>
          </w:rPrChange>
        </w:rPr>
        <w:pPrChange w:id="555" w:author="Rodion Kharabet" w:date="2019-12-06T02:29:00Z">
          <w:pPr/>
        </w:pPrChange>
      </w:pPr>
      <w:ins w:id="556" w:author="Rodion Kharabet" w:date="2019-12-06T02:28:00Z">
        <w:r>
          <w:rPr>
            <w:noProof/>
          </w:rPr>
          <w:drawing>
            <wp:inline distT="0" distB="0" distL="0" distR="0" wp14:anchorId="6F8526CC" wp14:editId="26197906">
              <wp:extent cx="4724400" cy="2728027"/>
              <wp:effectExtent l="0" t="0" r="0" b="0"/>
              <wp:docPr id="61" name="Picture 61" descr="Image result for geni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enica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47" b="8268"/>
                      <a:stretch/>
                    </pic:blipFill>
                    <pic:spPr bwMode="auto">
                      <a:xfrm>
                        <a:off x="0" y="0"/>
                        <a:ext cx="4724400" cy="2728027"/>
                      </a:xfrm>
                      <a:prstGeom prst="rect">
                        <a:avLst/>
                      </a:prstGeom>
                      <a:noFill/>
                      <a:ln>
                        <a:noFill/>
                      </a:ln>
                      <a:extLst>
                        <a:ext uri="{53640926-AAD7-44D8-BBD7-CCE9431645EC}">
                          <a14:shadowObscured xmlns:a14="http://schemas.microsoft.com/office/drawing/2010/main"/>
                        </a:ext>
                      </a:extLst>
                    </pic:spPr>
                  </pic:pic>
                </a:graphicData>
              </a:graphic>
            </wp:inline>
          </w:drawing>
        </w:r>
      </w:ins>
      <w:ins w:id="557" w:author="Rodion Kharabet" w:date="2019-12-06T02:29:00Z">
        <w:r>
          <w:rPr>
            <w:lang w:val="en-US"/>
          </w:rPr>
          <w:br w:type="textWrapping" w:clear="all"/>
        </w:r>
        <w:r>
          <w:rPr>
            <w:lang w:val="ru-RU"/>
          </w:rPr>
          <w:t xml:space="preserve">Рисунок 2.2 – </w:t>
        </w:r>
        <w:r>
          <w:t xml:space="preserve">Зовнішній вигляд </w:t>
        </w:r>
        <w:proofErr w:type="spellStart"/>
        <w:r>
          <w:rPr>
            <w:lang w:val="en-US"/>
          </w:rPr>
          <w:t>GeniCan</w:t>
        </w:r>
        <w:proofErr w:type="spellEnd"/>
        <w:r>
          <w:rPr>
            <w:lang w:val="en-US"/>
          </w:rPr>
          <w:t xml:space="preserve"> [27]</w:t>
        </w:r>
      </w:ins>
    </w:p>
    <w:p w14:paraId="38A9F0F5" w14:textId="77777777" w:rsidR="004F01CB" w:rsidRDefault="004F01CB" w:rsidP="00E14758">
      <w:pPr>
        <w:rPr>
          <w:ins w:id="558" w:author="Rodion Kharabet" w:date="2019-12-06T02:25:00Z"/>
        </w:rPr>
      </w:pPr>
    </w:p>
    <w:p w14:paraId="304F8CC9" w14:textId="299AF4B1" w:rsidR="00E14758" w:rsidRPr="005012EF" w:rsidRDefault="00E14758" w:rsidP="00E14758">
      <w:r w:rsidRPr="005012EF">
        <w:t xml:space="preserve">Користувач сканує штрих-код товару, перш ніж викинути його, і </w:t>
      </w:r>
      <w:proofErr w:type="spellStart"/>
      <w:r w:rsidRPr="005012EF">
        <w:t>GeniCan</w:t>
      </w:r>
      <w:proofErr w:type="spellEnd"/>
      <w:r w:rsidRPr="005012EF">
        <w:t xml:space="preserve"> автоматично заповнює список покупок у додатку.</w:t>
      </w:r>
    </w:p>
    <w:p w14:paraId="76D8D228" w14:textId="5012D649" w:rsidR="00E14758" w:rsidRPr="005012EF" w:rsidRDefault="00E14758" w:rsidP="00E14758">
      <w:r w:rsidRPr="005012EF">
        <w:lastRenderedPageBreak/>
        <w:t xml:space="preserve">Якщо товар (наприклад, фрукт) не має штрих-коду, </w:t>
      </w:r>
      <w:proofErr w:type="spellStart"/>
      <w:r w:rsidRPr="005012EF">
        <w:t>GeniCan</w:t>
      </w:r>
      <w:proofErr w:type="spellEnd"/>
      <w:r w:rsidRPr="005012EF">
        <w:t xml:space="preserve"> починає </w:t>
      </w:r>
      <w:del w:id="559" w:author="Rodion Kharabet" w:date="2019-12-06T02:31:00Z">
        <w:r w:rsidRPr="005012EF" w:rsidDel="006030F9">
          <w:delText>“говорити”</w:delText>
        </w:r>
      </w:del>
      <w:proofErr w:type="spellStart"/>
      <w:ins w:id="560" w:author="Rodion Kharabet" w:date="2019-12-06T02:31:00Z">
        <w:r w:rsidR="006030F9">
          <w:rPr>
            <w:lang w:val="ru-RU"/>
          </w:rPr>
          <w:t>вза</w:t>
        </w:r>
        <w:r w:rsidR="006030F9">
          <w:t>ємодіяти</w:t>
        </w:r>
        <w:proofErr w:type="spellEnd"/>
        <w:r w:rsidR="006030F9">
          <w:t xml:space="preserve"> з користувачем</w:t>
        </w:r>
      </w:ins>
      <w:r w:rsidRPr="005012EF">
        <w:t xml:space="preserve">: </w:t>
      </w:r>
      <w:r w:rsidR="00F46647" w:rsidRPr="005012EF">
        <w:t xml:space="preserve">він </w:t>
      </w:r>
      <w:r w:rsidRPr="005012EF">
        <w:t xml:space="preserve">запитує користувача, який товар потрібно </w:t>
      </w:r>
      <w:r w:rsidR="00B95D0E" w:rsidRPr="005012EF">
        <w:t>додати</w:t>
      </w:r>
      <w:r w:rsidRPr="005012EF">
        <w:t xml:space="preserve"> до списку покупок. Коли користувач відповідає, </w:t>
      </w:r>
      <w:proofErr w:type="spellStart"/>
      <w:r w:rsidRPr="005012EF">
        <w:t>GeniCan</w:t>
      </w:r>
      <w:proofErr w:type="spellEnd"/>
      <w:r w:rsidRPr="005012EF">
        <w:t xml:space="preserve"> використовує функцію розпізнавання голосу, щоб зрозуміти команду. Мова розпізнавання одна – англійська. Під час роботи з пристроєм, його стан можна ідентифікувати за кольором індикатора: синій – прокидається зі сну, зелений – готовий сканувати, червоний – готовий записувати аудіо. Успішне виконання операції завершується характерним сигналом. У разі невдачі </w:t>
      </w:r>
      <w:proofErr w:type="spellStart"/>
      <w:r w:rsidRPr="005012EF">
        <w:t>GeniCan</w:t>
      </w:r>
      <w:proofErr w:type="spellEnd"/>
      <w:r w:rsidRPr="005012EF">
        <w:t xml:space="preserve"> повідомить, що не зрозумів голосову команду</w:t>
      </w:r>
      <w:r w:rsidR="00F46647" w:rsidRPr="005012EF">
        <w:t xml:space="preserve"> [33]</w:t>
      </w:r>
      <w:r w:rsidRPr="005012EF">
        <w:t xml:space="preserve">. </w:t>
      </w:r>
    </w:p>
    <w:p w14:paraId="7703523F" w14:textId="74CA3388" w:rsidR="00E14758" w:rsidRPr="005012EF" w:rsidRDefault="00E14758" w:rsidP="00E14758">
      <w:proofErr w:type="spellStart"/>
      <w:r w:rsidRPr="005012EF">
        <w:t>GeniCan</w:t>
      </w:r>
      <w:proofErr w:type="spellEnd"/>
      <w:r w:rsidRPr="005012EF">
        <w:t xml:space="preserve"> </w:t>
      </w:r>
      <w:r w:rsidR="00F46647" w:rsidRPr="005012EF">
        <w:t>може працювати кілька місяців</w:t>
      </w:r>
      <w:r w:rsidRPr="005012EF">
        <w:t xml:space="preserve"> </w:t>
      </w:r>
      <w:r w:rsidR="00F46647" w:rsidRPr="005012EF">
        <w:t xml:space="preserve">від </w:t>
      </w:r>
      <w:r w:rsidRPr="005012EF">
        <w:t xml:space="preserve">4 батарейок типу AA і використовує </w:t>
      </w:r>
      <w:proofErr w:type="spellStart"/>
      <w:r w:rsidRPr="005012EF">
        <w:t>Wi-Fi</w:t>
      </w:r>
      <w:proofErr w:type="spellEnd"/>
      <w:r w:rsidRPr="005012EF">
        <w:t xml:space="preserve"> для підключення до маршрутизатора та надсилання даних в Інтернет. </w:t>
      </w:r>
      <w:r w:rsidR="00F46647" w:rsidRPr="005012EF">
        <w:t>Й</w:t>
      </w:r>
      <w:r w:rsidRPr="005012EF">
        <w:t xml:space="preserve">ого </w:t>
      </w:r>
      <w:r w:rsidR="00F46647" w:rsidRPr="005012EF">
        <w:t xml:space="preserve">особливістю є те, що пристрій можна налаштувати </w:t>
      </w:r>
      <w:r w:rsidRPr="005012EF">
        <w:t xml:space="preserve">для автоматичного замовлення товарів завдяки інтеграції з послугами </w:t>
      </w:r>
      <w:proofErr w:type="spellStart"/>
      <w:r w:rsidRPr="005012EF">
        <w:t>Amazon</w:t>
      </w:r>
      <w:proofErr w:type="spellEnd"/>
      <w:r w:rsidRPr="005012EF">
        <w:t xml:space="preserve"> </w:t>
      </w:r>
      <w:proofErr w:type="spellStart"/>
      <w:r w:rsidRPr="005012EF">
        <w:t>Dash</w:t>
      </w:r>
      <w:proofErr w:type="spellEnd"/>
      <w:r w:rsidRPr="005012EF">
        <w:t xml:space="preserve"> </w:t>
      </w:r>
      <w:proofErr w:type="spellStart"/>
      <w:r w:rsidRPr="005012EF">
        <w:t>Replenishment</w:t>
      </w:r>
      <w:proofErr w:type="spellEnd"/>
      <w:r w:rsidRPr="005012EF">
        <w:t xml:space="preserve"> </w:t>
      </w:r>
      <w:proofErr w:type="spellStart"/>
      <w:r w:rsidRPr="005012EF">
        <w:t>Services</w:t>
      </w:r>
      <w:proofErr w:type="spellEnd"/>
      <w:r w:rsidRPr="005012EF">
        <w:t xml:space="preserve">. Компанія </w:t>
      </w:r>
      <w:proofErr w:type="spellStart"/>
      <w:r w:rsidRPr="005012EF">
        <w:t>GeniCan</w:t>
      </w:r>
      <w:proofErr w:type="spellEnd"/>
      <w:r w:rsidRPr="005012EF">
        <w:t xml:space="preserve"> заявила, що компанія планує в майбутньому додати інших онлайн-партнерів, крім </w:t>
      </w:r>
      <w:proofErr w:type="spellStart"/>
      <w:r w:rsidRPr="005012EF">
        <w:t>Amazon</w:t>
      </w:r>
      <w:proofErr w:type="spellEnd"/>
      <w:r w:rsidR="00F46647" w:rsidRPr="005012EF">
        <w:t xml:space="preserve"> [34]</w:t>
      </w:r>
      <w:r w:rsidRPr="005012EF">
        <w:t xml:space="preserve">. </w:t>
      </w:r>
    </w:p>
    <w:p w14:paraId="557735B1" w14:textId="77777777" w:rsidR="00E14758" w:rsidRPr="005012EF" w:rsidRDefault="00E14758" w:rsidP="00E14758">
      <w:r w:rsidRPr="005012EF">
        <w:t xml:space="preserve">Додаток </w:t>
      </w:r>
      <w:proofErr w:type="spellStart"/>
      <w:r w:rsidRPr="005012EF">
        <w:t>GeniCan</w:t>
      </w:r>
      <w:proofErr w:type="spellEnd"/>
      <w:r w:rsidRPr="005012EF">
        <w:t xml:space="preserve"> доступний для мобільних пристроїв </w:t>
      </w:r>
      <w:proofErr w:type="spellStart"/>
      <w:r w:rsidRPr="005012EF">
        <w:t>iOS</w:t>
      </w:r>
      <w:proofErr w:type="spellEnd"/>
      <w:r w:rsidRPr="005012EF">
        <w:t xml:space="preserve"> та </w:t>
      </w:r>
      <w:proofErr w:type="spellStart"/>
      <w:r w:rsidRPr="005012EF">
        <w:t>Android</w:t>
      </w:r>
      <w:proofErr w:type="spellEnd"/>
      <w:r w:rsidRPr="005012EF">
        <w:t xml:space="preserve">. Списками, які зберігаються в додатку </w:t>
      </w:r>
      <w:proofErr w:type="spellStart"/>
      <w:r w:rsidRPr="005012EF">
        <w:t>GeniCan</w:t>
      </w:r>
      <w:proofErr w:type="spellEnd"/>
      <w:r w:rsidRPr="005012EF">
        <w:t>, можна ділитися з іншими користувачами, які можуть додавати товару до списку або отримати доступ до нього під час покупок.</w:t>
      </w:r>
    </w:p>
    <w:p w14:paraId="5953BC6A" w14:textId="33A4A8E0" w:rsidR="00E14758" w:rsidRPr="005012EF" w:rsidRDefault="00E14758" w:rsidP="00E14758">
      <w:proofErr w:type="spellStart"/>
      <w:r w:rsidRPr="005012EF">
        <w:t>GeniCan</w:t>
      </w:r>
      <w:proofErr w:type="spellEnd"/>
      <w:r w:rsidRPr="005012EF">
        <w:t xml:space="preserve"> підключається до мережі 802.11b/g/n </w:t>
      </w:r>
      <w:proofErr w:type="spellStart"/>
      <w:r w:rsidRPr="005012EF">
        <w:t>Wi-Fi</w:t>
      </w:r>
      <w:proofErr w:type="spellEnd"/>
      <w:r w:rsidRPr="005012EF">
        <w:t xml:space="preserve">, 2.4 ГГц. На даний момент </w:t>
      </w:r>
      <w:proofErr w:type="spellStart"/>
      <w:r w:rsidRPr="005012EF">
        <w:t>GeniCan</w:t>
      </w:r>
      <w:proofErr w:type="spellEnd"/>
      <w:r w:rsidRPr="005012EF">
        <w:t xml:space="preserve"> зчитує коди UPC та EAN, поточна база даних складається з продуктів у США. Поза межами США, швидше за все, знайдуться товари, які не будуть ідентифіковані при першому скануванні. Додаток </w:t>
      </w:r>
      <w:proofErr w:type="spellStart"/>
      <w:r w:rsidRPr="005012EF">
        <w:t>GeniCan</w:t>
      </w:r>
      <w:proofErr w:type="spellEnd"/>
      <w:r w:rsidRPr="005012EF">
        <w:t xml:space="preserve"> дозволяє додавати описи та зображення для будь-яких продуктів, які не відображаються в поточній базі даних, тому при наступному скануванні товар буде розпізнаний</w:t>
      </w:r>
      <w:r w:rsidR="00F46647" w:rsidRPr="005012EF">
        <w:t xml:space="preserve"> [35]</w:t>
      </w:r>
      <w:r w:rsidRPr="005012EF">
        <w:t>.</w:t>
      </w:r>
    </w:p>
    <w:p w14:paraId="7C7004AC" w14:textId="077A5A97" w:rsidR="00E14758" w:rsidRPr="005012EF" w:rsidRDefault="00F46647" w:rsidP="00E14758">
      <w:r w:rsidRPr="005012EF">
        <w:t xml:space="preserve">В результаті досліджень було виявлено наступні переваги </w:t>
      </w:r>
      <w:proofErr w:type="spellStart"/>
      <w:r w:rsidR="00E14758" w:rsidRPr="005012EF">
        <w:t>GeniCan</w:t>
      </w:r>
      <w:proofErr w:type="spellEnd"/>
      <w:r w:rsidR="00E14758" w:rsidRPr="005012EF">
        <w:t>:</w:t>
      </w:r>
    </w:p>
    <w:p w14:paraId="70703657" w14:textId="095B92CD" w:rsidR="00E14758" w:rsidRPr="005012EF" w:rsidRDefault="00F46647" w:rsidP="00E14758">
      <w:pPr>
        <w:pStyle w:val="ListParagraph"/>
      </w:pPr>
      <w:r w:rsidRPr="005012EF">
        <w:t>п</w:t>
      </w:r>
      <w:r w:rsidR="00E14758" w:rsidRPr="005012EF">
        <w:t>ростий у використанні</w:t>
      </w:r>
      <w:r w:rsidRPr="005012EF">
        <w:t>;</w:t>
      </w:r>
    </w:p>
    <w:p w14:paraId="1BE18B30" w14:textId="74E3622C" w:rsidR="00E14758" w:rsidRPr="005012EF" w:rsidRDefault="00F46647" w:rsidP="00E14758">
      <w:pPr>
        <w:pStyle w:val="ListParagraph"/>
      </w:pPr>
      <w:r w:rsidRPr="005012EF">
        <w:t>є</w:t>
      </w:r>
      <w:r w:rsidR="00E14758" w:rsidRPr="005012EF">
        <w:t xml:space="preserve"> підтримка кількох списків</w:t>
      </w:r>
      <w:r w:rsidRPr="005012EF">
        <w:t>;</w:t>
      </w:r>
    </w:p>
    <w:p w14:paraId="36A57359" w14:textId="1DB84C5B" w:rsidR="00E14758" w:rsidRPr="005012EF" w:rsidRDefault="00F46647" w:rsidP="00E14758">
      <w:pPr>
        <w:pStyle w:val="ListParagraph"/>
      </w:pPr>
      <w:r w:rsidRPr="005012EF">
        <w:t>к</w:t>
      </w:r>
      <w:r w:rsidR="00E14758" w:rsidRPr="005012EF">
        <w:t>онтроль голосом</w:t>
      </w:r>
      <w:r w:rsidRPr="005012EF">
        <w:t>;</w:t>
      </w:r>
    </w:p>
    <w:p w14:paraId="0446FF0B" w14:textId="0EC52E87" w:rsidR="00E14758" w:rsidRPr="005012EF" w:rsidRDefault="00F46647" w:rsidP="00E14758">
      <w:pPr>
        <w:pStyle w:val="ListParagraph"/>
      </w:pPr>
      <w:r w:rsidRPr="005012EF">
        <w:t>м</w:t>
      </w:r>
      <w:r w:rsidR="00E14758" w:rsidRPr="005012EF">
        <w:t>ожливість ділитися списками поза додатком</w:t>
      </w:r>
      <w:r w:rsidRPr="005012EF">
        <w:t>;</w:t>
      </w:r>
    </w:p>
    <w:p w14:paraId="32B2F714" w14:textId="17001BF4" w:rsidR="00E14758" w:rsidRPr="005012EF" w:rsidRDefault="00F46647" w:rsidP="00E14758">
      <w:r w:rsidRPr="005012EF">
        <w:lastRenderedPageBreak/>
        <w:t>Також було виявлено наступі недоліки</w:t>
      </w:r>
      <w:r w:rsidR="00E14758" w:rsidRPr="005012EF">
        <w:t>:</w:t>
      </w:r>
    </w:p>
    <w:p w14:paraId="16BD88F1" w14:textId="3701130A" w:rsidR="00E14758" w:rsidRPr="005012EF" w:rsidRDefault="00F46647" w:rsidP="00E14758">
      <w:pPr>
        <w:pStyle w:val="ListParagraph"/>
      </w:pPr>
      <w:r w:rsidRPr="005012EF">
        <w:t>в</w:t>
      </w:r>
      <w:r w:rsidR="00E14758" w:rsidRPr="005012EF">
        <w:t xml:space="preserve">артість </w:t>
      </w:r>
      <w:proofErr w:type="spellStart"/>
      <w:r w:rsidR="00E14758" w:rsidRPr="005012EF">
        <w:t>GeniCan</w:t>
      </w:r>
      <w:proofErr w:type="spellEnd"/>
      <w:r w:rsidR="00E14758" w:rsidRPr="005012EF">
        <w:t xml:space="preserve"> 149</w:t>
      </w:r>
      <w:r w:rsidRPr="005012EF">
        <w:t>$;</w:t>
      </w:r>
    </w:p>
    <w:p w14:paraId="003B54C1" w14:textId="74EEFD77" w:rsidR="00E14758" w:rsidRPr="005012EF" w:rsidRDefault="00F46647" w:rsidP="00E14758">
      <w:pPr>
        <w:pStyle w:val="ListParagraph"/>
      </w:pPr>
      <w:r w:rsidRPr="005012EF">
        <w:t>б</w:t>
      </w:r>
      <w:r w:rsidR="00E14758" w:rsidRPr="005012EF">
        <w:t xml:space="preserve">аза даних </w:t>
      </w:r>
      <w:r w:rsidRPr="005012EF">
        <w:t xml:space="preserve">товарів </w:t>
      </w:r>
      <w:r w:rsidR="00E14758" w:rsidRPr="005012EF">
        <w:t xml:space="preserve">розрахована на </w:t>
      </w:r>
      <w:r w:rsidRPr="005012EF">
        <w:t xml:space="preserve">використання продукту в межах </w:t>
      </w:r>
      <w:r w:rsidR="00E14758" w:rsidRPr="005012EF">
        <w:t>США</w:t>
      </w:r>
      <w:r w:rsidRPr="005012EF">
        <w:t>;</w:t>
      </w:r>
    </w:p>
    <w:p w14:paraId="7F2F235C" w14:textId="42C9AFE8" w:rsidR="00E14758" w:rsidRPr="005012EF" w:rsidRDefault="00F46647" w:rsidP="00E14758">
      <w:pPr>
        <w:pStyle w:val="ListParagraph"/>
      </w:pPr>
      <w:r w:rsidRPr="005012EF">
        <w:t>ф</w:t>
      </w:r>
      <w:r w:rsidR="00E14758" w:rsidRPr="005012EF">
        <w:t>ункція розпізнавання голосом підтримує тільки одну мову.</w:t>
      </w:r>
    </w:p>
    <w:p w14:paraId="64A5FB08" w14:textId="47BB303F" w:rsidR="00E14758" w:rsidRPr="005012EF" w:rsidRDefault="00E14758" w:rsidP="00943128"/>
    <w:p w14:paraId="7336B075" w14:textId="54B51ED1" w:rsidR="00B91B49" w:rsidRPr="005012EF" w:rsidRDefault="00B91B49" w:rsidP="00B91B49">
      <w:pPr>
        <w:pStyle w:val="Heading2"/>
      </w:pPr>
      <w:bookmarkStart w:id="561" w:name="_Toc25923562"/>
      <w:del w:id="562" w:author="Rodion Kharabet" w:date="2019-12-06T02:16:00Z">
        <w:r w:rsidRPr="005012EF" w:rsidDel="00816CAF">
          <w:delText>3</w:delText>
        </w:r>
      </w:del>
      <w:ins w:id="563" w:author="Rodion Kharabet" w:date="2019-12-06T02:16:00Z">
        <w:r w:rsidR="00816CAF">
          <w:t>2</w:t>
        </w:r>
      </w:ins>
      <w:r w:rsidRPr="005012EF">
        <w:t>.3 Висновки</w:t>
      </w:r>
      <w:bookmarkEnd w:id="561"/>
    </w:p>
    <w:p w14:paraId="22BFCFF8" w14:textId="5B416348" w:rsidR="00B91B49" w:rsidRPr="005012EF" w:rsidRDefault="00B91B49" w:rsidP="00943128"/>
    <w:p w14:paraId="631D8396" w14:textId="77777777" w:rsidR="00CE1A16" w:rsidRPr="005012EF" w:rsidRDefault="00FD1362" w:rsidP="00943128">
      <w:r w:rsidRPr="005012EF">
        <w:t xml:space="preserve">В розділі було зроблено огляд існуючих рішень на ринку пристроїв автоматизації ведення домашнього господарства. Оскільки </w:t>
      </w:r>
      <w:r w:rsidR="00CE1A16" w:rsidRPr="005012EF">
        <w:t xml:space="preserve">на ринку не було знайдено пристроїв, які реалізовували б ту саму функціональність, що і запропонований програмно-апаратний комплекс, було розширено критерії пошуку існуючих рішень. </w:t>
      </w:r>
    </w:p>
    <w:p w14:paraId="768A97EC" w14:textId="5D119CC0" w:rsidR="00FD1362" w:rsidRPr="005012EF" w:rsidRDefault="00CE1A16" w:rsidP="00943128">
      <w:r w:rsidRPr="005012EF">
        <w:t xml:space="preserve">За розширеним пошуком було знайдено два пристрої, що потенційно можуть бути конкурентами в сфері застосування запропонованого комплексу. Наразі обидва з них </w:t>
      </w:r>
      <w:r w:rsidR="00B95D0E" w:rsidRPr="005012EF">
        <w:t>представляють</w:t>
      </w:r>
      <w:r w:rsidRPr="005012EF">
        <w:t xml:space="preserve"> апаратні пристрої, що сприймають </w:t>
      </w:r>
      <w:r w:rsidR="00B95D0E" w:rsidRPr="005012EF">
        <w:t>голосову</w:t>
      </w:r>
      <w:r w:rsidRPr="005012EF">
        <w:t xml:space="preserve"> інформацію про необхідність додати якийсь товар до списку покупок. </w:t>
      </w:r>
      <w:r w:rsidR="00A6448D" w:rsidRPr="005012EF">
        <w:t>В одному з них присутній сканер штрих-кодів, що на</w:t>
      </w:r>
      <w:ins w:id="564" w:author="Rodion Kharabet" w:date="2019-12-06T02:32:00Z">
        <w:r w:rsidR="008F2B24">
          <w:rPr>
            <w:lang w:val="ru-RU"/>
          </w:rPr>
          <w:t>д</w:t>
        </w:r>
      </w:ins>
      <w:del w:id="565" w:author="Rodion Kharabet" w:date="2019-12-06T02:32:00Z">
        <w:r w:rsidR="00A6448D" w:rsidRPr="005012EF" w:rsidDel="008F2B24">
          <w:delText>л</w:delText>
        </w:r>
      </w:del>
      <w:proofErr w:type="spellStart"/>
      <w:r w:rsidR="00A6448D" w:rsidRPr="005012EF">
        <w:t>ає</w:t>
      </w:r>
      <w:proofErr w:type="spellEnd"/>
      <w:r w:rsidR="00A6448D" w:rsidRPr="005012EF">
        <w:t xml:space="preserve"> користувачам можливість не користуватися голосовими командами, а просто </w:t>
      </w:r>
      <w:proofErr w:type="spellStart"/>
      <w:r w:rsidR="00A6448D" w:rsidRPr="005012EF">
        <w:t>відсканувати</w:t>
      </w:r>
      <w:proofErr w:type="spellEnd"/>
      <w:r w:rsidR="00A6448D" w:rsidRPr="005012EF">
        <w:t xml:space="preserve"> штрих-код на упаковці, після чого відповідний товар буде додано до списку покупок. </w:t>
      </w:r>
    </w:p>
    <w:p w14:paraId="3867A86F" w14:textId="629377EF" w:rsidR="00A6448D" w:rsidRPr="005012EF" w:rsidRDefault="00A6448D" w:rsidP="00943128">
      <w:r w:rsidRPr="005012EF">
        <w:t xml:space="preserve">Слід зазначити, що запропонований комплекс автоматизації ведення домашнього господарства сприймає від користувача як голосові запити, так і надає можливість </w:t>
      </w:r>
      <w:r w:rsidR="00CC7FF4" w:rsidRPr="005012EF">
        <w:t>відскакувати</w:t>
      </w:r>
      <w:r w:rsidRPr="005012EF">
        <w:t xml:space="preserve"> штрих-код товару, що необхідно додати або видалити. Більше того окрім ідентифікації товару за штрих-кодом, в системі закладена можливість радіочастотної ідентифікації товарів, що відкриває нові можливості </w:t>
      </w:r>
      <w:r w:rsidR="00427078" w:rsidRPr="005012EF">
        <w:t xml:space="preserve">застосування подібних пристроїв </w:t>
      </w:r>
      <w:r w:rsidRPr="005012EF">
        <w:t>з точку зору автоматизації</w:t>
      </w:r>
      <w:r w:rsidR="00427078" w:rsidRPr="005012EF">
        <w:t xml:space="preserve"> ведення домашнього господарства</w:t>
      </w:r>
      <w:r w:rsidRPr="005012EF">
        <w:t>.</w:t>
      </w:r>
    </w:p>
    <w:p w14:paraId="5E81013F" w14:textId="1619ABC6" w:rsidR="00982655" w:rsidRPr="005012EF" w:rsidRDefault="00982655">
      <w:pPr>
        <w:spacing w:line="259" w:lineRule="auto"/>
      </w:pPr>
      <w:r w:rsidRPr="005012EF">
        <w:br w:type="page"/>
      </w:r>
    </w:p>
    <w:p w14:paraId="0DA437CA" w14:textId="2E2FFE31" w:rsidR="001A6572" w:rsidRPr="005012EF" w:rsidRDefault="00CA5EF9" w:rsidP="000C2A1D">
      <w:pPr>
        <w:pStyle w:val="Heading1"/>
      </w:pPr>
      <w:bookmarkStart w:id="566" w:name="_Toc25923563"/>
      <w:ins w:id="567" w:author="Rodion Kharabet" w:date="2019-12-06T02:33:00Z">
        <w:r>
          <w:rPr>
            <w:caps w:val="0"/>
            <w:lang w:val="ru-RU"/>
          </w:rPr>
          <w:lastRenderedPageBreak/>
          <w:t>3</w:t>
        </w:r>
      </w:ins>
      <w:del w:id="568" w:author="Rodion Kharabet" w:date="2019-12-06T02:33:00Z">
        <w:r w:rsidR="00C5720A" w:rsidRPr="005012EF" w:rsidDel="00CA5EF9">
          <w:rPr>
            <w:caps w:val="0"/>
          </w:rPr>
          <w:delText>4</w:delText>
        </w:r>
      </w:del>
      <w:r w:rsidR="00C5720A" w:rsidRPr="005012EF">
        <w:rPr>
          <w:caps w:val="0"/>
        </w:rPr>
        <w:t xml:space="preserve"> </w:t>
      </w:r>
      <w:r w:rsidRPr="005012EF">
        <w:rPr>
          <w:caps w:val="0"/>
        </w:rPr>
        <w:t>РОЗРОБ</w:t>
      </w:r>
      <w:ins w:id="569" w:author="Rodion Kharabet" w:date="2019-12-06T02:33:00Z">
        <w:r>
          <w:rPr>
            <w:caps w:val="0"/>
            <w:lang w:val="ru-RU"/>
          </w:rPr>
          <w:t>ЛЕННЯ</w:t>
        </w:r>
      </w:ins>
      <w:del w:id="570" w:author="Rodion Kharabet" w:date="2019-12-06T02:33:00Z">
        <w:r w:rsidR="00C5720A" w:rsidRPr="005012EF" w:rsidDel="00CA5EF9">
          <w:rPr>
            <w:caps w:val="0"/>
          </w:rPr>
          <w:delText>КА</w:delText>
        </w:r>
      </w:del>
      <w:r w:rsidR="00C5720A" w:rsidRPr="005012EF">
        <w:rPr>
          <w:caps w:val="0"/>
        </w:rPr>
        <w:t xml:space="preserve"> ПРОГРАМНО-АПАРАТНОГО КОМПЛЕКСУ</w:t>
      </w:r>
      <w:bookmarkEnd w:id="566"/>
      <w:r w:rsidR="00C5720A" w:rsidRPr="005012EF">
        <w:rPr>
          <w:caps w:val="0"/>
        </w:rPr>
        <w:t xml:space="preserve"> </w:t>
      </w:r>
    </w:p>
    <w:p w14:paraId="5E4F7E16" w14:textId="77777777" w:rsidR="000C2A1D" w:rsidRPr="005012EF" w:rsidRDefault="000C2A1D" w:rsidP="000C2A1D"/>
    <w:p w14:paraId="653CE0BB" w14:textId="245A0EE8" w:rsidR="006E51EE" w:rsidRPr="005012EF" w:rsidRDefault="00AB068A" w:rsidP="000C2A1D">
      <w:r w:rsidRPr="005012EF">
        <w:t>В цьому розділі будуть описан</w:t>
      </w:r>
      <w:r w:rsidR="00F243F6" w:rsidRPr="005012EF">
        <w:t>і етапи розроб</w:t>
      </w:r>
      <w:ins w:id="571" w:author="Rodion Kharabet" w:date="2019-12-06T02:34:00Z">
        <w:r w:rsidR="00CA5EF9" w:rsidRPr="00CA5EF9">
          <w:rPr>
            <w:rPrChange w:id="572" w:author="Rodion Kharabet" w:date="2019-12-06T02:34:00Z">
              <w:rPr>
                <w:lang w:val="ru-RU"/>
              </w:rPr>
            </w:rPrChange>
          </w:rPr>
          <w:t>лення</w:t>
        </w:r>
      </w:ins>
      <w:del w:id="573" w:author="Rodion Kharabet" w:date="2019-12-06T02:34:00Z">
        <w:r w:rsidR="00F243F6" w:rsidRPr="005012EF" w:rsidDel="00CA5EF9">
          <w:delText>ки</w:delText>
        </w:r>
      </w:del>
      <w:r w:rsidR="00F243F6" w:rsidRPr="005012EF">
        <w:t xml:space="preserve"> програмно</w:t>
      </w:r>
      <w:ins w:id="574" w:author="Rodion Kharabet" w:date="2019-12-06T02:33:00Z">
        <w:r w:rsidR="00CA5EF9" w:rsidRPr="00CA5EF9">
          <w:rPr>
            <w:rPrChange w:id="575" w:author="Rodion Kharabet" w:date="2019-12-06T02:34:00Z">
              <w:rPr>
                <w:lang w:val="ru-RU"/>
              </w:rPr>
            </w:rPrChange>
          </w:rPr>
          <w:t>-</w:t>
        </w:r>
      </w:ins>
      <w:del w:id="576" w:author="Rodion Kharabet" w:date="2019-12-06T02:33:00Z">
        <w:r w:rsidR="00F243F6" w:rsidRPr="005012EF" w:rsidDel="00CA5EF9">
          <w:delText xml:space="preserve"> </w:delText>
        </w:r>
      </w:del>
      <w:r w:rsidR="00F243F6" w:rsidRPr="005012EF">
        <w:t xml:space="preserve">апаратного комплексу для </w:t>
      </w:r>
      <w:r w:rsidR="006E388F" w:rsidRPr="005012EF">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r w:rsidR="00B95D0E" w:rsidRPr="005012EF">
        <w:t>допомагає</w:t>
      </w:r>
      <w:r w:rsidR="006E388F" w:rsidRPr="005012EF">
        <w:t xml:space="preserve"> людині у повсякденному житті шляхом </w:t>
      </w:r>
      <w:r w:rsidR="006E51EE" w:rsidRPr="005012EF">
        <w:t>автоматизації визначення</w:t>
      </w:r>
      <w:r w:rsidR="006E388F" w:rsidRPr="005012EF">
        <w:t xml:space="preserve"> списку покупок</w:t>
      </w:r>
      <w:r w:rsidRPr="005012EF">
        <w:t>.</w:t>
      </w:r>
    </w:p>
    <w:p w14:paraId="3A5B5CB9" w14:textId="5E00E62B" w:rsidR="000C2A1D" w:rsidRPr="005012EF" w:rsidRDefault="000C2A1D" w:rsidP="000C2A1D"/>
    <w:p w14:paraId="638AEBF7" w14:textId="5996F6EE" w:rsidR="000C2A1D" w:rsidRPr="005012EF" w:rsidRDefault="000C2A1D" w:rsidP="000C2A1D">
      <w:pPr>
        <w:pStyle w:val="Heading2"/>
      </w:pPr>
      <w:bookmarkStart w:id="577" w:name="_Toc25923564"/>
      <w:del w:id="578" w:author="Rodion Kharabet" w:date="2019-12-06T02:43:00Z">
        <w:r w:rsidRPr="005012EF" w:rsidDel="00CF41DA">
          <w:delText>4</w:delText>
        </w:r>
      </w:del>
      <w:ins w:id="579" w:author="Rodion Kharabet" w:date="2019-12-06T02:43:00Z">
        <w:r w:rsidR="00CF41DA">
          <w:t>3</w:t>
        </w:r>
      </w:ins>
      <w:r w:rsidRPr="005012EF">
        <w:t>.1 Принцип роботи комплексу</w:t>
      </w:r>
      <w:bookmarkEnd w:id="577"/>
    </w:p>
    <w:p w14:paraId="735F9383" w14:textId="77777777" w:rsidR="000C2A1D" w:rsidRPr="005012EF" w:rsidRDefault="000C2A1D" w:rsidP="000C2A1D"/>
    <w:p w14:paraId="54AEAF28" w14:textId="2DFA9840" w:rsidR="00AB068A" w:rsidRPr="005012EF" w:rsidRDefault="006E388F" w:rsidP="000C2A1D">
      <w:r w:rsidRPr="005012EF">
        <w:t xml:space="preserve">Система базується на тому, що </w:t>
      </w:r>
      <w:r w:rsidR="006E51EE" w:rsidRPr="005012EF">
        <w:t xml:space="preserve">завжди </w:t>
      </w:r>
      <w:r w:rsidRPr="005012EF">
        <w:t xml:space="preserve">має </w:t>
      </w:r>
      <w:r w:rsidR="006E51EE" w:rsidRPr="005012EF">
        <w:t xml:space="preserve">інформацію про те, які товари наявні в поточний момент часу в домі. Тобто, система відслідковує, коли </w:t>
      </w:r>
      <w:del w:id="580" w:author="Rodion Kharabet" w:date="2019-12-06T02:34:00Z">
        <w:r w:rsidR="006E51EE" w:rsidRPr="005012EF" w:rsidDel="00CA5EF9">
          <w:delText xml:space="preserve">які </w:delText>
        </w:r>
      </w:del>
      <w:r w:rsidR="006E51EE" w:rsidRPr="005012EF">
        <w:t>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5012EF">
        <w:t xml:space="preserve">. Оскільки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35BABE04" w:rsidR="00432EAD" w:rsidRPr="005012EF" w:rsidRDefault="00432EAD" w:rsidP="000C2A1D">
      <w:r w:rsidRPr="005012EF">
        <w:t xml:space="preserve">Важливим параметром цієї системи є придатність товарів до ідентифікації. </w:t>
      </w:r>
      <w:r w:rsidR="008B4804" w:rsidRPr="005012EF">
        <w:t xml:space="preserve">В попередніх розділах було зазначено, що більшість товарів маркуються </w:t>
      </w:r>
      <w:r w:rsidR="00B95D0E" w:rsidRPr="005012EF">
        <w:t>виробниками</w:t>
      </w:r>
      <w:r w:rsidR="008B4804" w:rsidRPr="005012EF">
        <w:t xml:space="preserve"> за </w:t>
      </w:r>
      <w:r w:rsidR="00B95D0E" w:rsidRPr="005012EF">
        <w:t>допомогою</w:t>
      </w:r>
      <w:r w:rsidR="008B4804" w:rsidRPr="005012EF">
        <w:t xml:space="preserve"> використання штрих-кодів. Такий спосіб є найдешевшим, оскільки вимагає лише надрукувати на упаковці штри</w:t>
      </w:r>
      <w:r w:rsidR="001E78AC" w:rsidRPr="005012EF">
        <w:t>х</w:t>
      </w:r>
      <w:r w:rsidR="008B4804" w:rsidRPr="005012EF">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sidRPr="005012EF">
        <w:t>х</w:t>
      </w:r>
      <w:r w:rsidR="008B4804" w:rsidRPr="005012EF">
        <w:t>-кодом.</w:t>
      </w:r>
    </w:p>
    <w:p w14:paraId="48C3CD48" w14:textId="1633A0B3" w:rsidR="00AC3061" w:rsidRPr="005012EF" w:rsidRDefault="00DB1EDC" w:rsidP="000C2A1D">
      <w:r w:rsidRPr="005012EF">
        <w:lastRenderedPageBreak/>
        <w:t>З точки зору зручності використання, і</w:t>
      </w:r>
      <w:r w:rsidR="00AC3061" w:rsidRPr="005012EF">
        <w:t>дентифікація за допомогою штрих-кодів має певні недоліки, а саме:</w:t>
      </w:r>
    </w:p>
    <w:p w14:paraId="746B8B84" w14:textId="34C6EA24" w:rsidR="009822CE" w:rsidRPr="005012EF" w:rsidRDefault="009822CE" w:rsidP="000C2A1D">
      <w:pPr>
        <w:pStyle w:val="ListParagraph"/>
      </w:pPr>
      <w:r w:rsidRPr="005012EF">
        <w:t xml:space="preserve">Для </w:t>
      </w:r>
      <w:r w:rsidR="00B95D0E" w:rsidRPr="005012EF">
        <w:t>зчитування</w:t>
      </w:r>
      <w:r w:rsidRPr="005012EF">
        <w:t xml:space="preserve"> штрих-коду необхідно мати прямий доступ до самого коду. Будь-яка перепона унеможливить коректне зчитування коду.</w:t>
      </w:r>
    </w:p>
    <w:p w14:paraId="540E7A0F" w14:textId="06591008" w:rsidR="009822CE" w:rsidRPr="005012EF" w:rsidRDefault="009822CE" w:rsidP="000C2A1D">
      <w:pPr>
        <w:pStyle w:val="ListParagraph"/>
      </w:pPr>
      <w:r w:rsidRPr="005012EF">
        <w:t xml:space="preserve">Штрих-коди не </w:t>
      </w:r>
      <w:r w:rsidR="00FF66A3" w:rsidRPr="005012EF">
        <w:t>мають пам’яті та можливості запису та зчитування додаткової інформації окрім безпосередньо ідентифікатора. Н</w:t>
      </w:r>
      <w:r w:rsidRPr="005012EF">
        <w:t xml:space="preserve">априклад, </w:t>
      </w:r>
      <w:r w:rsidR="00FF66A3" w:rsidRPr="005012EF">
        <w:t>штрих-код не може місти</w:t>
      </w:r>
      <w:r w:rsidR="00B95D0E" w:rsidRPr="005012EF">
        <w:t>ти</w:t>
      </w:r>
      <w:r w:rsidR="00FF66A3" w:rsidRPr="005012EF">
        <w:t xml:space="preserve"> </w:t>
      </w:r>
      <w:r w:rsidRPr="005012EF">
        <w:t xml:space="preserve">термін придатності </w:t>
      </w:r>
      <w:r w:rsidR="00FF66A3" w:rsidRPr="005012EF">
        <w:t xml:space="preserve">товару, а містить </w:t>
      </w:r>
      <w:r w:rsidRPr="005012EF">
        <w:t xml:space="preserve">лише </w:t>
      </w:r>
      <w:r w:rsidR="00FF66A3" w:rsidRPr="005012EF">
        <w:t xml:space="preserve">ідентифікатор </w:t>
      </w:r>
      <w:r w:rsidRPr="005012EF">
        <w:t>виробника та товар</w:t>
      </w:r>
      <w:r w:rsidR="00FF66A3" w:rsidRPr="005012EF">
        <w:t>у</w:t>
      </w:r>
      <w:r w:rsidRPr="005012EF">
        <w:t>.</w:t>
      </w:r>
    </w:p>
    <w:p w14:paraId="6135B903" w14:textId="7C37DF6E" w:rsidR="009822CE" w:rsidRPr="005012EF" w:rsidRDefault="00FF66A3" w:rsidP="000C2A1D">
      <w:pPr>
        <w:pStyle w:val="ListParagraph"/>
      </w:pPr>
      <w:r w:rsidRPr="005012EF">
        <w:t xml:space="preserve">Штрих-коди потребують </w:t>
      </w:r>
      <w:r w:rsidR="00B95D0E" w:rsidRPr="005012EF">
        <w:t>людського</w:t>
      </w:r>
      <w:r w:rsidRPr="005012EF">
        <w:t xml:space="preserve"> часу та роботи,</w:t>
      </w:r>
      <w:r w:rsidR="009822CE" w:rsidRPr="005012EF">
        <w:t xml:space="preserve"> оскільки </w:t>
      </w:r>
      <w:r w:rsidRPr="005012EF">
        <w:t xml:space="preserve">кожен штрих-код треба сканувати індивідуально. Наприклад, наводити сканер на код, та утримувати його в такому </w:t>
      </w:r>
      <w:r w:rsidR="00B95D0E" w:rsidRPr="005012EF">
        <w:t>положенні</w:t>
      </w:r>
      <w:r w:rsidRPr="005012EF">
        <w:t xml:space="preserve"> доки сканер не сигналізує про успішне розпізнавання штрих-коду</w:t>
      </w:r>
      <w:r w:rsidR="009822CE" w:rsidRPr="005012EF">
        <w:t>.</w:t>
      </w:r>
    </w:p>
    <w:p w14:paraId="650794BC" w14:textId="47242980" w:rsidR="009822CE" w:rsidRPr="005012EF" w:rsidRDefault="009822CE" w:rsidP="000C2A1D">
      <w:pPr>
        <w:pStyle w:val="ListParagraph"/>
      </w:pPr>
      <w:r w:rsidRPr="005012EF">
        <w:t>Штрих</w:t>
      </w:r>
      <w:r w:rsidR="00FF66A3" w:rsidRPr="005012EF">
        <w:t>-</w:t>
      </w:r>
      <w:r w:rsidRPr="005012EF">
        <w:t xml:space="preserve">коди мають </w:t>
      </w:r>
      <w:r w:rsidR="00FF66A3" w:rsidRPr="005012EF">
        <w:t xml:space="preserve">невисокий </w:t>
      </w:r>
      <w:r w:rsidRPr="005012EF">
        <w:t xml:space="preserve">рівень безпеки, оскільки їх можна </w:t>
      </w:r>
      <w:r w:rsidR="00FF66A3" w:rsidRPr="005012EF">
        <w:t>легко</w:t>
      </w:r>
      <w:r w:rsidRPr="005012EF">
        <w:t xml:space="preserve"> відтворити або підробити.</w:t>
      </w:r>
    </w:p>
    <w:p w14:paraId="6EE1D8AB" w14:textId="55A8A05C" w:rsidR="009822CE" w:rsidRPr="005012EF" w:rsidRDefault="009822CE" w:rsidP="000C2A1D">
      <w:pPr>
        <w:pStyle w:val="ListParagraph"/>
      </w:pPr>
      <w:r w:rsidRPr="005012EF">
        <w:t>Штрих</w:t>
      </w:r>
      <w:r w:rsidR="00FF66A3" w:rsidRPr="005012EF">
        <w:t>-</w:t>
      </w:r>
      <w:r w:rsidRPr="005012EF">
        <w:t xml:space="preserve">коди </w:t>
      </w:r>
      <w:r w:rsidR="00FF66A3" w:rsidRPr="005012EF">
        <w:t>легко</w:t>
      </w:r>
      <w:r w:rsidRPr="005012EF">
        <w:t xml:space="preserve"> пошкоджуються</w:t>
      </w:r>
      <w:r w:rsidR="009F537D" w:rsidRPr="005012EF">
        <w:t>, оскільки друкуються назовні упаковки товару та піддаються фізичному впливу навколишньої середи.</w:t>
      </w:r>
    </w:p>
    <w:p w14:paraId="14043181" w14:textId="21AD6B04" w:rsidR="00FB4DA3" w:rsidRPr="005012EF" w:rsidRDefault="00A276AB" w:rsidP="000C2A1D">
      <w:r w:rsidRPr="005012EF">
        <w:t>На сьогоднішній день, н</w:t>
      </w:r>
      <w:r w:rsidR="00DB1EDC" w:rsidRPr="005012EF">
        <w:t>езважаючи на недоліки</w:t>
      </w:r>
      <w:r w:rsidRPr="005012EF">
        <w:t xml:space="preserve"> штрих-кодів,</w:t>
      </w:r>
      <w:r w:rsidR="00DB1EDC" w:rsidRPr="005012EF">
        <w:t xml:space="preserve"> </w:t>
      </w:r>
      <w:r w:rsidR="00FB4DA3" w:rsidRPr="005012EF">
        <w:t xml:space="preserve">вони залишаються найпоширенішим засобом ідентифікації. Тому в розроблюваній системи було закладено підтримку такого типу ідентифікації. Але для більшого ступеню автоматизації процесу необхідно використовувати засіб ідентифікації, що не потребує людського втручання. Такою технологією була обрана радіочастотна ідентифікація – RFID. </w:t>
      </w:r>
    </w:p>
    <w:p w14:paraId="14EF32D3" w14:textId="2AF2AA44" w:rsidR="00FB4DA3" w:rsidRPr="005012EF" w:rsidRDefault="002E046D" w:rsidP="000C2A1D">
      <w:r w:rsidRPr="005012EF">
        <w:t xml:space="preserve">Суттєвою </w:t>
      </w:r>
      <w:r w:rsidR="00B95D0E" w:rsidRPr="005012EF">
        <w:t>перевагою</w:t>
      </w:r>
      <w:r w:rsidRPr="005012EF">
        <w:t xml:space="preserve"> з боку покращення автоматизації є те</w:t>
      </w:r>
      <w:del w:id="581" w:author="Rodion Kharabet" w:date="2019-12-06T02:34:00Z">
        <w:r w:rsidRPr="005012EF" w:rsidDel="00CA5EF9">
          <w:delText xml:space="preserve"> </w:delText>
        </w:r>
      </w:del>
      <w:ins w:id="582" w:author="Rodion Kharabet" w:date="2019-12-06T02:34:00Z">
        <w:r w:rsidR="00CA5EF9">
          <w:rPr>
            <w:lang w:val="ru-RU"/>
          </w:rPr>
          <w:t>,</w:t>
        </w:r>
      </w:ins>
      <w:del w:id="583" w:author="Rodion Kharabet" w:date="2019-12-06T02:34:00Z">
        <w:r w:rsidRPr="005012EF" w:rsidDel="00CA5EF9">
          <w:delText>–</w:delText>
        </w:r>
      </w:del>
      <w:r w:rsidRPr="005012EF">
        <w:t xml:space="preserve"> що для використання такого способу автоматизації людині потрібно лише </w:t>
      </w:r>
      <w:del w:id="584" w:author="Rodion Kharabet" w:date="2019-12-06T02:34:00Z">
        <w:r w:rsidRPr="007A0FE4" w:rsidDel="00CA5EF9">
          <w:delText xml:space="preserve">причепити </w:delText>
        </w:r>
      </w:del>
      <w:ins w:id="585" w:author="Rodion Kharabet" w:date="2019-12-06T02:34:00Z">
        <w:r w:rsidR="00CA5EF9" w:rsidRPr="00CA5EF9">
          <w:rPr>
            <w:rPrChange w:id="586" w:author="Rodion Kharabet" w:date="2019-12-06T02:35:00Z">
              <w:rPr>
                <w:lang w:val="ru-RU"/>
              </w:rPr>
            </w:rPrChange>
          </w:rPr>
          <w:t>закріпити</w:t>
        </w:r>
        <w:r w:rsidR="00CA5EF9" w:rsidRPr="005012EF">
          <w:t xml:space="preserve"> </w:t>
        </w:r>
      </w:ins>
      <w:del w:id="587" w:author="Rodion Kharabet" w:date="2019-12-06T02:35:00Z">
        <w:r w:rsidRPr="005012EF" w:rsidDel="00CA5EF9">
          <w:delText>RFID мітку</w:delText>
        </w:r>
      </w:del>
      <w:ins w:id="588" w:author="Rodion Kharabet" w:date="2019-12-06T02:35:00Z">
        <w:r w:rsidR="00CA5EF9">
          <w:t>RFID-мітку</w:t>
        </w:r>
      </w:ins>
      <w:r w:rsidRPr="005012EF">
        <w:t xml:space="preserve"> </w:t>
      </w:r>
      <w:del w:id="589" w:author="Rodion Kharabet" w:date="2019-12-06T02:35:00Z">
        <w:r w:rsidRPr="005012EF" w:rsidDel="00CA5EF9">
          <w:delText xml:space="preserve">для </w:delText>
        </w:r>
      </w:del>
      <w:ins w:id="590" w:author="Rodion Kharabet" w:date="2019-12-06T02:35:00Z">
        <w:r w:rsidR="00CA5EF9">
          <w:t>на</w:t>
        </w:r>
        <w:r w:rsidR="00CA5EF9" w:rsidRPr="005012EF">
          <w:t xml:space="preserve"> </w:t>
        </w:r>
      </w:ins>
      <w:r w:rsidRPr="005012EF">
        <w:t>будь-</w:t>
      </w:r>
      <w:del w:id="591" w:author="Rodion Kharabet" w:date="2019-12-06T02:35:00Z">
        <w:r w:rsidRPr="005012EF" w:rsidDel="00CA5EF9">
          <w:delText xml:space="preserve">якого </w:delText>
        </w:r>
      </w:del>
      <w:ins w:id="592" w:author="Rodion Kharabet" w:date="2019-12-06T02:35:00Z">
        <w:r w:rsidR="00CA5EF9" w:rsidRPr="005012EF">
          <w:t>як</w:t>
        </w:r>
        <w:r w:rsidR="00CA5EF9">
          <w:t>ий</w:t>
        </w:r>
        <w:r w:rsidR="00CA5EF9" w:rsidRPr="005012EF">
          <w:t xml:space="preserve"> </w:t>
        </w:r>
      </w:ins>
      <w:r w:rsidRPr="005012EF">
        <w:t>фізичн</w:t>
      </w:r>
      <w:ins w:id="593" w:author="Rodion Kharabet" w:date="2019-12-06T02:35:00Z">
        <w:r w:rsidR="00CA5EF9">
          <w:t>ий</w:t>
        </w:r>
      </w:ins>
      <w:del w:id="594" w:author="Rodion Kharabet" w:date="2019-12-06T02:35:00Z">
        <w:r w:rsidRPr="005012EF" w:rsidDel="00CA5EF9">
          <w:delText>ого</w:delText>
        </w:r>
      </w:del>
      <w:r w:rsidRPr="005012EF">
        <w:t xml:space="preserve"> предмет</w:t>
      </w:r>
      <w:del w:id="595" w:author="Rodion Kharabet" w:date="2019-12-06T02:35:00Z">
        <w:r w:rsidRPr="005012EF" w:rsidDel="00CA5EF9">
          <w:delText>а</w:delText>
        </w:r>
      </w:del>
      <w:r w:rsidRPr="005012EF">
        <w:t xml:space="preserve">.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sidRPr="005012EF">
        <w:t xml:space="preserve">Зчитувачі </w:t>
      </w:r>
      <w:del w:id="596" w:author="Rodion Kharabet" w:date="2019-12-06T02:37:00Z">
        <w:r w:rsidR="0004029C" w:rsidRPr="005012EF" w:rsidDel="005A2358">
          <w:delText>RFID міток</w:delText>
        </w:r>
      </w:del>
      <w:ins w:id="597" w:author="Rodion Kharabet" w:date="2019-12-06T02:37:00Z">
        <w:r w:rsidR="005A2358">
          <w:t>RFID-міток</w:t>
        </w:r>
      </w:ins>
      <w:r w:rsidR="0004029C" w:rsidRPr="005012EF">
        <w:t xml:space="preserve">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r w:rsidR="00B95D0E" w:rsidRPr="005012EF">
        <w:t>характеристиками</w:t>
      </w:r>
      <w:r w:rsidR="0004029C" w:rsidRPr="005012EF">
        <w:t xml:space="preserve"> зчитувача і мітки відстань.</w:t>
      </w:r>
      <w:r w:rsidR="003702CA" w:rsidRPr="005012EF">
        <w:t xml:space="preserve"> </w:t>
      </w:r>
    </w:p>
    <w:p w14:paraId="25D772DC" w14:textId="3717F905" w:rsidR="0052568C" w:rsidRPr="005012EF" w:rsidRDefault="004F4DFA" w:rsidP="000C2A1D">
      <w:r w:rsidRPr="005012EF">
        <w:lastRenderedPageBreak/>
        <w:t>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w:t>
      </w:r>
      <w:ins w:id="598" w:author="Rodion Kharabet" w:date="2019-12-06T02:36:00Z">
        <w:r w:rsidR="005A2358">
          <w:t>у</w:t>
        </w:r>
      </w:ins>
      <w:r w:rsidRPr="005012EF">
        <w:t xml:space="preserve">, необхідно відслідковувати, коли товар був використаний та утилізований. </w:t>
      </w:r>
      <w:r w:rsidR="006D60E6" w:rsidRPr="005012EF">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sidRPr="005012EF">
        <w:t xml:space="preserve">, </w:t>
      </w:r>
      <w:del w:id="599" w:author="Rodion Kharabet" w:date="2019-12-06T02:36:00Z">
        <w:r w:rsidR="00730CBE" w:rsidRPr="005012EF" w:rsidDel="005A2358">
          <w:delText xml:space="preserve">як і </w:delText>
        </w:r>
      </w:del>
      <w:r w:rsidR="00730CBE" w:rsidRPr="005012EF">
        <w:t>на етапі додавання товару у систему</w:t>
      </w:r>
      <w:r w:rsidR="006D60E6" w:rsidRPr="005012EF">
        <w:t>.</w:t>
      </w:r>
      <w:r w:rsidR="00730CBE" w:rsidRPr="005012EF">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r w:rsidR="005050B7" w:rsidRPr="005012EF">
        <w:t>забезпеченості</w:t>
      </w:r>
      <w:r w:rsidR="00730CBE" w:rsidRPr="005012EF">
        <w:t xml:space="preserve"> житла всім</w:t>
      </w:r>
      <w:r w:rsidR="002917B7" w:rsidRPr="005012EF">
        <w:t>а</w:t>
      </w:r>
      <w:r w:rsidR="00730CBE" w:rsidRPr="005012EF">
        <w:t xml:space="preserve"> необхідним</w:t>
      </w:r>
      <w:r w:rsidR="002917B7" w:rsidRPr="005012EF">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r w:rsidR="005050B7" w:rsidRPr="005012EF">
        <w:t>визначеності</w:t>
      </w:r>
      <w:r w:rsidR="002917B7" w:rsidRPr="005012EF">
        <w:t xml:space="preserve"> в цьому питанні необхідно індивідуально підходити до кожного потенційного користувача </w:t>
      </w:r>
      <w:r w:rsidR="008D3007" w:rsidRPr="005012EF">
        <w:t>системи, досліджувати його модель поведінки з точки зору здійснюваних покупок.</w:t>
      </w:r>
      <w:r w:rsidR="0052568C" w:rsidRPr="005012EF">
        <w:t xml:space="preserve"> </w:t>
      </w:r>
    </w:p>
    <w:p w14:paraId="5EB619AA" w14:textId="77E98663" w:rsidR="004F4DFA" w:rsidRPr="005012EF" w:rsidRDefault="0052568C" w:rsidP="000C2A1D">
      <w:r w:rsidRPr="005012EF">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77B1FF46" w:rsidR="003702CA" w:rsidRPr="005012EF" w:rsidRDefault="00BF6EB6" w:rsidP="000C2A1D">
      <w:r w:rsidRPr="005012EF">
        <w:t xml:space="preserve">В </w:t>
      </w:r>
      <w:r w:rsidR="00790CE3" w:rsidRPr="005012EF">
        <w:t>контексті</w:t>
      </w:r>
      <w:r w:rsidRPr="005012EF">
        <w:t xml:space="preserve"> розроблюваного програмно-апаратного комплексу як системи моніторинг</w:t>
      </w:r>
      <w:r w:rsidR="00790CE3" w:rsidRPr="005012EF">
        <w:t>у</w:t>
      </w:r>
      <w:r w:rsidRPr="005012EF">
        <w:t xml:space="preserve"> товарів у домі, в</w:t>
      </w:r>
      <w:r w:rsidR="003702CA" w:rsidRPr="005012EF">
        <w:t xml:space="preserve">провадження технології радіочастотної ідентифікації систему дозволяє користувачам </w:t>
      </w:r>
      <w:r w:rsidR="004F4DFA" w:rsidRPr="005012EF">
        <w:t xml:space="preserve">не здійснювати додаткових дій для того щоб надавати системі вхідні дані. </w:t>
      </w:r>
      <w:r w:rsidR="00790CE3" w:rsidRPr="005012EF">
        <w:t xml:space="preserve">Для того щоб система помітила товар як викинутий, користувачеві необхідно лише попередньо розмістити пристрій зчитування </w:t>
      </w:r>
      <w:del w:id="600" w:author="Rodion Kharabet" w:date="2019-12-06T02:37:00Z">
        <w:r w:rsidR="00790CE3" w:rsidRPr="005012EF" w:rsidDel="005A2358">
          <w:delText>RFID міток</w:delText>
        </w:r>
      </w:del>
      <w:ins w:id="601" w:author="Rodion Kharabet" w:date="2019-12-06T02:37:00Z">
        <w:r w:rsidR="005A2358">
          <w:t>RFID-міток</w:t>
        </w:r>
      </w:ins>
      <w:r w:rsidR="00790CE3" w:rsidRPr="005012EF">
        <w:t xml:space="preserve"> неподалік від сміттєвого кошика. Коли людина буде викидати товар у кошик – RFID</w:t>
      </w:r>
      <w:ins w:id="602" w:author="Rodion Kharabet" w:date="2019-12-06T02:37:00Z">
        <w:r w:rsidR="005A2358">
          <w:t>-</w:t>
        </w:r>
      </w:ins>
      <w:del w:id="603" w:author="Rodion Kharabet" w:date="2019-12-06T02:37:00Z">
        <w:r w:rsidR="00790CE3" w:rsidRPr="005012EF" w:rsidDel="005A2358">
          <w:delText xml:space="preserve"> </w:delText>
        </w:r>
      </w:del>
      <w:r w:rsidR="00790CE3" w:rsidRPr="005012EF">
        <w:t xml:space="preserve">зчитувач виявить мітку в полі своєї дії, визначить її ідентифікатор і відправить дані на обробку до </w:t>
      </w:r>
      <w:r w:rsidR="00790CE3" w:rsidRPr="005012EF">
        <w:lastRenderedPageBreak/>
        <w:t xml:space="preserve">верхнього рівня системи. З точки зору людини такий </w:t>
      </w:r>
      <w:r w:rsidR="00B95D0E" w:rsidRPr="005012EF">
        <w:t>процес</w:t>
      </w:r>
      <w:r w:rsidR="00790CE3" w:rsidRPr="005012EF">
        <w:t xml:space="preserve"> роботи системи ніяк не вплине на її дії в порівнянні з тим, як вона викидала товари у сміттєвий кошик до того як почала користуватися даною системою автоматизації ведення домашнього господарства. </w:t>
      </w:r>
      <w:r w:rsidR="00B8152F" w:rsidRPr="005012EF">
        <w:t>Слід відмітити, що</w:t>
      </w:r>
      <w:r w:rsidR="000B0F7D" w:rsidRPr="005012EF">
        <w:t>,</w:t>
      </w:r>
      <w:r w:rsidR="00B8152F" w:rsidRPr="005012EF">
        <w:t xml:space="preserve"> при використанні ідентифікації за допомогою штрих-коду</w:t>
      </w:r>
      <w:r w:rsidR="000B0F7D" w:rsidRPr="005012EF">
        <w:t>,</w:t>
      </w:r>
      <w:r w:rsidR="00B8152F" w:rsidRPr="005012EF">
        <w:t xml:space="preserve"> </w:t>
      </w:r>
      <w:r w:rsidR="000B0F7D" w:rsidRPr="005012EF">
        <w:t xml:space="preserve">людина повинна змінити звичний алгоритм викидання у сміття. Оскільки вона повинна не забути </w:t>
      </w:r>
      <w:proofErr w:type="spellStart"/>
      <w:r w:rsidR="000B0F7D" w:rsidRPr="005012EF">
        <w:t>відсканувати</w:t>
      </w:r>
      <w:proofErr w:type="spellEnd"/>
      <w:r w:rsidR="000B0F7D" w:rsidRPr="005012EF">
        <w:t xml:space="preserve"> штрих-код на упаковці. Якщо під час </w:t>
      </w:r>
      <w:r w:rsidR="006402FB" w:rsidRPr="005012EF">
        <w:t>відкриття</w:t>
      </w:r>
      <w:r w:rsidR="000B0F7D" w:rsidRPr="005012EF">
        <w:t xml:space="preserve"> упаковки штрих-код був пошкоджений</w:t>
      </w:r>
      <w:r w:rsidR="00EB28D3" w:rsidRPr="005012EF">
        <w:t>,</w:t>
      </w:r>
      <w:r w:rsidR="000B0F7D" w:rsidRPr="005012EF">
        <w:t xml:space="preserve"> то його буде складно </w:t>
      </w:r>
      <w:r w:rsidR="003A169B" w:rsidRPr="005012EF">
        <w:t>успішно</w:t>
      </w:r>
      <w:r w:rsidR="000B0F7D" w:rsidRPr="005012EF">
        <w:t xml:space="preserve"> </w:t>
      </w:r>
      <w:proofErr w:type="spellStart"/>
      <w:r w:rsidR="000B0F7D" w:rsidRPr="005012EF">
        <w:t>відсканувати</w:t>
      </w:r>
      <w:proofErr w:type="spellEnd"/>
      <w:r w:rsidR="000B0F7D" w:rsidRPr="005012EF">
        <w:t xml:space="preserve"> під час викидання </w:t>
      </w:r>
      <w:r w:rsidR="003F1677" w:rsidRPr="005012EF">
        <w:t>у</w:t>
      </w:r>
      <w:r w:rsidR="000B0F7D" w:rsidRPr="005012EF">
        <w:t>паковки у сміття.</w:t>
      </w:r>
    </w:p>
    <w:p w14:paraId="0E412469" w14:textId="3AFBC055" w:rsidR="007311EE" w:rsidRPr="007A0FE4" w:rsidRDefault="00951DA8" w:rsidP="000C2A1D">
      <w:r w:rsidRPr="005012EF">
        <w:t xml:space="preserve">Однак використання радіочастотної ідентифікації призводить до додаткових витрат для користувача. Нажаль, в наш час маркування </w:t>
      </w:r>
      <w:del w:id="604" w:author="Rodion" w:date="2019-12-05T23:59:00Z">
        <w:r w:rsidRPr="005012EF" w:rsidDel="00AB0F99">
          <w:delText>RFID мітка</w:delText>
        </w:r>
      </w:del>
      <w:ins w:id="605" w:author="Rodion" w:date="2019-12-05T23:59:00Z">
        <w:r w:rsidR="00AB0F99">
          <w:t>RFID-мітка</w:t>
        </w:r>
      </w:ins>
      <w:r w:rsidRPr="005012EF">
        <w:t xml:space="preserve">ми товарів в магазинах можна зустріти дуже </w:t>
      </w:r>
      <w:proofErr w:type="spellStart"/>
      <w:r w:rsidRPr="005012EF">
        <w:t>рідко</w:t>
      </w:r>
      <w:proofErr w:type="spellEnd"/>
      <w:r w:rsidRPr="005012EF">
        <w:t xml:space="preserve">.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del w:id="606" w:author="Rodion" w:date="2019-12-05T23:59:00Z">
        <w:r w:rsidR="00EB78E6" w:rsidRPr="005012EF" w:rsidDel="00AB0F99">
          <w:delText>RFID мітка</w:delText>
        </w:r>
      </w:del>
      <w:ins w:id="607" w:author="Rodion" w:date="2019-12-05T23:59:00Z">
        <w:r w:rsidR="00AB0F99">
          <w:t>RFID-мітка</w:t>
        </w:r>
      </w:ins>
      <w:r w:rsidR="00EB78E6" w:rsidRPr="005012EF">
        <w:t xml:space="preserve">ми. Тому користувачам програмно-апаратного комплексу необхідно самостійно придбати мітки на липкій основі, щоб всі куплені товари </w:t>
      </w:r>
      <w:r w:rsidR="007E7343" w:rsidRPr="005012EF">
        <w:t xml:space="preserve">можна було </w:t>
      </w:r>
      <w:r w:rsidR="00EB78E6" w:rsidRPr="005012EF">
        <w:t xml:space="preserve">самостійно маркувати. </w:t>
      </w:r>
      <w:r w:rsidR="007E7343" w:rsidRPr="005012EF">
        <w:t xml:space="preserve">У світі існує тенденція до заміни штрих-кодів на </w:t>
      </w:r>
      <w:del w:id="608" w:author="Rodion Kharabet" w:date="2019-12-06T02:57:00Z">
        <w:r w:rsidR="007E7343" w:rsidRPr="005012EF" w:rsidDel="003E415E">
          <w:delText>RFID мітки</w:delText>
        </w:r>
      </w:del>
      <w:ins w:id="609" w:author="Rodion Kharabet" w:date="2019-12-06T02:57:00Z">
        <w:r w:rsidR="003E415E">
          <w:t>RFID-мітки</w:t>
        </w:r>
      </w:ins>
      <w:r w:rsidR="00CC1E83" w:rsidRPr="005012EF">
        <w:t xml:space="preserve">. Вже в цьому році, третя по величині мережа роздрібної </w:t>
      </w:r>
      <w:r w:rsidR="006402FB" w:rsidRPr="005012EF">
        <w:t>торгівлі</w:t>
      </w:r>
      <w:r w:rsidR="00CC1E83" w:rsidRPr="005012EF">
        <w:t xml:space="preserve">, після </w:t>
      </w:r>
      <w:proofErr w:type="spellStart"/>
      <w:r w:rsidR="00CC1E83" w:rsidRPr="005012EF">
        <w:t>Wal-Mart</w:t>
      </w:r>
      <w:proofErr w:type="spellEnd"/>
      <w:r w:rsidR="00CC1E83" w:rsidRPr="005012EF">
        <w:t xml:space="preserve"> та </w:t>
      </w:r>
      <w:proofErr w:type="spellStart"/>
      <w:r w:rsidR="00CC1E83" w:rsidRPr="005012EF">
        <w:t>The</w:t>
      </w:r>
      <w:proofErr w:type="spellEnd"/>
      <w:r w:rsidR="00CC1E83" w:rsidRPr="005012EF">
        <w:t xml:space="preserve"> </w:t>
      </w:r>
      <w:proofErr w:type="spellStart"/>
      <w:r w:rsidR="00CC1E83" w:rsidRPr="005012EF">
        <w:t>Home</w:t>
      </w:r>
      <w:proofErr w:type="spellEnd"/>
      <w:r w:rsidR="00CC1E83" w:rsidRPr="005012EF">
        <w:t xml:space="preserve"> </w:t>
      </w:r>
      <w:proofErr w:type="spellStart"/>
      <w:r w:rsidR="00CC1E83" w:rsidRPr="005012EF">
        <w:t>Depot</w:t>
      </w:r>
      <w:proofErr w:type="spellEnd"/>
      <w:r w:rsidR="00CC1E83" w:rsidRPr="005012EF">
        <w:t xml:space="preserve">, </w:t>
      </w:r>
      <w:proofErr w:type="spellStart"/>
      <w:r w:rsidR="00CC1E83" w:rsidRPr="005012EF">
        <w:t>Kroger</w:t>
      </w:r>
      <w:proofErr w:type="spellEnd"/>
      <w:r w:rsidR="00CC1E83" w:rsidRPr="005012EF">
        <w:t xml:space="preserve"> представила новий формат магазинів, де замість штрих-кодів для обліку використовуються радіочастотні мітки. Спільно з Microsoft вони реалізували </w:t>
      </w:r>
      <w:r w:rsidR="00CC1E83" w:rsidRPr="007A0FE4">
        <w:t>розрахунок на касі через мобільний додаток</w:t>
      </w:r>
      <w:r w:rsidR="007311EE" w:rsidRPr="007A0FE4">
        <w:t xml:space="preserve">, </w:t>
      </w:r>
      <w:r w:rsidR="006402FB" w:rsidRPr="007A0FE4">
        <w:t>використовуючи</w:t>
      </w:r>
      <w:r w:rsidR="007311EE" w:rsidRPr="00F0256A">
        <w:t xml:space="preserve"> чіпи NFC [</w:t>
      </w:r>
      <w:del w:id="610" w:author="Rodion Kharabet" w:date="2019-12-06T02:38:00Z">
        <w:r w:rsidR="00C514DB" w:rsidRPr="007A0FE4" w:rsidDel="005A2358">
          <w:fldChar w:fldCharType="begin"/>
        </w:r>
        <w:r w:rsidR="00C514DB" w:rsidRPr="007A0FE4" w:rsidDel="005A2358">
          <w:rPr>
            <w:rPrChange w:id="611" w:author="Rodion Kharabet" w:date="2019-12-06T02:40:00Z">
              <w:rPr/>
            </w:rPrChange>
          </w:rPr>
          <w:delInstrText xml:space="preserve"> HYPERLINK "https://progressivegrocer.com/new-grocery-technology-piloted-kroger-microsoft-shows-store-future" </w:delInstrText>
        </w:r>
        <w:r w:rsidR="00C514DB" w:rsidRPr="007A0FE4" w:rsidDel="005A2358">
          <w:rPr>
            <w:rPrChange w:id="612" w:author="Rodion Kharabet" w:date="2019-12-06T02:40:00Z">
              <w:rPr/>
            </w:rPrChange>
          </w:rPr>
          <w:fldChar w:fldCharType="separate"/>
        </w:r>
        <w:r w:rsidR="007311EE" w:rsidRPr="007A0FE4" w:rsidDel="005A2358">
          <w:rPr>
            <w:rStyle w:val="Hyperlink"/>
          </w:rPr>
          <w:delText>https://progressivegrocer.com/new-grocery-technology-piloted-kroger-microsoft-shows-store-future</w:delText>
        </w:r>
        <w:r w:rsidR="00C514DB" w:rsidRPr="007A0FE4" w:rsidDel="005A2358">
          <w:rPr>
            <w:rStyle w:val="Hyperlink"/>
          </w:rPr>
          <w:fldChar w:fldCharType="end"/>
        </w:r>
      </w:del>
      <w:ins w:id="613" w:author="Rodion Kharabet" w:date="2019-12-06T02:38:00Z">
        <w:r w:rsidR="005A2358" w:rsidRPr="007A0FE4">
          <w:t>36</w:t>
        </w:r>
        <w:r w:rsidR="005A2358" w:rsidRPr="007A0FE4">
          <w:rPr>
            <w:rPrChange w:id="614" w:author="Rodion Kharabet" w:date="2019-12-06T02:40:00Z">
              <w:rPr>
                <w:lang w:val="en-US"/>
              </w:rPr>
            </w:rPrChange>
          </w:rPr>
          <w:t>]</w:t>
        </w:r>
      </w:ins>
      <w:del w:id="615" w:author="Rodion Kharabet" w:date="2019-12-06T02:38:00Z">
        <w:r w:rsidR="007311EE" w:rsidRPr="007A0FE4" w:rsidDel="005A2358">
          <w:delText>]</w:delText>
        </w:r>
      </w:del>
      <w:r w:rsidR="007311EE" w:rsidRPr="007A0FE4">
        <w:t xml:space="preserve">. </w:t>
      </w:r>
    </w:p>
    <w:p w14:paraId="2C4C1801" w14:textId="6B89F721" w:rsidR="007311EE" w:rsidRPr="005012EF" w:rsidRDefault="007311EE" w:rsidP="00C32FC6">
      <w:r w:rsidRPr="005012EF">
        <w:t>Такі події з участю всесвітньо відомих компаній в сфері маркетингу свідч</w:t>
      </w:r>
      <w:r w:rsidR="00964F8B" w:rsidRPr="005012EF">
        <w:t>а</w:t>
      </w:r>
      <w:r w:rsidRPr="005012EF">
        <w:t xml:space="preserve">ть підтвердженням того, що у майбутньому світ може відмовитися від використання штрих-кодів на користь </w:t>
      </w:r>
      <w:del w:id="616" w:author="Rodion Kharabet" w:date="2019-12-06T02:37:00Z">
        <w:r w:rsidRPr="005012EF" w:rsidDel="005A2358">
          <w:delText>RFID міток</w:delText>
        </w:r>
      </w:del>
      <w:ins w:id="617" w:author="Rodion Kharabet" w:date="2019-12-06T02:37:00Z">
        <w:r w:rsidR="005A2358">
          <w:t>RFID-міток</w:t>
        </w:r>
      </w:ins>
      <w:r w:rsidRPr="005012EF">
        <w:t xml:space="preserve">.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w:t>
      </w:r>
      <w:del w:id="618" w:author="Rodion" w:date="2019-12-05T23:59:00Z">
        <w:r w:rsidRPr="005012EF" w:rsidDel="00AB0F99">
          <w:delText>RFID мітка</w:delText>
        </w:r>
      </w:del>
      <w:ins w:id="619" w:author="Rodion" w:date="2019-12-05T23:59:00Z">
        <w:r w:rsidR="00AB0F99">
          <w:t>RFID-мітка</w:t>
        </w:r>
      </w:ins>
      <w:r w:rsidRPr="005012EF">
        <w:t xml:space="preserve">ми буде </w:t>
      </w:r>
      <w:r w:rsidR="00964F8B" w:rsidRPr="005012EF">
        <w:t xml:space="preserve">забезпечуватися 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6B4A88A8" w:rsidR="007311EE" w:rsidRPr="005012EF" w:rsidRDefault="00865B3F" w:rsidP="00C32FC6">
      <w:r w:rsidRPr="005012EF">
        <w:lastRenderedPageBreak/>
        <w:t xml:space="preserve">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w:t>
      </w:r>
      <w:del w:id="620" w:author="Rodion Kharabet" w:date="2019-12-06T02:42:00Z">
        <w:r w:rsidRPr="005012EF" w:rsidDel="00C23711">
          <w:delText xml:space="preserve">Сканер </w:delText>
        </w:r>
      </w:del>
      <w:ins w:id="621" w:author="Rodion Kharabet" w:date="2019-12-06T02:42:00Z">
        <w:r w:rsidR="00C23711">
          <w:rPr>
            <w:lang w:val="ru-RU"/>
          </w:rPr>
          <w:t>Код</w:t>
        </w:r>
        <w:r w:rsidR="00C23711" w:rsidRPr="005012EF">
          <w:t xml:space="preserve"> </w:t>
        </w:r>
      </w:ins>
      <w:r w:rsidRPr="005012EF">
        <w:t>можна зчитати просто камерою смартфону.</w:t>
      </w:r>
    </w:p>
    <w:p w14:paraId="07456F9B" w14:textId="03B76650" w:rsidR="005A7CC1" w:rsidRPr="005012EF" w:rsidRDefault="00865B3F" w:rsidP="00C32FC6">
      <w:r w:rsidRPr="005012EF">
        <w:t>Програмне забезпечення спроектовано таким чином, що може приймати інформацію з будь-якого з трьох видів пристроїв – сканеру RFID, сканеру штрих-коді</w:t>
      </w:r>
      <w:r w:rsidR="008D3929" w:rsidRPr="005012EF">
        <w:t>в</w:t>
      </w:r>
      <w:r w:rsidRPr="005012EF">
        <w:t xml:space="preserve"> та смартфону. Це забезпечує </w:t>
      </w:r>
      <w:r w:rsidR="008D3929" w:rsidRPr="005012EF">
        <w:t>досить широкий вибір альтернатив у контексті існуючих засобів ідентифікації товарів.</w:t>
      </w:r>
      <w:r w:rsidR="005A7CC1" w:rsidRPr="005012EF">
        <w:t xml:space="preserve"> Отриманий ідентифікатор по мережі Інтернет буде передано до серверу</w:t>
      </w:r>
      <w:r w:rsidR="00DF736A" w:rsidRPr="005012EF">
        <w:t xml:space="preserve"> та опрацьовано програмним забезпеченням. </w:t>
      </w:r>
    </w:p>
    <w:p w14:paraId="2DDCAB35" w14:textId="1F6F1574" w:rsidR="00DF736A" w:rsidRPr="005012EF" w:rsidRDefault="00D87ED1" w:rsidP="00C32FC6">
      <w:r w:rsidRPr="005012EF">
        <w:t>В розроблюваному програмно-апаратному комплексі</w:t>
      </w:r>
      <w:r w:rsidR="00DF736A" w:rsidRPr="005012EF">
        <w:t xml:space="preserve"> програмна частина </w:t>
      </w:r>
      <w:r w:rsidRPr="005012EF">
        <w:t>має відповідати</w:t>
      </w:r>
      <w:r w:rsidR="00DF736A" w:rsidRPr="005012EF">
        <w:t xml:space="preserve"> за </w:t>
      </w:r>
      <w:r w:rsidRPr="005012EF">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sidRPr="005012EF">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w:t>
      </w:r>
      <w:proofErr w:type="spellStart"/>
      <w:r w:rsidR="00344951" w:rsidRPr="005012EF">
        <w:t>пропрієтарної</w:t>
      </w:r>
      <w:proofErr w:type="spellEnd"/>
      <w:r w:rsidR="00344951" w:rsidRPr="005012EF">
        <w:t xml:space="preserve">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sidRPr="005012EF">
        <w:t xml:space="preserve">увійти в аккаунт та побачити, які продукти наявні у домі. Або ж, після повернення з магазину, легко додати нові товари. </w:t>
      </w:r>
    </w:p>
    <w:p w14:paraId="0396D6B1" w14:textId="5E1BF5B7" w:rsidR="00CF743A" w:rsidRPr="005012EF" w:rsidRDefault="00CF743A" w:rsidP="00C32FC6">
      <w:r w:rsidRPr="005012EF">
        <w:t>Веб-застосунок, як спосіб взаємодії системи з людиною</w:t>
      </w:r>
      <w:r w:rsidR="001128C1" w:rsidRPr="005012EF">
        <w:t>,</w:t>
      </w:r>
      <w:r w:rsidRPr="005012EF">
        <w:t xml:space="preserve"> є </w:t>
      </w:r>
      <w:r w:rsidR="001128C1" w:rsidRPr="005012EF">
        <w:t xml:space="preserve">одним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w:t>
      </w:r>
      <w:del w:id="622" w:author="Rodion Kharabet" w:date="2019-12-06T02:42:00Z">
        <w:r w:rsidR="001128C1" w:rsidRPr="005012EF" w:rsidDel="00C23711">
          <w:delText xml:space="preserve">великою </w:delText>
        </w:r>
      </w:del>
      <w:r w:rsidR="001128C1" w:rsidRPr="005012EF">
        <w:t>проблемою</w:t>
      </w:r>
      <w:del w:id="623" w:author="Rodion Kharabet" w:date="2019-12-06T02:42:00Z">
        <w:r w:rsidR="001128C1" w:rsidRPr="005012EF" w:rsidDel="00C23711">
          <w:delText xml:space="preserve"> у містах</w:delText>
        </w:r>
      </w:del>
      <w:r w:rsidR="001128C1" w:rsidRPr="005012EF">
        <w:t>.</w:t>
      </w:r>
    </w:p>
    <w:p w14:paraId="009A976D" w14:textId="757C6E2C" w:rsidR="00CC040A" w:rsidRPr="005012EF" w:rsidRDefault="001128C1" w:rsidP="00C32FC6">
      <w:r w:rsidRPr="005012EF">
        <w:t xml:space="preserve">Весь програмно-апаратний комплекс призначений для використання в приміщені, де необхідно </w:t>
      </w:r>
      <w:r w:rsidR="00057291" w:rsidRPr="005012EF">
        <w:t>впровадити автоматизацію ведення домашнього господарс</w:t>
      </w:r>
      <w:r w:rsidR="00CB4F6F" w:rsidRPr="005012EF">
        <w:t>т</w:t>
      </w:r>
      <w:r w:rsidR="00057291" w:rsidRPr="005012EF">
        <w:t xml:space="preserve">ва. Апаратна частина комплексу складається з </w:t>
      </w:r>
      <w:r w:rsidR="00CB4F6F" w:rsidRPr="005012EF">
        <w:t xml:space="preserve">двох пристроїв. Один з них необхідно розмістити на кошику для сміття, оскільки він відповідає за фіксацію факту утилізації упаковки товару </w:t>
      </w:r>
      <w:r w:rsidR="00CB4F6F" w:rsidRPr="005012EF">
        <w:lastRenderedPageBreak/>
        <w:t xml:space="preserve">до сміття. Інший пристрій призначений для маркування товарів радіочастотними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sidRPr="005012EF">
        <w:t xml:space="preserve">Обидва пристрої є автономними одиницями оскільки мають власне джерело живлення </w:t>
      </w:r>
      <w:ins w:id="624" w:author="Rodion Kharabet" w:date="2019-12-06T02:42:00Z">
        <w:r w:rsidR="00CF41DA">
          <w:rPr>
            <w:lang w:val="ru-RU"/>
          </w:rPr>
          <w:t>–</w:t>
        </w:r>
      </w:ins>
      <w:del w:id="625" w:author="Rodion Kharabet" w:date="2019-12-06T02:42:00Z">
        <w:r w:rsidR="00B05DD6" w:rsidRPr="005012EF" w:rsidDel="00CF41DA">
          <w:delText>-</w:delText>
        </w:r>
      </w:del>
      <w:r w:rsidR="00B05DD6" w:rsidRPr="005012EF">
        <w:t xml:space="preserve"> акумулятор. Його можна заряджати використовуючи звичний інтерфейс </w:t>
      </w:r>
      <w:proofErr w:type="spellStart"/>
      <w:r w:rsidR="00B05DD6" w:rsidRPr="005012EF">
        <w:t>micro</w:t>
      </w:r>
      <w:proofErr w:type="spellEnd"/>
      <w:r w:rsidR="00B05DD6" w:rsidRPr="005012EF">
        <w:t xml:space="preserve">-USB. Такий </w:t>
      </w:r>
      <w:r w:rsidR="006402FB" w:rsidRPr="005012EF">
        <w:t>мобільний</w:t>
      </w:r>
      <w:r w:rsidR="00B05DD6" w:rsidRPr="005012EF">
        <w:t xml:space="preserve"> 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sidRPr="005012EF">
        <w:t xml:space="preserve"> </w:t>
      </w:r>
    </w:p>
    <w:p w14:paraId="22DA90B3" w14:textId="72F69BCA" w:rsidR="001128C1" w:rsidRPr="005012EF" w:rsidRDefault="00CC040A" w:rsidP="00C32FC6">
      <w:r w:rsidRPr="005012EF">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sidRPr="005012EF">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Pr="005012EF" w:rsidRDefault="00A5405C" w:rsidP="00C32FC6">
      <w:r w:rsidRPr="005012EF">
        <w:t>Отже, в залежності від потреб користувача існує три варіанти комплектації системи:</w:t>
      </w:r>
    </w:p>
    <w:p w14:paraId="48227E39" w14:textId="2168C581" w:rsidR="00A5405C" w:rsidRPr="005012EF" w:rsidRDefault="0010483A" w:rsidP="00C32FC6">
      <w:pPr>
        <w:pStyle w:val="ListParagraph"/>
      </w:pPr>
      <w:r w:rsidRPr="005012EF">
        <w:t>с</w:t>
      </w:r>
      <w:r w:rsidR="00A5405C" w:rsidRPr="005012EF">
        <w:t>истема без апаратної складової</w:t>
      </w:r>
      <w:r w:rsidRPr="005012EF">
        <w:t>;</w:t>
      </w:r>
    </w:p>
    <w:p w14:paraId="451446F5" w14:textId="4B6DA0AE" w:rsidR="001D5FF5" w:rsidRPr="005012EF" w:rsidRDefault="0010483A" w:rsidP="00C32FC6">
      <w:pPr>
        <w:pStyle w:val="ListParagraph"/>
      </w:pPr>
      <w:r w:rsidRPr="005012EF">
        <w:t>с</w:t>
      </w:r>
      <w:r w:rsidR="001D5FF5" w:rsidRPr="005012EF">
        <w:t>истема з апаратною ідентифікацію штрих-кодів</w:t>
      </w:r>
      <w:r w:rsidRPr="005012EF">
        <w:t>;</w:t>
      </w:r>
    </w:p>
    <w:p w14:paraId="72E66C54" w14:textId="17E5117A" w:rsidR="001D5FF5" w:rsidRPr="005012EF" w:rsidRDefault="0010483A" w:rsidP="00C32FC6">
      <w:pPr>
        <w:pStyle w:val="ListParagraph"/>
      </w:pPr>
      <w:r w:rsidRPr="005012EF">
        <w:t>с</w:t>
      </w:r>
      <w:r w:rsidR="001D5FF5" w:rsidRPr="005012EF">
        <w:t>истема з використанням радіочастотної ідентифікації.</w:t>
      </w:r>
    </w:p>
    <w:p w14:paraId="40F40222" w14:textId="49A24999" w:rsidR="00C32FC6" w:rsidRPr="005012EF" w:rsidRDefault="00C32FC6" w:rsidP="00C32FC6"/>
    <w:p w14:paraId="71EE5EB3" w14:textId="078BF215" w:rsidR="00C32FC6" w:rsidRPr="005012EF" w:rsidRDefault="00C32FC6" w:rsidP="00C32FC6">
      <w:pPr>
        <w:pStyle w:val="Heading2"/>
      </w:pPr>
      <w:bookmarkStart w:id="626" w:name="_Toc25923565"/>
      <w:del w:id="627" w:author="Rodion Kharabet" w:date="2019-12-06T02:43:00Z">
        <w:r w:rsidRPr="005012EF" w:rsidDel="00CF41DA">
          <w:delText>4</w:delText>
        </w:r>
      </w:del>
      <w:ins w:id="628" w:author="Rodion Kharabet" w:date="2019-12-06T02:43:00Z">
        <w:r w:rsidR="00CF41DA">
          <w:t>3</w:t>
        </w:r>
      </w:ins>
      <w:r w:rsidRPr="005012EF">
        <w:t>.2 Алгоритм взаємодії користувача з комплексом</w:t>
      </w:r>
      <w:bookmarkEnd w:id="626"/>
    </w:p>
    <w:p w14:paraId="740B3724" w14:textId="77777777" w:rsidR="00C32FC6" w:rsidRPr="005012EF" w:rsidRDefault="00C32FC6" w:rsidP="00C32FC6"/>
    <w:p w14:paraId="1CE19DBC" w14:textId="2E983333" w:rsidR="001D5FF5" w:rsidRPr="005012EF" w:rsidRDefault="0004501B" w:rsidP="00C32FC6">
      <w:r w:rsidRPr="005012EF">
        <w:t xml:space="preserve">Розглянемо алгоритм взаємодії користувача з кожним варіантом </w:t>
      </w:r>
      <w:r w:rsidR="006402FB" w:rsidRPr="005012EF">
        <w:t>комплектації</w:t>
      </w:r>
      <w:r w:rsidRPr="005012EF">
        <w:t xml:space="preserve"> системи.</w:t>
      </w:r>
    </w:p>
    <w:p w14:paraId="00FCA511" w14:textId="77777777" w:rsidR="00C32FC6" w:rsidRPr="005012EF" w:rsidRDefault="00C32FC6" w:rsidP="00C32FC6"/>
    <w:p w14:paraId="7C22B448" w14:textId="77777777" w:rsidR="00CF41DA" w:rsidRDefault="00CF41DA">
      <w:pPr>
        <w:spacing w:after="160" w:line="259" w:lineRule="auto"/>
        <w:ind w:firstLine="0"/>
        <w:jc w:val="left"/>
        <w:rPr>
          <w:ins w:id="629" w:author="Rodion Kharabet" w:date="2019-12-06T02:43:00Z"/>
          <w:rFonts w:eastAsiaTheme="majorEastAsia" w:cstheme="majorBidi"/>
          <w:szCs w:val="24"/>
        </w:rPr>
      </w:pPr>
      <w:bookmarkStart w:id="630" w:name="_Toc25923566"/>
      <w:ins w:id="631" w:author="Rodion Kharabet" w:date="2019-12-06T02:43:00Z">
        <w:r>
          <w:br w:type="page"/>
        </w:r>
      </w:ins>
    </w:p>
    <w:p w14:paraId="4008E91C" w14:textId="1925F6DE" w:rsidR="00C32FC6" w:rsidRPr="005012EF" w:rsidRDefault="00C32FC6" w:rsidP="00C32FC6">
      <w:pPr>
        <w:pStyle w:val="Heading3"/>
      </w:pPr>
      <w:del w:id="632" w:author="Rodion Kharabet" w:date="2019-12-06T02:43:00Z">
        <w:r w:rsidRPr="005012EF" w:rsidDel="00CF41DA">
          <w:lastRenderedPageBreak/>
          <w:delText>4</w:delText>
        </w:r>
      </w:del>
      <w:ins w:id="633" w:author="Rodion Kharabet" w:date="2019-12-06T02:43:00Z">
        <w:r w:rsidR="00CF41DA">
          <w:t>3</w:t>
        </w:r>
      </w:ins>
      <w:r w:rsidRPr="005012EF">
        <w:t xml:space="preserve">.2.1 </w:t>
      </w:r>
      <w:r w:rsidR="001D5FF5" w:rsidRPr="005012EF">
        <w:t>Система без апаратної складової</w:t>
      </w:r>
      <w:del w:id="634" w:author="Rodion Kharabet" w:date="2019-12-06T02:43:00Z">
        <w:r w:rsidR="001D5FF5" w:rsidRPr="005012EF" w:rsidDel="00CF41DA">
          <w:delText>.</w:delText>
        </w:r>
        <w:bookmarkEnd w:id="630"/>
        <w:r w:rsidR="001D5FF5" w:rsidRPr="005012EF" w:rsidDel="00CF41DA">
          <w:delText xml:space="preserve"> </w:delText>
        </w:r>
      </w:del>
    </w:p>
    <w:p w14:paraId="18C858E6" w14:textId="77777777" w:rsidR="00C32FC6" w:rsidRPr="005012EF" w:rsidRDefault="00C32FC6" w:rsidP="00C32FC6"/>
    <w:p w14:paraId="0DBC0099" w14:textId="290BAA16" w:rsidR="001D5FF5" w:rsidRPr="005012EF" w:rsidRDefault="00C32FC6" w:rsidP="00C32FC6">
      <w:r w:rsidRPr="005012EF">
        <w:t>Система без апаратної складової</w:t>
      </w:r>
      <w:r w:rsidR="001D5FF5" w:rsidRPr="005012EF">
        <w:t xml:space="preserve"> буде мати обмежену функціональність</w:t>
      </w:r>
      <w:r w:rsidRPr="005012EF">
        <w:t>, оскільки</w:t>
      </w:r>
      <w:r w:rsidR="001D5FF5" w:rsidRPr="005012EF">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r w:rsidR="00DD1AEF" w:rsidRPr="005012EF">
        <w:t xml:space="preserve"> Процес додавання нового товару зображено на </w:t>
      </w:r>
      <w:del w:id="635" w:author="Rodion Kharabet" w:date="2019-12-06T02:44:00Z">
        <w:r w:rsidR="00DD1AEF" w:rsidRPr="005012EF" w:rsidDel="007F1A84">
          <w:delText>рисунку 4.</w:delText>
        </w:r>
      </w:del>
      <w:ins w:id="636" w:author="Rodion Kharabet" w:date="2019-12-06T02:44:00Z">
        <w:r w:rsidR="007F1A84">
          <w:t>рисунку 3.</w:t>
        </w:r>
      </w:ins>
      <w:r w:rsidR="00DD1AEF" w:rsidRPr="005012EF">
        <w:t>1.</w:t>
      </w:r>
    </w:p>
    <w:p w14:paraId="51CE7909" w14:textId="77777777" w:rsidR="002063B7" w:rsidRPr="005012EF" w:rsidRDefault="002063B7" w:rsidP="001D5FF5">
      <w:pPr>
        <w:ind w:firstLine="0"/>
      </w:pPr>
    </w:p>
    <w:p w14:paraId="3A06122E" w14:textId="18518375" w:rsidR="00D77D9B" w:rsidRPr="005012EF" w:rsidRDefault="00D77D9B" w:rsidP="00D77D9B">
      <w:pPr>
        <w:ind w:firstLine="0"/>
        <w:jc w:val="center"/>
      </w:pPr>
      <w:r w:rsidRPr="005012EF">
        <w:rPr>
          <w:noProof/>
        </w:rPr>
        <w:drawing>
          <wp:inline distT="0" distB="0" distL="0" distR="0" wp14:anchorId="76A2969B" wp14:editId="2E0D4997">
            <wp:extent cx="5171022" cy="4581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9031" cy="4624061"/>
                    </a:xfrm>
                    <a:prstGeom prst="rect">
                      <a:avLst/>
                    </a:prstGeom>
                    <a:noFill/>
                    <a:ln>
                      <a:noFill/>
                    </a:ln>
                  </pic:spPr>
                </pic:pic>
              </a:graphicData>
            </a:graphic>
          </wp:inline>
        </w:drawing>
      </w:r>
    </w:p>
    <w:p w14:paraId="021138FF" w14:textId="49ED48D3" w:rsidR="00C32FC6" w:rsidRPr="005012EF" w:rsidRDefault="002063B7" w:rsidP="00E52936">
      <w:pPr>
        <w:ind w:firstLine="0"/>
        <w:jc w:val="center"/>
      </w:pPr>
      <w:del w:id="637" w:author="Rodion Kharabet" w:date="2019-12-06T02:45:00Z">
        <w:r w:rsidRPr="005012EF" w:rsidDel="007F1A84">
          <w:delText xml:space="preserve">Рисунок </w:delText>
        </w:r>
        <w:r w:rsidR="00DD1AEF" w:rsidRPr="005012EF" w:rsidDel="007F1A84">
          <w:delText>4.</w:delText>
        </w:r>
      </w:del>
      <w:ins w:id="638" w:author="Rodion Kharabet" w:date="2019-12-06T02:45:00Z">
        <w:r w:rsidR="007F1A84">
          <w:t>Рисунок 3.</w:t>
        </w:r>
      </w:ins>
      <w:r w:rsidR="00F35CD2" w:rsidRPr="005012EF">
        <w:t>1</w:t>
      </w:r>
      <w:r w:rsidR="00DD1AEF" w:rsidRPr="005012EF">
        <w:t xml:space="preserve"> -</w:t>
      </w:r>
      <w:r w:rsidRPr="005012EF">
        <w:t xml:space="preserve"> UML діаграма послідовності: Додавання продукту через веб-застосунок</w:t>
      </w:r>
      <w:del w:id="639" w:author="Rodion Kharabet" w:date="2019-12-06T02:45:00Z">
        <w:r w:rsidRPr="005012EF" w:rsidDel="007F1A84">
          <w:delText>.</w:delText>
        </w:r>
      </w:del>
    </w:p>
    <w:p w14:paraId="283D6ED1" w14:textId="699C46A7" w:rsidR="00C32FC6" w:rsidRPr="005012EF" w:rsidRDefault="007F1A84" w:rsidP="00C32FC6">
      <w:pPr>
        <w:pStyle w:val="Heading3"/>
      </w:pPr>
      <w:bookmarkStart w:id="640" w:name="_Toc25923567"/>
      <w:ins w:id="641" w:author="Rodion Kharabet" w:date="2019-12-06T02:45:00Z">
        <w:r>
          <w:lastRenderedPageBreak/>
          <w:t>3</w:t>
        </w:r>
      </w:ins>
      <w:del w:id="642" w:author="Rodion Kharabet" w:date="2019-12-06T02:45:00Z">
        <w:r w:rsidR="00C32FC6" w:rsidRPr="005012EF" w:rsidDel="007F1A84">
          <w:delText>4</w:delText>
        </w:r>
      </w:del>
      <w:r w:rsidR="00C32FC6" w:rsidRPr="005012EF">
        <w:t xml:space="preserve">.2.2 </w:t>
      </w:r>
      <w:r w:rsidR="001D5FF5" w:rsidRPr="005012EF">
        <w:t>Система з апаратною ідентифікацію штрих-кодів</w:t>
      </w:r>
      <w:del w:id="643" w:author="Rodion Kharabet" w:date="2019-12-06T02:45:00Z">
        <w:r w:rsidR="001D5FF5" w:rsidRPr="005012EF" w:rsidDel="007F1A84">
          <w:delText>.</w:delText>
        </w:r>
        <w:bookmarkEnd w:id="640"/>
        <w:r w:rsidR="001D5FF5" w:rsidRPr="005012EF" w:rsidDel="007F1A84">
          <w:delText xml:space="preserve"> </w:delText>
        </w:r>
      </w:del>
    </w:p>
    <w:p w14:paraId="43E970CD" w14:textId="77777777" w:rsidR="00C32FC6" w:rsidRPr="005012EF" w:rsidRDefault="00C32FC6" w:rsidP="00C32FC6"/>
    <w:p w14:paraId="3C1D7F9E" w14:textId="3F88E3B6" w:rsidR="001D5FF5" w:rsidRPr="005012EF" w:rsidRDefault="00C32FC6" w:rsidP="0010483A">
      <w:r w:rsidRPr="005012EF">
        <w:t>Система з апаратною ідентифікацію штрих-кодів</w:t>
      </w:r>
      <w:r w:rsidR="001D5FF5" w:rsidRPr="005012EF">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r w:rsidR="00B5478D" w:rsidRPr="005012EF">
        <w:t xml:space="preserve"> Процес видалення продукту апаратним сканером штрих-коду зображено на </w:t>
      </w:r>
      <w:del w:id="644" w:author="Rodion Kharabet" w:date="2019-12-06T02:44:00Z">
        <w:r w:rsidR="00B5478D" w:rsidRPr="005012EF" w:rsidDel="007F1A84">
          <w:delText>рисунку 4.</w:delText>
        </w:r>
      </w:del>
      <w:ins w:id="645" w:author="Rodion Kharabet" w:date="2019-12-06T02:44:00Z">
        <w:r w:rsidR="007F1A84">
          <w:t>рисунку 3.</w:t>
        </w:r>
      </w:ins>
      <w:r w:rsidR="00B5478D" w:rsidRPr="005012EF">
        <w:t>2.</w:t>
      </w:r>
    </w:p>
    <w:p w14:paraId="212D87CE" w14:textId="2CEA437C" w:rsidR="00B5478D" w:rsidRDefault="00B5478D" w:rsidP="00B5478D">
      <w:pPr>
        <w:ind w:firstLine="0"/>
        <w:rPr>
          <w:ins w:id="646" w:author="Rodion Kharabet" w:date="2019-12-06T02:47:00Z"/>
        </w:rPr>
      </w:pPr>
    </w:p>
    <w:p w14:paraId="54958429" w14:textId="06B02C93" w:rsidR="008E084A" w:rsidRPr="005012EF" w:rsidRDefault="003E415E" w:rsidP="008E084A">
      <w:pPr>
        <w:pStyle w:val="Heading3"/>
        <w:rPr>
          <w:ins w:id="647" w:author="Rodion Kharabet" w:date="2019-12-06T02:47:00Z"/>
        </w:rPr>
      </w:pPr>
      <w:ins w:id="648" w:author="Rodion Kharabet" w:date="2019-12-06T02:53:00Z">
        <w:r>
          <w:t>3</w:t>
        </w:r>
      </w:ins>
      <w:ins w:id="649" w:author="Rodion Kharabet" w:date="2019-12-06T02:47:00Z">
        <w:r w:rsidR="008E084A" w:rsidRPr="005012EF">
          <w:t>.2.3 Система з використанням радіочастотної ідентифікації</w:t>
        </w:r>
      </w:ins>
    </w:p>
    <w:p w14:paraId="06FC0698" w14:textId="77777777" w:rsidR="008E084A" w:rsidRPr="005012EF" w:rsidRDefault="008E084A" w:rsidP="008E084A">
      <w:pPr>
        <w:rPr>
          <w:ins w:id="650" w:author="Rodion Kharabet" w:date="2019-12-06T02:47:00Z"/>
        </w:rPr>
      </w:pPr>
    </w:p>
    <w:p w14:paraId="0D95A5B3" w14:textId="3E87135F" w:rsidR="008E084A" w:rsidRPr="005012EF" w:rsidRDefault="008E084A" w:rsidP="008E084A">
      <w:pPr>
        <w:rPr>
          <w:ins w:id="651" w:author="Rodion Kharabet" w:date="2019-12-06T02:47:00Z"/>
        </w:rPr>
      </w:pPr>
      <w:ins w:id="652" w:author="Rodion Kharabet" w:date="2019-12-06T02:47:00Z">
        <w:r w:rsidRPr="005012EF">
          <w:t xml:space="preserve">Система з використанням радіочастотної ідентифікації включає в себе всі можливості, що </w:t>
        </w:r>
      </w:ins>
      <w:ins w:id="653" w:author="Rodion Kharabet" w:date="2019-12-06T02:54:00Z">
        <w:r w:rsidR="003E415E">
          <w:t>в</w:t>
        </w:r>
      </w:ins>
      <w:ins w:id="654" w:author="Rodion Kharabet" w:date="2019-12-06T02:47:00Z">
        <w:r w:rsidRPr="005012EF">
          <w:t xml:space="preserve"> описан</w:t>
        </w:r>
      </w:ins>
      <w:ins w:id="655" w:author="Rodion Kharabet" w:date="2019-12-06T02:54:00Z">
        <w:r w:rsidR="003E415E">
          <w:t>ому</w:t>
        </w:r>
      </w:ins>
      <w:ins w:id="656" w:author="Rodion Kharabet" w:date="2019-12-06T02:47:00Z">
        <w:r w:rsidRPr="005012EF">
          <w:t xml:space="preserve"> попередньо</w:t>
        </w:r>
      </w:ins>
      <w:ins w:id="657" w:author="Rodion Kharabet" w:date="2019-12-06T02:54:00Z">
        <w:r w:rsidR="003E415E">
          <w:t>му</w:t>
        </w:r>
      </w:ins>
      <w:ins w:id="658" w:author="Rodion Kharabet" w:date="2019-12-06T02:47:00Z">
        <w:r w:rsidRPr="005012EF">
          <w:t xml:space="preserve"> варіант</w:t>
        </w:r>
      </w:ins>
      <w:ins w:id="659" w:author="Rodion Kharabet" w:date="2019-12-06T02:54:00Z">
        <w:r w:rsidR="003E415E">
          <w:t>і</w:t>
        </w:r>
      </w:ins>
      <w:ins w:id="660" w:author="Rodion Kharabet" w:date="2019-12-06T02:47:00Z">
        <w:r w:rsidRPr="005012EF">
          <w:t xml:space="preserve">. Але в пристрій, що був побудований на базі сканеру штрих-кодів, додається сканер </w:t>
        </w:r>
        <w:r>
          <w:t>RFID-міток</w:t>
        </w:r>
        <w:r w:rsidRPr="005012EF">
          <w:t xml:space="preserve">.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w:t>
        </w:r>
        <w:r>
          <w:t>RFID-мітку</w:t>
        </w:r>
        <w:r w:rsidRPr="005012EF">
          <w:t xml:space="preserve">. Якщо в радіусі дії RFID зчитувача з’являється мітка, то він миттєво її зчитує і відправляє дані ідентифікатора на сервер для подальшої обробки. Процес видалення товару RFID сканером зображено на </w:t>
        </w:r>
        <w:r>
          <w:t>рисунку 3.</w:t>
        </w:r>
        <w:r w:rsidRPr="005012EF">
          <w:t>3.</w:t>
        </w:r>
      </w:ins>
    </w:p>
    <w:p w14:paraId="322BC79C" w14:textId="53680D51" w:rsidR="003E415E" w:rsidRDefault="003E415E">
      <w:pPr>
        <w:spacing w:after="160" w:line="259" w:lineRule="auto"/>
        <w:ind w:firstLine="0"/>
        <w:jc w:val="left"/>
        <w:rPr>
          <w:ins w:id="661" w:author="Rodion Kharabet" w:date="2019-12-06T02:53:00Z"/>
        </w:rPr>
      </w:pPr>
      <w:ins w:id="662" w:author="Rodion Kharabet" w:date="2019-12-06T02:53:00Z">
        <w:r>
          <w:br w:type="page"/>
        </w:r>
      </w:ins>
    </w:p>
    <w:p w14:paraId="59D3BCC8" w14:textId="2AFE3520" w:rsidR="008E084A" w:rsidRPr="005012EF" w:rsidDel="003E415E" w:rsidRDefault="008E084A" w:rsidP="00B5478D">
      <w:pPr>
        <w:ind w:firstLine="0"/>
        <w:rPr>
          <w:del w:id="663" w:author="Rodion Kharabet" w:date="2019-12-06T02:53:00Z"/>
        </w:rPr>
      </w:pPr>
    </w:p>
    <w:p w14:paraId="73C76A9B" w14:textId="3532688A" w:rsidR="00355512" w:rsidRPr="005012EF" w:rsidRDefault="00355512" w:rsidP="00355512">
      <w:pPr>
        <w:ind w:firstLine="0"/>
        <w:jc w:val="center"/>
      </w:pPr>
      <w:r w:rsidRPr="005012EF">
        <w:rPr>
          <w:noProof/>
        </w:rPr>
        <w:drawing>
          <wp:inline distT="0" distB="0" distL="0" distR="0" wp14:anchorId="50AEDD08" wp14:editId="012A2BAC">
            <wp:extent cx="4324103" cy="36595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0038" cy="3664542"/>
                    </a:xfrm>
                    <a:prstGeom prst="rect">
                      <a:avLst/>
                    </a:prstGeom>
                    <a:noFill/>
                    <a:ln>
                      <a:noFill/>
                    </a:ln>
                  </pic:spPr>
                </pic:pic>
              </a:graphicData>
            </a:graphic>
          </wp:inline>
        </w:drawing>
      </w:r>
    </w:p>
    <w:p w14:paraId="69E14EFF" w14:textId="78F75056" w:rsidR="00355512" w:rsidRDefault="00355512" w:rsidP="00355512">
      <w:pPr>
        <w:ind w:firstLine="0"/>
        <w:jc w:val="center"/>
        <w:rPr>
          <w:ins w:id="664" w:author="Rodion Kharabet" w:date="2019-12-06T02:52:00Z"/>
        </w:rPr>
      </w:pPr>
      <w:del w:id="665" w:author="Rodion Kharabet" w:date="2019-12-06T02:45:00Z">
        <w:r w:rsidRPr="005012EF" w:rsidDel="007F1A84">
          <w:delText xml:space="preserve">Рисунок </w:delText>
        </w:r>
        <w:r w:rsidR="00B5478D" w:rsidRPr="005012EF" w:rsidDel="007F1A84">
          <w:delText>4.</w:delText>
        </w:r>
      </w:del>
      <w:ins w:id="666" w:author="Rodion Kharabet" w:date="2019-12-06T02:45:00Z">
        <w:r w:rsidR="007F1A84">
          <w:t>Рисунок 3.</w:t>
        </w:r>
      </w:ins>
      <w:r w:rsidR="00B5478D" w:rsidRPr="005012EF">
        <w:t>2</w:t>
      </w:r>
      <w:del w:id="667" w:author="Rodion Kharabet" w:date="2019-12-06T02:56:00Z">
        <w:r w:rsidRPr="005012EF" w:rsidDel="003E415E">
          <w:delText xml:space="preserve">. </w:delText>
        </w:r>
      </w:del>
      <w:ins w:id="668" w:author="Rodion Kharabet" w:date="2019-12-06T02:56:00Z">
        <w:r w:rsidR="003E415E">
          <w:t xml:space="preserve"> –</w:t>
        </w:r>
        <w:r w:rsidR="003E415E" w:rsidRPr="005012EF">
          <w:t xml:space="preserve"> </w:t>
        </w:r>
      </w:ins>
      <w:r w:rsidRPr="005012EF">
        <w:t xml:space="preserve">UML діаграма послідовності: видалення продукту апаратним </w:t>
      </w:r>
      <w:r w:rsidR="006402FB" w:rsidRPr="005012EF">
        <w:t>сканером</w:t>
      </w:r>
      <w:r w:rsidRPr="005012EF">
        <w:t xml:space="preserve"> штрих-коду</w:t>
      </w:r>
      <w:del w:id="669" w:author="Rodion Kharabet" w:date="2019-12-06T02:52:00Z">
        <w:r w:rsidRPr="005012EF" w:rsidDel="003E415E">
          <w:delText>.</w:delText>
        </w:r>
      </w:del>
    </w:p>
    <w:p w14:paraId="7FDFB5C8" w14:textId="77777777" w:rsidR="003E415E" w:rsidRPr="005012EF" w:rsidRDefault="003E415E" w:rsidP="00355512">
      <w:pPr>
        <w:ind w:firstLine="0"/>
        <w:jc w:val="center"/>
      </w:pPr>
    </w:p>
    <w:p w14:paraId="27F9FAF6" w14:textId="07E93F1A" w:rsidR="001D5FF5" w:rsidRPr="005012EF" w:rsidDel="008E084A" w:rsidRDefault="001D5FF5" w:rsidP="007D15DB">
      <w:pPr>
        <w:rPr>
          <w:del w:id="670" w:author="Rodion Kharabet" w:date="2019-12-06T02:48:00Z"/>
        </w:rPr>
      </w:pPr>
    </w:p>
    <w:p w14:paraId="2498770C" w14:textId="708630EA" w:rsidR="007D15DB" w:rsidRPr="005012EF" w:rsidDel="008E084A" w:rsidRDefault="007D15DB" w:rsidP="007D15DB">
      <w:pPr>
        <w:pStyle w:val="Heading3"/>
        <w:rPr>
          <w:del w:id="671" w:author="Rodion Kharabet" w:date="2019-12-06T02:47:00Z"/>
        </w:rPr>
      </w:pPr>
      <w:bookmarkStart w:id="672" w:name="_Toc25923568"/>
      <w:del w:id="673" w:author="Rodion Kharabet" w:date="2019-12-06T02:47:00Z">
        <w:r w:rsidRPr="005012EF" w:rsidDel="008E084A">
          <w:delText xml:space="preserve">4.2.3 </w:delText>
        </w:r>
        <w:r w:rsidR="001D5FF5" w:rsidRPr="005012EF" w:rsidDel="008E084A">
          <w:delText>Система з використанням радіочастотної ідентифікації</w:delText>
        </w:r>
        <w:bookmarkEnd w:id="672"/>
      </w:del>
    </w:p>
    <w:p w14:paraId="427A5819" w14:textId="670F85DB" w:rsidR="007D15DB" w:rsidRPr="005012EF" w:rsidDel="008E084A" w:rsidRDefault="007D15DB" w:rsidP="007D15DB">
      <w:pPr>
        <w:rPr>
          <w:del w:id="674" w:author="Rodion Kharabet" w:date="2019-12-06T02:47:00Z"/>
        </w:rPr>
      </w:pPr>
    </w:p>
    <w:p w14:paraId="2160F62F" w14:textId="37BEC722" w:rsidR="00460CEE" w:rsidRPr="005012EF" w:rsidDel="008E084A" w:rsidRDefault="007D15DB" w:rsidP="007D15DB">
      <w:pPr>
        <w:rPr>
          <w:del w:id="675" w:author="Rodion Kharabet" w:date="2019-12-06T02:47:00Z"/>
        </w:rPr>
      </w:pPr>
      <w:del w:id="676" w:author="Rodion Kharabet" w:date="2019-12-06T02:47:00Z">
        <w:r w:rsidRPr="005012EF" w:rsidDel="008E084A">
          <w:delText>Система з використанням радіочастотної ідентифікації</w:delText>
        </w:r>
        <w:r w:rsidR="001D5FF5" w:rsidRPr="005012EF" w:rsidDel="008E084A">
          <w:delText xml:space="preserve"> включає в себе всі можливості, що і описаний попередньо варіант. Але в пристрій, що був побудований на базі сканеру штрих-кодів, додається сканер </w:delText>
        </w:r>
      </w:del>
      <w:del w:id="677" w:author="Rodion Kharabet" w:date="2019-12-06T02:37:00Z">
        <w:r w:rsidR="001D5FF5" w:rsidRPr="005012EF" w:rsidDel="005A2358">
          <w:delText>RFID міток</w:delText>
        </w:r>
      </w:del>
      <w:del w:id="678" w:author="Rodion Kharabet" w:date="2019-12-06T02:47:00Z">
        <w:r w:rsidR="001D5FF5" w:rsidRPr="005012EF" w:rsidDel="008E084A">
          <w:delText xml:space="preserve">.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w:delText>
        </w:r>
      </w:del>
      <w:del w:id="679" w:author="Rodion Kharabet" w:date="2019-12-06T02:35:00Z">
        <w:r w:rsidR="001D5FF5" w:rsidRPr="005012EF" w:rsidDel="00CA5EF9">
          <w:delText>RFID мітку</w:delText>
        </w:r>
      </w:del>
      <w:del w:id="680" w:author="Rodion Kharabet" w:date="2019-12-06T02:47:00Z">
        <w:r w:rsidR="001D5FF5" w:rsidRPr="005012EF" w:rsidDel="008E084A">
          <w:delText xml:space="preserve">. Якщо в </w:delText>
        </w:r>
        <w:r w:rsidR="006402FB" w:rsidRPr="005012EF" w:rsidDel="008E084A">
          <w:delText>радіусі</w:delText>
        </w:r>
        <w:r w:rsidR="001D5FF5" w:rsidRPr="005012EF" w:rsidDel="008E084A">
          <w:delText xml:space="preserve"> дії RFID </w:delText>
        </w:r>
        <w:r w:rsidR="00C91726" w:rsidRPr="005012EF" w:rsidDel="008E084A">
          <w:delText>зчитувача</w:delText>
        </w:r>
        <w:r w:rsidR="001D5FF5" w:rsidRPr="005012EF" w:rsidDel="008E084A">
          <w:delText xml:space="preserve"> з’являється мітка, то він миттєво її зчитує і відправляє дані ідентифікатора на сервер для подальшої обробки. </w:delText>
        </w:r>
        <w:r w:rsidR="006E31F6" w:rsidRPr="005012EF" w:rsidDel="008E084A">
          <w:delText xml:space="preserve">Процес видалення товару RFID сканером зображено на </w:delText>
        </w:r>
      </w:del>
      <w:del w:id="681" w:author="Rodion Kharabet" w:date="2019-12-06T02:44:00Z">
        <w:r w:rsidR="006E31F6" w:rsidRPr="005012EF" w:rsidDel="007F1A84">
          <w:delText>рисунку 4.</w:delText>
        </w:r>
      </w:del>
      <w:del w:id="682" w:author="Rodion Kharabet" w:date="2019-12-06T02:47:00Z">
        <w:r w:rsidR="006E31F6" w:rsidRPr="005012EF" w:rsidDel="008E084A">
          <w:delText>3.</w:delText>
        </w:r>
      </w:del>
    </w:p>
    <w:p w14:paraId="10C38275" w14:textId="41028B82" w:rsidR="007D15DB" w:rsidRPr="005012EF" w:rsidDel="008E084A" w:rsidRDefault="007D15DB" w:rsidP="007D15DB">
      <w:pPr>
        <w:rPr>
          <w:del w:id="683" w:author="Rodion Kharabet" w:date="2019-12-06T02:47:00Z"/>
        </w:rPr>
      </w:pPr>
    </w:p>
    <w:p w14:paraId="044A34F9" w14:textId="01CFAD95" w:rsidR="00460CEE" w:rsidRPr="005012EF" w:rsidRDefault="00460CEE" w:rsidP="00460CEE">
      <w:pPr>
        <w:ind w:firstLine="0"/>
        <w:jc w:val="center"/>
      </w:pPr>
      <w:r w:rsidRPr="005012EF">
        <w:rPr>
          <w:noProof/>
        </w:rPr>
        <w:drawing>
          <wp:inline distT="0" distB="0" distL="0" distR="0" wp14:anchorId="52883243" wp14:editId="3F9A960D">
            <wp:extent cx="4567166" cy="36099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0519" cy="3636338"/>
                    </a:xfrm>
                    <a:prstGeom prst="rect">
                      <a:avLst/>
                    </a:prstGeom>
                    <a:noFill/>
                    <a:ln>
                      <a:noFill/>
                    </a:ln>
                  </pic:spPr>
                </pic:pic>
              </a:graphicData>
            </a:graphic>
          </wp:inline>
        </w:drawing>
      </w:r>
    </w:p>
    <w:p w14:paraId="1742D2D2" w14:textId="06110D80" w:rsidR="00460CEE" w:rsidRPr="005012EF" w:rsidRDefault="00460CEE" w:rsidP="00460CEE">
      <w:pPr>
        <w:ind w:firstLine="0"/>
        <w:jc w:val="center"/>
      </w:pPr>
      <w:del w:id="684" w:author="Rodion Kharabet" w:date="2019-12-06T02:45:00Z">
        <w:r w:rsidRPr="005012EF" w:rsidDel="007F1A84">
          <w:delText xml:space="preserve">Рисунок </w:delText>
        </w:r>
        <w:r w:rsidR="00C37EFB" w:rsidRPr="005012EF" w:rsidDel="007F1A84">
          <w:delText>4.</w:delText>
        </w:r>
      </w:del>
      <w:ins w:id="685" w:author="Rodion Kharabet" w:date="2019-12-06T02:45:00Z">
        <w:r w:rsidR="007F1A84">
          <w:t>Рисунок 3.</w:t>
        </w:r>
      </w:ins>
      <w:r w:rsidR="00C37EFB" w:rsidRPr="005012EF">
        <w:t>3</w:t>
      </w:r>
      <w:r w:rsidRPr="005012EF">
        <w:t xml:space="preserve"> – UML діаграма послідовності: видалення товару RFID сканером</w:t>
      </w:r>
    </w:p>
    <w:p w14:paraId="70FD8942" w14:textId="5EACC352" w:rsidR="007D15DB" w:rsidRPr="005012EF" w:rsidDel="008E084A" w:rsidRDefault="007D15DB" w:rsidP="00460CEE">
      <w:pPr>
        <w:ind w:firstLine="0"/>
        <w:jc w:val="center"/>
        <w:rPr>
          <w:del w:id="686" w:author="Rodion Kharabet" w:date="2019-12-06T02:49:00Z"/>
        </w:rPr>
      </w:pPr>
    </w:p>
    <w:p w14:paraId="2B99D85C" w14:textId="5EFEF9C1" w:rsidR="00930636" w:rsidRPr="005012EF" w:rsidRDefault="001D5FF5" w:rsidP="007D15DB">
      <w:r w:rsidRPr="005012EF">
        <w:t>Проблему</w:t>
      </w:r>
      <w:del w:id="687" w:author="Rodion Kharabet" w:date="2019-12-06T02:55:00Z">
        <w:r w:rsidRPr="005012EF" w:rsidDel="003E415E">
          <w:delText>,</w:delText>
        </w:r>
      </w:del>
      <w:r w:rsidRPr="005012EF">
        <w:t xml:space="preserve"> відсутності маркування радіочастотними мітками упаковки товарів вирішує ще один пристрій. Це також зчитувач </w:t>
      </w:r>
      <w:del w:id="688" w:author="Rodion Kharabet" w:date="2019-12-06T02:37:00Z">
        <w:r w:rsidRPr="005012EF" w:rsidDel="005A2358">
          <w:delText>RFID міток</w:delText>
        </w:r>
      </w:del>
      <w:ins w:id="689" w:author="Rodion Kharabet" w:date="2019-12-06T02:37:00Z">
        <w:r w:rsidR="005A2358">
          <w:t>RFID-міток</w:t>
        </w:r>
      </w:ins>
      <w:r w:rsidRPr="005012EF">
        <w:t xml:space="preserve">. Задача цього пристрою полягає в тому, щоб зареєструвати радіочастотну мітку в системі. Для цього потрібні мітки-наліпки. Кожна </w:t>
      </w:r>
      <w:proofErr w:type="spellStart"/>
      <w:r w:rsidRPr="005012EF">
        <w:t>відсканована</w:t>
      </w:r>
      <w:proofErr w:type="spellEnd"/>
      <w:r w:rsidRPr="005012EF">
        <w:t xml:space="preserve"> цим пристроєм мітка стає відомою підсистемі моніторингу, але вона на є прив'язана до жодного товару. Назвемо таку мітку вільною. Для того щоб прив'язати мітку до товару, користувач наліплює </w:t>
      </w:r>
      <w:proofErr w:type="spellStart"/>
      <w:r w:rsidR="006402FB" w:rsidRPr="005012EF">
        <w:t>від</w:t>
      </w:r>
      <w:r w:rsidRPr="005012EF">
        <w:t>скановану</w:t>
      </w:r>
      <w:proofErr w:type="spellEnd"/>
      <w:r w:rsidRPr="005012EF">
        <w:t xml:space="preserve"> мітку на упаковку цього товару. Наступною дією у веб-застосунку, навпроти відповідного товару, він натискає відповідну кнопку що зв'язує обраний товар з вільною міткою. Тепер системі відомо що мітка з відповідним ідентифікатором прив'язана до обраного товару. </w:t>
      </w:r>
      <w:r w:rsidR="00C37EFB" w:rsidRPr="005012EF">
        <w:t>Процес додавання товару за допомогою RFID зобр</w:t>
      </w:r>
      <w:del w:id="690" w:author="Rodion Kharabet" w:date="2019-12-06T02:55:00Z">
        <w:r w:rsidR="00C37EFB" w:rsidRPr="005012EF" w:rsidDel="003E415E">
          <w:delText>о</w:delText>
        </w:r>
      </w:del>
      <w:r w:rsidR="00C37EFB" w:rsidRPr="005012EF">
        <w:t xml:space="preserve">ажено на </w:t>
      </w:r>
      <w:del w:id="691" w:author="Rodion Kharabet" w:date="2019-12-06T02:44:00Z">
        <w:r w:rsidR="00C37EFB" w:rsidRPr="005012EF" w:rsidDel="007F1A84">
          <w:delText>рисунку 4.</w:delText>
        </w:r>
      </w:del>
      <w:ins w:id="692" w:author="Rodion Kharabet" w:date="2019-12-06T02:44:00Z">
        <w:r w:rsidR="007F1A84">
          <w:t>рисунку 3.</w:t>
        </w:r>
      </w:ins>
      <w:r w:rsidR="00C37EFB" w:rsidRPr="005012EF">
        <w:t>4.</w:t>
      </w:r>
    </w:p>
    <w:p w14:paraId="71A09BD7" w14:textId="77777777" w:rsidR="007D15DB" w:rsidRPr="005012EF" w:rsidRDefault="007D15DB" w:rsidP="007D15DB"/>
    <w:p w14:paraId="5DE5A5C8" w14:textId="65AFABAF" w:rsidR="00930636" w:rsidRPr="005012EF" w:rsidRDefault="00930636" w:rsidP="00930636">
      <w:pPr>
        <w:ind w:firstLine="0"/>
        <w:jc w:val="center"/>
      </w:pPr>
      <w:r w:rsidRPr="005012EF">
        <w:rPr>
          <w:noProof/>
        </w:rPr>
        <w:drawing>
          <wp:inline distT="0" distB="0" distL="0" distR="0" wp14:anchorId="6E4A4C65" wp14:editId="4571EF23">
            <wp:extent cx="5181774" cy="4591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95387" cy="4603112"/>
                    </a:xfrm>
                    <a:prstGeom prst="rect">
                      <a:avLst/>
                    </a:prstGeom>
                    <a:noFill/>
                    <a:ln>
                      <a:noFill/>
                    </a:ln>
                  </pic:spPr>
                </pic:pic>
              </a:graphicData>
            </a:graphic>
          </wp:inline>
        </w:drawing>
      </w:r>
    </w:p>
    <w:p w14:paraId="1F5A5016" w14:textId="670E3E5D" w:rsidR="00930636" w:rsidRPr="005012EF" w:rsidRDefault="00930636" w:rsidP="00930636">
      <w:pPr>
        <w:ind w:firstLine="0"/>
        <w:jc w:val="center"/>
      </w:pPr>
      <w:del w:id="693" w:author="Rodion Kharabet" w:date="2019-12-06T02:45:00Z">
        <w:r w:rsidRPr="005012EF" w:rsidDel="007F1A84">
          <w:delText xml:space="preserve">Рисунок </w:delText>
        </w:r>
        <w:r w:rsidR="00651333" w:rsidRPr="005012EF" w:rsidDel="007F1A84">
          <w:delText>4.</w:delText>
        </w:r>
      </w:del>
      <w:ins w:id="694" w:author="Rodion Kharabet" w:date="2019-12-06T02:45:00Z">
        <w:r w:rsidR="007F1A84">
          <w:t>Рисунок 3.</w:t>
        </w:r>
      </w:ins>
      <w:r w:rsidR="00651333" w:rsidRPr="005012EF">
        <w:t xml:space="preserve">4 </w:t>
      </w:r>
      <w:ins w:id="695" w:author="Rodion Kharabet" w:date="2019-12-06T02:56:00Z">
        <w:r w:rsidR="003E415E">
          <w:t>–</w:t>
        </w:r>
      </w:ins>
      <w:del w:id="696" w:author="Rodion Kharabet" w:date="2019-12-06T02:56:00Z">
        <w:r w:rsidRPr="005012EF" w:rsidDel="003E415E">
          <w:delText>-</w:delText>
        </w:r>
      </w:del>
      <w:r w:rsidRPr="005012EF">
        <w:t xml:space="preserve"> UML діаграма послідовності: Додавання товару за допомогою </w:t>
      </w:r>
      <w:del w:id="697" w:author="Rodion Kharabet" w:date="2019-12-06T02:57:00Z">
        <w:r w:rsidRPr="005012EF" w:rsidDel="003E415E">
          <w:delText>RFID</w:delText>
        </w:r>
        <w:r w:rsidR="004800D0" w:rsidRPr="005012EF" w:rsidDel="003E415E">
          <w:delText xml:space="preserve"> мітки</w:delText>
        </w:r>
      </w:del>
      <w:ins w:id="698" w:author="Rodion Kharabet" w:date="2019-12-06T02:57:00Z">
        <w:r w:rsidR="003E415E">
          <w:t>RFID-мітки</w:t>
        </w:r>
      </w:ins>
    </w:p>
    <w:p w14:paraId="1F16D6C2" w14:textId="42D1E79B" w:rsidR="007D15DB" w:rsidRPr="005012EF" w:rsidDel="003E415E" w:rsidRDefault="007D15DB" w:rsidP="00930636">
      <w:pPr>
        <w:ind w:firstLine="0"/>
        <w:jc w:val="center"/>
        <w:rPr>
          <w:del w:id="699" w:author="Rodion Kharabet" w:date="2019-12-06T02:56:00Z"/>
        </w:rPr>
      </w:pPr>
    </w:p>
    <w:p w14:paraId="6FDB1F92" w14:textId="676B4BD5" w:rsidR="001D5FF5" w:rsidRPr="005012EF" w:rsidRDefault="001D5FF5" w:rsidP="007D15DB">
      <w:r w:rsidRPr="005012EF">
        <w:t xml:space="preserve">Таким чином користувач має маркувати всі товари, що в нього є в наявності для змоги користуватися перевагами радіочастотної ідентифікації. Тепер, під час викидання упаковки у сміття, користувач не повинен робити жодних дій для зчитування мітки RFID сканером. Пролітаючи у повітрі повз сканер, мітка зловить радіохвилі, що ним випромінюються, і у відповідь відправить свій ідентифікатор. Сканер, отримавши 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w:t>
      </w:r>
      <w:del w:id="700" w:author="Rodion Kharabet" w:date="2019-12-06T02:57:00Z">
        <w:r w:rsidRPr="005012EF" w:rsidDel="003E415E">
          <w:delText>RFID мітки</w:delText>
        </w:r>
      </w:del>
      <w:ins w:id="701" w:author="Rodion Kharabet" w:date="2019-12-06T02:57:00Z">
        <w:r w:rsidR="003E415E">
          <w:t>RFID-мітки</w:t>
        </w:r>
      </w:ins>
      <w:r w:rsidRPr="005012EF">
        <w:t xml:space="preserve">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sidRPr="005012EF">
        <w:t xml:space="preserve"> Слід також зазначити, що одна і та сама мітка може бути використана ще раз. Як тільки товар було </w:t>
      </w:r>
      <w:proofErr w:type="spellStart"/>
      <w:r w:rsidR="004800D0" w:rsidRPr="005012EF">
        <w:t>відскановано</w:t>
      </w:r>
      <w:proofErr w:type="spellEnd"/>
      <w:r w:rsidR="004800D0" w:rsidRPr="005012EF">
        <w:t xml:space="preserve">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w:t>
      </w:r>
      <w:del w:id="702" w:author="Rodion Kharabet" w:date="2019-12-06T02:58:00Z">
        <w:r w:rsidR="004800D0" w:rsidRPr="005012EF" w:rsidDel="006B702B">
          <w:delText xml:space="preserve"> за допомогою </w:delText>
        </w:r>
      </w:del>
      <w:del w:id="703" w:author="Rodion Kharabet" w:date="2019-12-06T02:57:00Z">
        <w:r w:rsidR="004800D0" w:rsidRPr="005012EF" w:rsidDel="003E415E">
          <w:delText>RFID мітки</w:delText>
        </w:r>
      </w:del>
      <w:r w:rsidR="004800D0" w:rsidRPr="005012EF">
        <w:t xml:space="preserve">, зображений на </w:t>
      </w:r>
      <w:del w:id="704" w:author="Rodion Kharabet" w:date="2019-12-06T02:44:00Z">
        <w:r w:rsidR="004800D0" w:rsidRPr="005012EF" w:rsidDel="007F1A84">
          <w:delText xml:space="preserve">рисунку </w:delText>
        </w:r>
        <w:r w:rsidR="00651333" w:rsidRPr="005012EF" w:rsidDel="007F1A84">
          <w:delText>4.</w:delText>
        </w:r>
      </w:del>
      <w:ins w:id="705" w:author="Rodion Kharabet" w:date="2019-12-06T02:44:00Z">
        <w:r w:rsidR="007F1A84">
          <w:t>рисунку 3.</w:t>
        </w:r>
      </w:ins>
      <w:r w:rsidR="00651333" w:rsidRPr="005012EF">
        <w:t>4</w:t>
      </w:r>
      <w:r w:rsidR="004800D0" w:rsidRPr="005012EF">
        <w:t>.</w:t>
      </w:r>
    </w:p>
    <w:p w14:paraId="6ED155F2" w14:textId="77777777" w:rsidR="001D5FF5" w:rsidRPr="005012EF" w:rsidRDefault="001D5FF5" w:rsidP="00B71F5F"/>
    <w:p w14:paraId="6D571ABD" w14:textId="6C5F5492" w:rsidR="001D5FF5" w:rsidRPr="005012EF" w:rsidRDefault="007D15DB" w:rsidP="007D15DB">
      <w:pPr>
        <w:pStyle w:val="Heading2"/>
      </w:pPr>
      <w:bookmarkStart w:id="706" w:name="_Toc25923569"/>
      <w:del w:id="707" w:author="Rodion Kharabet" w:date="2019-12-06T03:09:00Z">
        <w:r w:rsidRPr="005012EF" w:rsidDel="005713BF">
          <w:delText>4</w:delText>
        </w:r>
      </w:del>
      <w:ins w:id="708" w:author="Rodion Kharabet" w:date="2019-12-06T03:09:00Z">
        <w:r w:rsidR="005713BF">
          <w:t>3</w:t>
        </w:r>
      </w:ins>
      <w:r w:rsidRPr="005012EF">
        <w:t xml:space="preserve">.3 </w:t>
      </w:r>
      <w:r w:rsidR="00B71F5F" w:rsidRPr="005012EF">
        <w:t>Реалізація програмної частини</w:t>
      </w:r>
      <w:bookmarkEnd w:id="706"/>
    </w:p>
    <w:p w14:paraId="1BBE96DC" w14:textId="77777777" w:rsidR="007D15DB" w:rsidRPr="005012EF" w:rsidRDefault="007D15DB" w:rsidP="007D15DB"/>
    <w:p w14:paraId="33B7ACD9" w14:textId="1150DCD5" w:rsidR="00E24D55" w:rsidRPr="005012EF" w:rsidRDefault="00E24D55" w:rsidP="00B71F5F">
      <w:r w:rsidRPr="005012EF">
        <w:t xml:space="preserve">Розглянемо більш детально </w:t>
      </w:r>
      <w:r w:rsidR="000A0002" w:rsidRPr="005012EF">
        <w:t xml:space="preserve">базову модель використання розроблюваного комплексу. В усіх наведених вище сценаріях використання необхідно взаємодіяти з веб-застосунком. </w:t>
      </w:r>
      <w:r w:rsidR="00A708EB" w:rsidRPr="005012EF">
        <w:t xml:space="preserve">Це є невід'ємна частина розроблюваної системи. Веб-застосунок поєднує в собі, як ядро системи, так і клієнтський застосунок. </w:t>
      </w:r>
    </w:p>
    <w:p w14:paraId="70B16FE0" w14:textId="39E6BAAC" w:rsidR="00A708EB" w:rsidRPr="005012EF" w:rsidRDefault="00DB7FB6" w:rsidP="00B71F5F">
      <w:r w:rsidRPr="005012EF">
        <w:t xml:space="preserve">Програмна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Pr="005012EF" w:rsidRDefault="00B95F73" w:rsidP="00B71F5F">
      <w:r w:rsidRPr="005012EF">
        <w:t xml:space="preserve">Завдяки розвиненим API сучасних браузерів,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w:t>
      </w:r>
      <w:r w:rsidRPr="005012EF">
        <w:lastRenderedPageBreak/>
        <w:t xml:space="preserve">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02301C1C" w:rsidR="00B95F73" w:rsidRPr="005012EF" w:rsidRDefault="00B95F73" w:rsidP="00B71F5F">
      <w:r w:rsidRPr="005012EF">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sidRPr="005012EF">
        <w:t>.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w:t>
      </w:r>
      <w:del w:id="709" w:author="Rodion Kharabet" w:date="2019-12-06T02:58:00Z">
        <w:r w:rsidR="00B35FC0" w:rsidRPr="005012EF" w:rsidDel="006B702B">
          <w:delText>о</w:delText>
        </w:r>
      </w:del>
      <w:ins w:id="710" w:author="Rodion Kharabet" w:date="2019-12-06T02:58:00Z">
        <w:r w:rsidR="006B702B">
          <w:t>і</w:t>
        </w:r>
      </w:ins>
      <w:r w:rsidR="00B35FC0" w:rsidRPr="005012EF">
        <w:t xml:space="preserve">стати смартфон, </w:t>
      </w:r>
      <w:proofErr w:type="spellStart"/>
      <w:r w:rsidR="00B35FC0" w:rsidRPr="005012EF">
        <w:t>відсканувати</w:t>
      </w:r>
      <w:proofErr w:type="spellEnd"/>
      <w:r w:rsidR="00B35FC0" w:rsidRPr="005012EF">
        <w:t xml:space="preserve"> штрих-код камерою смартфону та, лише після цього, викинути упаковку до сміттєвого кошику. </w:t>
      </w:r>
    </w:p>
    <w:p w14:paraId="0D1ED11C" w14:textId="369E1C1D" w:rsidR="008E5E99" w:rsidRPr="005012EF" w:rsidRDefault="004831E5" w:rsidP="00B71F5F">
      <w:r w:rsidRPr="005012EF">
        <w:t xml:space="preserve">Для розробки програмного забезпечення була обрана платформа .NET </w:t>
      </w:r>
      <w:proofErr w:type="spellStart"/>
      <w:r w:rsidRPr="005012EF">
        <w:t>Core</w:t>
      </w:r>
      <w:proofErr w:type="spellEnd"/>
      <w:r w:rsidR="00865718" w:rsidRPr="005012EF">
        <w:t>. Ця платформа є крос-</w:t>
      </w:r>
      <w:r w:rsidR="006402FB" w:rsidRPr="005012EF">
        <w:t>платформним</w:t>
      </w:r>
      <w:r w:rsidR="00865718" w:rsidRPr="005012EF">
        <w:t xml:space="preserve"> спадкоємцем платформи .NET </w:t>
      </w:r>
      <w:proofErr w:type="spellStart"/>
      <w:r w:rsidR="00865718" w:rsidRPr="005012EF">
        <w:t>Framework</w:t>
      </w:r>
      <w:proofErr w:type="spellEnd"/>
      <w:r w:rsidR="00865718" w:rsidRPr="005012EF">
        <w:t xml:space="preserve"> від Microsoft. Це означає, що розробку та хостинг застосунків можна буде здійснювати на всіх операційних системах для комп’ютерів: Windows, </w:t>
      </w:r>
      <w:proofErr w:type="spellStart"/>
      <w:r w:rsidR="00865718" w:rsidRPr="005012EF">
        <w:t>MacOS</w:t>
      </w:r>
      <w:proofErr w:type="spellEnd"/>
      <w:r w:rsidR="00865718" w:rsidRPr="005012EF">
        <w:t xml:space="preserve">, </w:t>
      </w:r>
      <w:proofErr w:type="spellStart"/>
      <w:r w:rsidR="00865718" w:rsidRPr="005012EF">
        <w:t>Linux</w:t>
      </w:r>
      <w:proofErr w:type="spellEnd"/>
      <w:r w:rsidR="007A74E9" w:rsidRPr="005012EF">
        <w:t xml:space="preserve"> [37]</w:t>
      </w:r>
      <w:r w:rsidR="00865718" w:rsidRPr="005012EF">
        <w:t xml:space="preserve">. Для розробників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Windows в середньому виходять дорожче за аналогічні сервери з іншою операційною системою. Це було одним з ключових недоліків платформи .NET </w:t>
      </w:r>
      <w:proofErr w:type="spellStart"/>
      <w:r w:rsidR="00865718" w:rsidRPr="005012EF">
        <w:t>Framework</w:t>
      </w:r>
      <w:proofErr w:type="spellEnd"/>
      <w:r w:rsidR="00865718" w:rsidRPr="005012EF">
        <w:t xml:space="preserve"> коли мова йшла про вибір платформи для розробки програмного забезпечення.</w:t>
      </w:r>
    </w:p>
    <w:p w14:paraId="2FDAAA39" w14:textId="7403AA8F" w:rsidR="00865718" w:rsidRPr="005012EF" w:rsidRDefault="00E40D83" w:rsidP="00B71F5F">
      <w:r w:rsidRPr="005012EF">
        <w:t xml:space="preserve">В рамках платформи .NET </w:t>
      </w:r>
      <w:proofErr w:type="spellStart"/>
      <w:r w:rsidRPr="005012EF">
        <w:t>Core</w:t>
      </w:r>
      <w:proofErr w:type="spellEnd"/>
      <w:r w:rsidRPr="005012EF">
        <w:t xml:space="preserve"> існує </w:t>
      </w:r>
      <w:r w:rsidR="00C43404" w:rsidRPr="005012EF">
        <w:t>чотири сценарі</w:t>
      </w:r>
      <w:r w:rsidR="006402FB" w:rsidRPr="005012EF">
        <w:t>ї</w:t>
      </w:r>
      <w:r w:rsidR="00C43404" w:rsidRPr="005012EF">
        <w:t xml:space="preserve"> розробки застосунків</w:t>
      </w:r>
      <w:r w:rsidR="00610032" w:rsidRPr="005012EF">
        <w:t xml:space="preserve"> [38]</w:t>
      </w:r>
      <w:r w:rsidR="00C43404" w:rsidRPr="005012EF">
        <w:t>:</w:t>
      </w:r>
    </w:p>
    <w:p w14:paraId="0B0CC904" w14:textId="19B74821" w:rsidR="00C43404" w:rsidRPr="005012EF" w:rsidRDefault="007A74E9" w:rsidP="00B71F5F">
      <w:pPr>
        <w:pStyle w:val="ListParagraph"/>
      </w:pPr>
      <w:r w:rsidRPr="005012EF">
        <w:t>в</w:t>
      </w:r>
      <w:r w:rsidR="00C43404" w:rsidRPr="005012EF">
        <w:t xml:space="preserve">еб застосунки ASP.NET </w:t>
      </w:r>
      <w:proofErr w:type="spellStart"/>
      <w:r w:rsidR="00C43404" w:rsidRPr="005012EF">
        <w:t>Core</w:t>
      </w:r>
      <w:proofErr w:type="spellEnd"/>
      <w:r w:rsidRPr="005012EF">
        <w:t>;</w:t>
      </w:r>
    </w:p>
    <w:p w14:paraId="2CABF1CE" w14:textId="2756E3CB" w:rsidR="00C43404" w:rsidRPr="005012EF" w:rsidRDefault="007A74E9" w:rsidP="00B71F5F">
      <w:pPr>
        <w:pStyle w:val="ListParagraph"/>
      </w:pPr>
      <w:r w:rsidRPr="005012EF">
        <w:t>к</w:t>
      </w:r>
      <w:r w:rsidR="00C43404" w:rsidRPr="005012EF">
        <w:t>онсольні застосунки</w:t>
      </w:r>
      <w:r w:rsidRPr="005012EF">
        <w:t>;</w:t>
      </w:r>
    </w:p>
    <w:p w14:paraId="4A65FB9F" w14:textId="4B6DB95D" w:rsidR="00C43404" w:rsidRPr="005012EF" w:rsidRDefault="007A74E9" w:rsidP="00B71F5F">
      <w:pPr>
        <w:pStyle w:val="ListParagraph"/>
      </w:pPr>
      <w:r w:rsidRPr="005012EF">
        <w:t>д</w:t>
      </w:r>
      <w:r w:rsidR="00C43404" w:rsidRPr="005012EF">
        <w:t>опоміжні бібліотеки та фреймворки</w:t>
      </w:r>
      <w:r w:rsidRPr="005012EF">
        <w:t>;</w:t>
      </w:r>
    </w:p>
    <w:p w14:paraId="7292397F" w14:textId="7477A1CF" w:rsidR="00C43404" w:rsidRPr="005012EF" w:rsidRDefault="007A74E9" w:rsidP="00B71F5F">
      <w:pPr>
        <w:pStyle w:val="ListParagraph"/>
      </w:pPr>
      <w:r w:rsidRPr="005012EF">
        <w:t>з</w:t>
      </w:r>
      <w:r w:rsidR="00C43404" w:rsidRPr="005012EF">
        <w:t xml:space="preserve">астосунки для Windows </w:t>
      </w:r>
      <w:r w:rsidR="00E34DEB" w:rsidRPr="005012EF">
        <w:t xml:space="preserve">10 </w:t>
      </w:r>
      <w:r w:rsidR="00C43404" w:rsidRPr="005012EF">
        <w:t xml:space="preserve">(UWP – </w:t>
      </w:r>
      <w:proofErr w:type="spellStart"/>
      <w:r w:rsidR="00C43404" w:rsidRPr="005012EF">
        <w:t>Universal</w:t>
      </w:r>
      <w:proofErr w:type="spellEnd"/>
      <w:r w:rsidR="00C43404" w:rsidRPr="005012EF">
        <w:t xml:space="preserve"> Windows </w:t>
      </w:r>
      <w:proofErr w:type="spellStart"/>
      <w:r w:rsidR="00C43404" w:rsidRPr="005012EF">
        <w:t>Platform</w:t>
      </w:r>
      <w:proofErr w:type="spellEnd"/>
      <w:r w:rsidR="00C43404" w:rsidRPr="005012EF">
        <w:t>)</w:t>
      </w:r>
      <w:r w:rsidRPr="005012EF">
        <w:t>.</w:t>
      </w:r>
    </w:p>
    <w:p w14:paraId="11C87AFF" w14:textId="124C3699" w:rsidR="00C43404" w:rsidRPr="005012EF" w:rsidRDefault="00C43404" w:rsidP="00B71F5F">
      <w:r w:rsidRPr="005012EF">
        <w:lastRenderedPageBreak/>
        <w:t xml:space="preserve">Серед усіх інших </w:t>
      </w:r>
      <w:r w:rsidR="003C6301" w:rsidRPr="005012EF">
        <w:t xml:space="preserve">інструментів створення веб-застосунку було обрано ASP.NET </w:t>
      </w:r>
      <w:proofErr w:type="spellStart"/>
      <w:r w:rsidR="003C6301" w:rsidRPr="005012EF">
        <w:t>Core</w:t>
      </w:r>
      <w:proofErr w:type="spellEnd"/>
      <w:r w:rsidR="000D40CC" w:rsidRPr="005012EF">
        <w:t xml:space="preserve">. Це потужний фреймворк в рамках платформи .NET </w:t>
      </w:r>
      <w:proofErr w:type="spellStart"/>
      <w:r w:rsidR="000D40CC" w:rsidRPr="005012EF">
        <w:t>Core</w:t>
      </w:r>
      <w:proofErr w:type="spellEnd"/>
      <w:r w:rsidR="000D40CC" w:rsidRPr="005012EF">
        <w:t xml:space="preserve"> що забезпечує розробника повним </w:t>
      </w:r>
      <w:proofErr w:type="spellStart"/>
      <w:r w:rsidR="000D40CC" w:rsidRPr="005012EF">
        <w:t>стеком</w:t>
      </w:r>
      <w:proofErr w:type="spellEnd"/>
      <w:r w:rsidR="000D40CC" w:rsidRPr="005012EF">
        <w:t xml:space="preserve"> технологій для розробки повноцінного веб-застосунку. Він в</w:t>
      </w:r>
      <w:r w:rsidR="00421F75" w:rsidRPr="005012EF">
        <w:t>к</w:t>
      </w:r>
      <w:r w:rsidR="000D40CC" w:rsidRPr="005012EF">
        <w:t>лючає в себе наступні компоненти для розробки</w:t>
      </w:r>
      <w:r w:rsidR="00610032" w:rsidRPr="005012EF">
        <w:t xml:space="preserve"> [39]</w:t>
      </w:r>
      <w:r w:rsidR="000D40CC" w:rsidRPr="005012EF">
        <w:t>:</w:t>
      </w:r>
    </w:p>
    <w:p w14:paraId="63B87EDA" w14:textId="282903AA" w:rsidR="000D40CC" w:rsidRPr="005012EF" w:rsidRDefault="000D40CC" w:rsidP="00B71F5F">
      <w:pPr>
        <w:pStyle w:val="ListParagraph"/>
      </w:pPr>
      <w:proofErr w:type="spellStart"/>
      <w:r w:rsidRPr="005012EF">
        <w:t>Entity</w:t>
      </w:r>
      <w:proofErr w:type="spellEnd"/>
      <w:r w:rsidRPr="005012EF">
        <w:t xml:space="preserve"> </w:t>
      </w:r>
      <w:proofErr w:type="spellStart"/>
      <w:r w:rsidRPr="005012EF">
        <w:t>Framework</w:t>
      </w:r>
      <w:proofErr w:type="spellEnd"/>
      <w:r w:rsidRPr="005012EF">
        <w:t xml:space="preserve"> (EF) </w:t>
      </w:r>
      <w:proofErr w:type="spellStart"/>
      <w:r w:rsidRPr="005012EF">
        <w:t>Core</w:t>
      </w:r>
      <w:proofErr w:type="spellEnd"/>
      <w:r w:rsidR="005419AD" w:rsidRPr="005012EF">
        <w:t>;</w:t>
      </w:r>
    </w:p>
    <w:p w14:paraId="37E74D22" w14:textId="487E6B32" w:rsidR="000D40CC" w:rsidRPr="005012EF" w:rsidRDefault="000D40CC" w:rsidP="00B71F5F">
      <w:pPr>
        <w:pStyle w:val="ListParagraph"/>
      </w:pPr>
      <w:proofErr w:type="spellStart"/>
      <w:r w:rsidRPr="005012EF">
        <w:t>Identity</w:t>
      </w:r>
      <w:proofErr w:type="spellEnd"/>
      <w:r w:rsidRPr="005012EF">
        <w:t xml:space="preserve"> </w:t>
      </w:r>
      <w:proofErr w:type="spellStart"/>
      <w:r w:rsidRPr="005012EF">
        <w:t>Core</w:t>
      </w:r>
      <w:proofErr w:type="spellEnd"/>
      <w:r w:rsidR="005419AD" w:rsidRPr="005012EF">
        <w:t>;</w:t>
      </w:r>
    </w:p>
    <w:p w14:paraId="3F86E652" w14:textId="34E34038" w:rsidR="000D40CC" w:rsidRPr="005012EF" w:rsidRDefault="000D40CC" w:rsidP="00B71F5F">
      <w:pPr>
        <w:pStyle w:val="ListParagraph"/>
      </w:pPr>
      <w:r w:rsidRPr="005012EF">
        <w:t xml:space="preserve">MVC </w:t>
      </w:r>
      <w:proofErr w:type="spellStart"/>
      <w:r w:rsidRPr="005012EF">
        <w:t>Core</w:t>
      </w:r>
      <w:proofErr w:type="spellEnd"/>
      <w:r w:rsidR="005419AD" w:rsidRPr="005012EF">
        <w:t>;</w:t>
      </w:r>
    </w:p>
    <w:p w14:paraId="353EB0E1" w14:textId="0D238322" w:rsidR="000D40CC" w:rsidRPr="005012EF" w:rsidRDefault="000D40CC" w:rsidP="00B71F5F">
      <w:pPr>
        <w:pStyle w:val="ListParagraph"/>
      </w:pPr>
      <w:proofErr w:type="spellStart"/>
      <w:r w:rsidRPr="005012EF">
        <w:t>Razor</w:t>
      </w:r>
      <w:proofErr w:type="spellEnd"/>
      <w:r w:rsidRPr="005012EF">
        <w:t xml:space="preserve"> </w:t>
      </w:r>
      <w:proofErr w:type="spellStart"/>
      <w:r w:rsidRPr="005012EF">
        <w:t>Core</w:t>
      </w:r>
      <w:proofErr w:type="spellEnd"/>
      <w:r w:rsidR="005419AD" w:rsidRPr="005012EF">
        <w:t>;</w:t>
      </w:r>
    </w:p>
    <w:p w14:paraId="41148074" w14:textId="266A5A36" w:rsidR="000D40CC" w:rsidRPr="005012EF" w:rsidRDefault="000D40CC" w:rsidP="00B71F5F">
      <w:pPr>
        <w:pStyle w:val="ListParagraph"/>
      </w:pPr>
      <w:proofErr w:type="spellStart"/>
      <w:r w:rsidRPr="005012EF">
        <w:t>SignalR</w:t>
      </w:r>
      <w:proofErr w:type="spellEnd"/>
      <w:r w:rsidR="005419AD" w:rsidRPr="005012EF">
        <w:t>;</w:t>
      </w:r>
    </w:p>
    <w:p w14:paraId="328D9831" w14:textId="1CEAC26D" w:rsidR="000D40CC" w:rsidRPr="005012EF" w:rsidRDefault="000D40CC" w:rsidP="00B71F5F">
      <w:pPr>
        <w:pStyle w:val="ListParagraph"/>
      </w:pPr>
      <w:proofErr w:type="spellStart"/>
      <w:r w:rsidRPr="005012EF">
        <w:t>Blazor</w:t>
      </w:r>
      <w:proofErr w:type="spellEnd"/>
      <w:r w:rsidR="005419AD" w:rsidRPr="005012EF">
        <w:t>.</w:t>
      </w:r>
    </w:p>
    <w:p w14:paraId="4600A052" w14:textId="3DFA6BE9" w:rsidR="007B2D67" w:rsidRPr="005012EF" w:rsidRDefault="007B2D67" w:rsidP="00B71F5F">
      <w:r w:rsidRPr="005012EF">
        <w:t xml:space="preserve">В розробці програмного застосунку було використані всі компоненти фреймворку ASP.NET </w:t>
      </w:r>
      <w:proofErr w:type="spellStart"/>
      <w:r w:rsidRPr="005012EF">
        <w:t>Core</w:t>
      </w:r>
      <w:proofErr w:type="spellEnd"/>
      <w:r w:rsidRPr="005012EF">
        <w:t xml:space="preserve"> окрім </w:t>
      </w:r>
      <w:proofErr w:type="spellStart"/>
      <w:r w:rsidRPr="005012EF">
        <w:t>SignalR</w:t>
      </w:r>
      <w:proofErr w:type="spellEnd"/>
      <w:r w:rsidRPr="005012EF">
        <w:t xml:space="preserve"> та </w:t>
      </w:r>
      <w:proofErr w:type="spellStart"/>
      <w:r w:rsidRPr="005012EF">
        <w:t>Blazor</w:t>
      </w:r>
      <w:proofErr w:type="spellEnd"/>
      <w:r w:rsidRPr="005012EF">
        <w:t>. Короткий опис кожного з них наведено нижче.</w:t>
      </w:r>
    </w:p>
    <w:p w14:paraId="24FBEE4A" w14:textId="0AFBCBF6" w:rsidR="00601511" w:rsidRPr="005012EF" w:rsidRDefault="00601511" w:rsidP="00B71F5F">
      <w:proofErr w:type="spellStart"/>
      <w:r w:rsidRPr="005012EF">
        <w:t>Entity</w:t>
      </w:r>
      <w:proofErr w:type="spellEnd"/>
      <w:r w:rsidRPr="005012EF">
        <w:t xml:space="preserve"> </w:t>
      </w:r>
      <w:proofErr w:type="spellStart"/>
      <w:r w:rsidRPr="005012EF">
        <w:t>Framework</w:t>
      </w:r>
      <w:proofErr w:type="spellEnd"/>
      <w:r w:rsidRPr="005012EF">
        <w:t xml:space="preserve"> (EF) </w:t>
      </w:r>
      <w:proofErr w:type="spellStart"/>
      <w:r w:rsidRPr="005012EF">
        <w:t>Core</w:t>
      </w:r>
      <w:proofErr w:type="spellEnd"/>
      <w:r w:rsidRPr="005012EF">
        <w:t xml:space="preserve"> – це </w:t>
      </w:r>
      <w:r w:rsidR="00C27F66" w:rsidRPr="005012EF">
        <w:t>інструмент роботи за базою даних, так зван</w:t>
      </w:r>
      <w:r w:rsidR="005F5D66" w:rsidRPr="005012EF">
        <w:t>ий</w:t>
      </w:r>
      <w:r w:rsidR="00C27F66" w:rsidRPr="005012EF">
        <w:t xml:space="preserve"> </w:t>
      </w:r>
      <w:proofErr w:type="spellStart"/>
      <w:r w:rsidR="00C27F66" w:rsidRPr="005012EF">
        <w:t>object-relational</w:t>
      </w:r>
      <w:proofErr w:type="spellEnd"/>
      <w:r w:rsidR="00C27F66" w:rsidRPr="005012EF">
        <w:t xml:space="preserve"> </w:t>
      </w:r>
      <w:proofErr w:type="spellStart"/>
      <w:r w:rsidR="00C27F66" w:rsidRPr="005012EF">
        <w:t>mapper</w:t>
      </w:r>
      <w:proofErr w:type="spellEnd"/>
      <w:r w:rsidR="00C27F66" w:rsidRPr="005012EF">
        <w:t xml:space="preserve"> (ORM). Він представляє таблиці бази даних та записи в них, у вигляді звичних для розробника класів та об’єктів відповідно</w:t>
      </w:r>
      <w:r w:rsidR="00106A09" w:rsidRPr="005012EF">
        <w:t xml:space="preserve"> [40]</w:t>
      </w:r>
      <w:r w:rsidR="00C27F66" w:rsidRPr="005012EF">
        <w:t>. Це значно полегшує взаємодію з базою даних.</w:t>
      </w:r>
    </w:p>
    <w:p w14:paraId="5146E97E" w14:textId="3FE8F3BA" w:rsidR="00675FA3" w:rsidRPr="005012EF" w:rsidRDefault="00675FA3" w:rsidP="00B71F5F">
      <w:proofErr w:type="spellStart"/>
      <w:r w:rsidRPr="005012EF">
        <w:t>Entity</w:t>
      </w:r>
      <w:proofErr w:type="spellEnd"/>
      <w:r w:rsidRPr="005012EF">
        <w:t xml:space="preserve"> </w:t>
      </w:r>
      <w:proofErr w:type="spellStart"/>
      <w:r w:rsidRPr="005012EF">
        <w:t>Framework</w:t>
      </w:r>
      <w:proofErr w:type="spellEnd"/>
      <w:r w:rsidRPr="005012EF">
        <w:t xml:space="preserve"> </w:t>
      </w:r>
      <w:proofErr w:type="spellStart"/>
      <w:r w:rsidRPr="005012EF">
        <w:t>Core</w:t>
      </w:r>
      <w:proofErr w:type="spellEnd"/>
      <w:r w:rsidRPr="005012EF">
        <w:t xml:space="preserve"> може взаємодіяти з різними СУБД. </w:t>
      </w:r>
      <w:r w:rsidR="00AE44B6" w:rsidRPr="005012EF">
        <w:t xml:space="preserve">Для цього платформа .NET </w:t>
      </w:r>
      <w:proofErr w:type="spellStart"/>
      <w:r w:rsidR="00AE44B6" w:rsidRPr="005012EF">
        <w:t>Core</w:t>
      </w:r>
      <w:proofErr w:type="spellEnd"/>
      <w:r w:rsidR="00AE44B6" w:rsidRPr="005012EF">
        <w:t xml:space="preserve"> надає велику кількість провайдерів для роботи з базами даних. </w:t>
      </w:r>
      <w:r w:rsidRPr="005012EF">
        <w:t>Серед них</w:t>
      </w:r>
      <w:r w:rsidR="00AE44B6" w:rsidRPr="005012EF">
        <w:t xml:space="preserve"> є провайдери для роботи з наступними базами даних</w:t>
      </w:r>
      <w:r w:rsidRPr="005012EF">
        <w:t xml:space="preserve">: </w:t>
      </w:r>
      <w:proofErr w:type="spellStart"/>
      <w:r w:rsidR="00AE44B6" w:rsidRPr="005012EF">
        <w:t>MySQL</w:t>
      </w:r>
      <w:proofErr w:type="spellEnd"/>
      <w:r w:rsidR="00AE44B6" w:rsidRPr="005012EF">
        <w:t xml:space="preserve">, </w:t>
      </w:r>
      <w:proofErr w:type="spellStart"/>
      <w:r w:rsidR="00AE44B6" w:rsidRPr="005012EF">
        <w:t>MariaDB</w:t>
      </w:r>
      <w:proofErr w:type="spellEnd"/>
      <w:r w:rsidR="00AE44B6" w:rsidRPr="005012EF">
        <w:t xml:space="preserve">, MS SQL Server, </w:t>
      </w:r>
      <w:proofErr w:type="spellStart"/>
      <w:r w:rsidR="00AE44B6" w:rsidRPr="005012EF">
        <w:t>PostgreSQL</w:t>
      </w:r>
      <w:proofErr w:type="spellEnd"/>
      <w:r w:rsidR="00AE44B6" w:rsidRPr="005012EF">
        <w:t xml:space="preserve">, </w:t>
      </w:r>
      <w:proofErr w:type="spellStart"/>
      <w:r w:rsidR="00AE44B6" w:rsidRPr="005012EF">
        <w:t>SQLite</w:t>
      </w:r>
      <w:proofErr w:type="spellEnd"/>
      <w:r w:rsidR="00AE44B6" w:rsidRPr="005012EF">
        <w:t xml:space="preserve">, </w:t>
      </w:r>
      <w:proofErr w:type="spellStart"/>
      <w:r w:rsidR="00AE44B6" w:rsidRPr="005012EF">
        <w:t>Oracle</w:t>
      </w:r>
      <w:proofErr w:type="spellEnd"/>
      <w:r w:rsidR="00AE44B6" w:rsidRPr="005012EF">
        <w:t xml:space="preserve"> DB та ін. Для того, щоб не залежати від операційної системи розробки та хостингу було вирішено використати </w:t>
      </w:r>
      <w:proofErr w:type="spellStart"/>
      <w:r w:rsidR="00AE44B6" w:rsidRPr="005012EF">
        <w:t>MySQL</w:t>
      </w:r>
      <w:proofErr w:type="spellEnd"/>
      <w:r w:rsidR="00DB2AB0" w:rsidRPr="005012EF">
        <w:t>,</w:t>
      </w:r>
      <w:r w:rsidR="00AE44B6" w:rsidRPr="005012EF">
        <w:t xml:space="preserve"> </w:t>
      </w:r>
      <w:r w:rsidR="00DB2AB0" w:rsidRPr="005012EF">
        <w:t>о</w:t>
      </w:r>
      <w:r w:rsidR="00AE44B6" w:rsidRPr="005012EF">
        <w:t xml:space="preserve">скільки </w:t>
      </w:r>
      <w:r w:rsidR="00C235A7" w:rsidRPr="005012EF">
        <w:t>ця СУБД</w:t>
      </w:r>
      <w:r w:rsidR="00AE44B6" w:rsidRPr="005012EF">
        <w:t xml:space="preserve"> має широку підтримку</w:t>
      </w:r>
      <w:r w:rsidR="00523101" w:rsidRPr="005012EF">
        <w:t xml:space="preserve"> та зручний інтерфейс для розробки</w:t>
      </w:r>
      <w:r w:rsidR="000215DE" w:rsidRPr="005012EF">
        <w:t xml:space="preserve"> [4</w:t>
      </w:r>
      <w:r w:rsidR="00106A09" w:rsidRPr="005012EF">
        <w:t>1</w:t>
      </w:r>
      <w:r w:rsidR="000215DE" w:rsidRPr="005012EF">
        <w:t>]</w:t>
      </w:r>
      <w:r w:rsidR="00523101" w:rsidRPr="005012EF">
        <w:t xml:space="preserve">. За допомогою засобів ASP.NET </w:t>
      </w:r>
      <w:proofErr w:type="spellStart"/>
      <w:r w:rsidR="00523101" w:rsidRPr="005012EF">
        <w:t>Core</w:t>
      </w:r>
      <w:proofErr w:type="spellEnd"/>
      <w:r w:rsidR="00523101" w:rsidRPr="005012EF">
        <w:t xml:space="preserve"> та EF </w:t>
      </w:r>
      <w:proofErr w:type="spellStart"/>
      <w:r w:rsidR="00523101" w:rsidRPr="005012EF">
        <w:t>Core</w:t>
      </w:r>
      <w:proofErr w:type="spellEnd"/>
      <w:r w:rsidR="00523101" w:rsidRPr="005012EF">
        <w:t xml:space="preserve"> було створено модель бази даних за принципом </w:t>
      </w:r>
      <w:proofErr w:type="spellStart"/>
      <w:r w:rsidR="00523101" w:rsidRPr="005012EF">
        <w:t>code-first</w:t>
      </w:r>
      <w:proofErr w:type="spellEnd"/>
      <w:r w:rsidR="00523101" w:rsidRPr="005012EF">
        <w:t xml:space="preserve">: спочатку були створені класи для кожної моделі та сутності бази даних, а потім інструментами EF </w:t>
      </w:r>
      <w:proofErr w:type="spellStart"/>
      <w:r w:rsidR="00523101" w:rsidRPr="005012EF">
        <w:t>Core</w:t>
      </w:r>
      <w:proofErr w:type="spellEnd"/>
      <w:r w:rsidR="00523101" w:rsidRPr="005012EF">
        <w:t xml:space="preserve"> був </w:t>
      </w:r>
      <w:proofErr w:type="spellStart"/>
      <w:r w:rsidR="00523101" w:rsidRPr="005012EF">
        <w:t>сгенерований</w:t>
      </w:r>
      <w:proofErr w:type="spellEnd"/>
      <w:r w:rsidR="00523101" w:rsidRPr="005012EF">
        <w:t xml:space="preserve"> скрипт для створення відповідної схеми бази даних.</w:t>
      </w:r>
      <w:del w:id="711" w:author="Rodion Kharabet" w:date="2019-12-06T02:59:00Z">
        <w:r w:rsidR="00523101" w:rsidRPr="005012EF" w:rsidDel="006B702B">
          <w:delText xml:space="preserve"> Схему бази даних наведено на </w:delText>
        </w:r>
        <w:r w:rsidR="006402FB" w:rsidRPr="005012EF" w:rsidDel="006B702B">
          <w:rPr>
            <w:highlight w:val="yellow"/>
          </w:rPr>
          <w:delText>кресленику</w:delText>
        </w:r>
        <w:r w:rsidR="000215DE" w:rsidRPr="005012EF" w:rsidDel="006B702B">
          <w:rPr>
            <w:highlight w:val="yellow"/>
          </w:rPr>
          <w:delText xml:space="preserve"> в додатку</w:delText>
        </w:r>
        <w:r w:rsidR="00523101" w:rsidRPr="005012EF" w:rsidDel="006B702B">
          <w:rPr>
            <w:highlight w:val="yellow"/>
          </w:rPr>
          <w:delText xml:space="preserve"> </w:delText>
        </w:r>
        <w:r w:rsidR="0045293C" w:rsidRPr="005012EF" w:rsidDel="006B702B">
          <w:rPr>
            <w:highlight w:val="yellow"/>
          </w:rPr>
          <w:delText>[]</w:delText>
        </w:r>
      </w:del>
    </w:p>
    <w:p w14:paraId="12987D6A" w14:textId="63ED4E50" w:rsidR="00C27F66" w:rsidRPr="005012EF" w:rsidRDefault="00C27F66" w:rsidP="00B71F5F">
      <w:proofErr w:type="spellStart"/>
      <w:r w:rsidRPr="005012EF">
        <w:t>Identity</w:t>
      </w:r>
      <w:proofErr w:type="spellEnd"/>
      <w:r w:rsidRPr="005012EF">
        <w:t xml:space="preserve"> </w:t>
      </w:r>
      <w:proofErr w:type="spellStart"/>
      <w:r w:rsidRPr="005012EF">
        <w:t>Core</w:t>
      </w:r>
      <w:proofErr w:type="spellEnd"/>
      <w:r w:rsidRPr="005012EF">
        <w:t xml:space="preserve"> </w:t>
      </w:r>
      <w:del w:id="712" w:author="Rodion" w:date="2019-12-05T23:51:00Z">
        <w:r w:rsidRPr="005012EF" w:rsidDel="005F6B57">
          <w:delText xml:space="preserve">- це </w:delText>
        </w:r>
      </w:del>
      <w:ins w:id="713" w:author="Rodion" w:date="2019-12-05T23:51:00Z">
        <w:r w:rsidR="005F6B57">
          <w:t xml:space="preserve">– це </w:t>
        </w:r>
      </w:ins>
      <w:r w:rsidRPr="005012EF">
        <w:t>система авторизації та аутентифікації</w:t>
      </w:r>
      <w:r w:rsidR="00143F07" w:rsidRPr="005012EF">
        <w:t xml:space="preserve"> засобами графічного інтерфейсу у веб-застосунку</w:t>
      </w:r>
      <w:r w:rsidRPr="005012EF">
        <w:t xml:space="preserve">. </w:t>
      </w:r>
      <w:r w:rsidR="00143F07" w:rsidRPr="005012EF">
        <w:t>За її допомогою к</w:t>
      </w:r>
      <w:r w:rsidRPr="005012EF">
        <w:t xml:space="preserve">ористувачі можуть створити обліковий </w:t>
      </w:r>
      <w:r w:rsidRPr="005012EF">
        <w:lastRenderedPageBreak/>
        <w:t xml:space="preserve">запис, що </w:t>
      </w:r>
      <w:r w:rsidR="00143F07" w:rsidRPr="005012EF">
        <w:t>буде зберігатися в базі даних.</w:t>
      </w:r>
      <w:r w:rsidRPr="005012EF">
        <w:t xml:space="preserve"> </w:t>
      </w:r>
      <w:r w:rsidR="00143F07" w:rsidRPr="005012EF">
        <w:t xml:space="preserve">Також </w:t>
      </w:r>
      <w:proofErr w:type="spellStart"/>
      <w:r w:rsidR="00143F07" w:rsidRPr="005012EF">
        <w:t>Identity</w:t>
      </w:r>
      <w:proofErr w:type="spellEnd"/>
      <w:r w:rsidR="00143F07" w:rsidRPr="005012EF">
        <w:t xml:space="preserve"> </w:t>
      </w:r>
      <w:proofErr w:type="spellStart"/>
      <w:r w:rsidR="00143F07" w:rsidRPr="005012EF">
        <w:t>Core</w:t>
      </w:r>
      <w:proofErr w:type="spellEnd"/>
      <w:r w:rsidR="00143F07" w:rsidRPr="005012EF">
        <w:t xml:space="preserve"> може бути інтегрований із</w:t>
      </w:r>
      <w:r w:rsidRPr="005012EF">
        <w:t xml:space="preserve"> зовнішнім постачальником послуг</w:t>
      </w:r>
      <w:r w:rsidR="00143F07" w:rsidRPr="005012EF">
        <w:t xml:space="preserve"> аутентифікації</w:t>
      </w:r>
      <w:r w:rsidRPr="005012EF">
        <w:t xml:space="preserve">. </w:t>
      </w:r>
      <w:r w:rsidR="00143F07" w:rsidRPr="005012EF">
        <w:t>Наразі підтримуються наступні</w:t>
      </w:r>
      <w:r w:rsidRPr="005012EF">
        <w:t xml:space="preserve"> зовнішні постачальники послуг</w:t>
      </w:r>
      <w:r w:rsidR="00143F07" w:rsidRPr="005012EF">
        <w:t xml:space="preserve">: </w:t>
      </w:r>
      <w:proofErr w:type="spellStart"/>
      <w:r w:rsidRPr="005012EF">
        <w:t>Facebook</w:t>
      </w:r>
      <w:proofErr w:type="spellEnd"/>
      <w:r w:rsidRPr="005012EF">
        <w:t xml:space="preserve">, </w:t>
      </w:r>
      <w:proofErr w:type="spellStart"/>
      <w:r w:rsidRPr="005012EF">
        <w:t>Google</w:t>
      </w:r>
      <w:proofErr w:type="spellEnd"/>
      <w:r w:rsidRPr="005012EF">
        <w:t xml:space="preserve">, Microsoft та </w:t>
      </w:r>
      <w:proofErr w:type="spellStart"/>
      <w:r w:rsidRPr="005012EF">
        <w:t>Twitter</w:t>
      </w:r>
      <w:proofErr w:type="spellEnd"/>
      <w:r w:rsidR="00E35A86" w:rsidRPr="005012EF">
        <w:t xml:space="preserve"> [42]</w:t>
      </w:r>
      <w:r w:rsidRPr="005012EF">
        <w:t>.</w:t>
      </w:r>
      <w:r w:rsidR="00601701" w:rsidRPr="005012EF">
        <w:t xml:space="preserve"> В таки</w:t>
      </w:r>
      <w:r w:rsidR="00E35A86" w:rsidRPr="005012EF">
        <w:t>й</w:t>
      </w:r>
      <w:r w:rsidR="00601701" w:rsidRPr="005012EF">
        <w:t xml:space="preserve"> спосіб користувачу не має потреби реєструвати обліковий запис на свою пошту та запам’ятовувати ще один пароль. Уся необхідна інформація для аутентифікації буде отримуватися з облікового запису </w:t>
      </w:r>
      <w:r w:rsidR="00136971" w:rsidRPr="005012EF">
        <w:t>вище перелічених</w:t>
      </w:r>
      <w:r w:rsidR="00601701" w:rsidRPr="005012EF">
        <w:t xml:space="preserve"> </w:t>
      </w:r>
      <w:r w:rsidR="00A81549" w:rsidRPr="005012EF">
        <w:t xml:space="preserve">постачальників послуги </w:t>
      </w:r>
      <w:r w:rsidR="00136971" w:rsidRPr="005012EF">
        <w:t>аутентифікації</w:t>
      </w:r>
      <w:r w:rsidR="00601701" w:rsidRPr="005012EF">
        <w:t>.</w:t>
      </w:r>
    </w:p>
    <w:p w14:paraId="7714A30F" w14:textId="3AB7E5DB" w:rsidR="009D0702" w:rsidRPr="005012EF" w:rsidRDefault="009D0702" w:rsidP="00B71F5F">
      <w:proofErr w:type="spellStart"/>
      <w:r w:rsidRPr="005012EF">
        <w:t>Identity</w:t>
      </w:r>
      <w:proofErr w:type="spellEnd"/>
      <w:r w:rsidRPr="005012EF">
        <w:t xml:space="preserve"> </w:t>
      </w:r>
      <w:proofErr w:type="spellStart"/>
      <w:r w:rsidRPr="005012EF">
        <w:t>Core</w:t>
      </w:r>
      <w:proofErr w:type="spellEnd"/>
      <w:r w:rsidRPr="005012EF">
        <w:t xml:space="preserve"> створює свої таблиці в базі даних для того, щоб зберігати інформацію про ролі, права, токени для надання доступу та інформацію з облікових записів користувачів.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sidRPr="005012EF">
        <w:t xml:space="preserve">впровадження </w:t>
      </w:r>
      <w:r w:rsidRPr="005012EF">
        <w:t>двох-факторн</w:t>
      </w:r>
      <w:r w:rsidR="006901EF" w:rsidRPr="005012EF">
        <w:t>ої</w:t>
      </w:r>
      <w:r w:rsidRPr="005012EF">
        <w:t xml:space="preserve"> аутентифікаці</w:t>
      </w:r>
      <w:r w:rsidR="006901EF" w:rsidRPr="005012EF">
        <w:t>ї через мобільний пристрій.</w:t>
      </w:r>
      <w:r w:rsidR="00E719D0" w:rsidRPr="005012EF">
        <w:t xml:space="preserve"> При реєстрації кожному користувачу присвоюється ідентифікатор в строковому форматі, що зберігається в таблиці </w:t>
      </w:r>
      <w:proofErr w:type="spellStart"/>
      <w:r w:rsidR="00E719D0" w:rsidRPr="005012EF">
        <w:t>aspnetusers</w:t>
      </w:r>
      <w:proofErr w:type="spellEnd"/>
      <w:r w:rsidR="00E35A86" w:rsidRPr="005012EF">
        <w:t xml:space="preserve"> [43]</w:t>
      </w:r>
      <w:r w:rsidR="00E719D0" w:rsidRPr="005012EF">
        <w:t>.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04F20CC4" w:rsidR="000D498E" w:rsidRPr="005012EF" w:rsidRDefault="000D498E" w:rsidP="00B71F5F">
      <w:r w:rsidRPr="005012EF">
        <w:t xml:space="preserve">MVC </w:t>
      </w:r>
      <w:proofErr w:type="spellStart"/>
      <w:r w:rsidRPr="005012EF">
        <w:t>Core</w:t>
      </w:r>
      <w:proofErr w:type="spellEnd"/>
      <w:r w:rsidRPr="005012EF">
        <w:t xml:space="preserve"> та </w:t>
      </w:r>
      <w:proofErr w:type="spellStart"/>
      <w:r w:rsidRPr="005012EF">
        <w:t>Razor</w:t>
      </w:r>
      <w:proofErr w:type="spellEnd"/>
      <w:r w:rsidRPr="005012EF">
        <w:t xml:space="preserve"> </w:t>
      </w:r>
      <w:proofErr w:type="spellStart"/>
      <w:r w:rsidRPr="005012EF">
        <w:t>Core</w:t>
      </w:r>
      <w:proofErr w:type="spellEnd"/>
      <w:r w:rsidRPr="005012EF">
        <w:t xml:space="preserve"> </w:t>
      </w:r>
      <w:r w:rsidR="00DB5855" w:rsidRPr="005012EF">
        <w:t xml:space="preserve">– це фреймворки для побудови клієнтських </w:t>
      </w:r>
      <w:r w:rsidR="006402FB" w:rsidRPr="005012EF">
        <w:t>застосунків</w:t>
      </w:r>
      <w:r w:rsidR="00DB5855" w:rsidRPr="005012EF">
        <w:t xml:space="preserve">. Вони схожі, але є в них відмінність у концепції побудови архітектури. Виходячи з назви зрозуміло, що MVC </w:t>
      </w:r>
      <w:proofErr w:type="spellStart"/>
      <w:r w:rsidR="00DB5855" w:rsidRPr="005012EF">
        <w:t>Core</w:t>
      </w:r>
      <w:proofErr w:type="spellEnd"/>
      <w:r w:rsidR="00DB5855" w:rsidRPr="005012EF">
        <w:t xml:space="preserve"> надає інструмент побудови веб-застосунків та API використовуючи шаблон розробки </w:t>
      </w:r>
      <w:proofErr w:type="spellStart"/>
      <w:r w:rsidR="00DB5855" w:rsidRPr="005012EF">
        <w:t>Model-View-Controller</w:t>
      </w:r>
      <w:proofErr w:type="spellEnd"/>
      <w:r w:rsidR="00DB5855" w:rsidRPr="005012EF">
        <w:t xml:space="preserve"> (MVC)</w:t>
      </w:r>
      <w:r w:rsidR="000929B1" w:rsidRPr="005012EF">
        <w:t xml:space="preserve"> [44]</w:t>
      </w:r>
      <w:r w:rsidR="00DB5855" w:rsidRPr="005012EF">
        <w:t xml:space="preserve">. Це архітектурний шаблон, що розділяє застосунок на три основні групи компонентів: </w:t>
      </w:r>
      <w:r w:rsidR="00787687" w:rsidRPr="005012EF">
        <w:t>модель (</w:t>
      </w:r>
      <w:proofErr w:type="spellStart"/>
      <w:r w:rsidR="00DB5855" w:rsidRPr="005012EF">
        <w:t>model</w:t>
      </w:r>
      <w:proofErr w:type="spellEnd"/>
      <w:r w:rsidR="00787687" w:rsidRPr="005012EF">
        <w:t>)</w:t>
      </w:r>
      <w:r w:rsidR="00DB5855" w:rsidRPr="005012EF">
        <w:t>,</w:t>
      </w:r>
      <w:r w:rsidR="00787687" w:rsidRPr="005012EF">
        <w:t xml:space="preserve"> представлення</w:t>
      </w:r>
      <w:r w:rsidR="00DB5855" w:rsidRPr="005012EF">
        <w:t xml:space="preserve"> </w:t>
      </w:r>
      <w:r w:rsidR="00787687" w:rsidRPr="005012EF">
        <w:t>(</w:t>
      </w:r>
      <w:proofErr w:type="spellStart"/>
      <w:r w:rsidR="00DB5855" w:rsidRPr="005012EF">
        <w:t>view</w:t>
      </w:r>
      <w:proofErr w:type="spellEnd"/>
      <w:r w:rsidR="00787687" w:rsidRPr="005012EF">
        <w:t>) та контролер (</w:t>
      </w:r>
      <w:proofErr w:type="spellStart"/>
      <w:r w:rsidR="00DB5855" w:rsidRPr="005012EF">
        <w:t>controller</w:t>
      </w:r>
      <w:proofErr w:type="spellEnd"/>
      <w:r w:rsidR="00787687" w:rsidRPr="005012EF">
        <w:t>). Такий поділ допомагає досягти такого поняття у програмуванні, як розділення відповідальності (</w:t>
      </w:r>
      <w:proofErr w:type="spellStart"/>
      <w:r w:rsidR="00787687" w:rsidRPr="005012EF">
        <w:t>separation</w:t>
      </w:r>
      <w:proofErr w:type="spellEnd"/>
      <w:r w:rsidR="00787687" w:rsidRPr="005012EF">
        <w:t xml:space="preserve"> </w:t>
      </w:r>
      <w:proofErr w:type="spellStart"/>
      <w:r w:rsidR="00787687" w:rsidRPr="005012EF">
        <w:t>of</w:t>
      </w:r>
      <w:proofErr w:type="spellEnd"/>
      <w:r w:rsidR="00787687" w:rsidRPr="005012EF">
        <w:t xml:space="preserve"> </w:t>
      </w:r>
      <w:proofErr w:type="spellStart"/>
      <w:r w:rsidR="00787687" w:rsidRPr="005012EF">
        <w:t>concerns</w:t>
      </w:r>
      <w:proofErr w:type="spellEnd"/>
      <w:r w:rsidR="00787687" w:rsidRPr="005012EF">
        <w:t>).</w:t>
      </w:r>
      <w:r w:rsidR="00264D35" w:rsidRPr="005012EF">
        <w:t xml:space="preserve"> Схема взаємодії компонентів MVC з користувачем зображена на </w:t>
      </w:r>
      <w:del w:id="714" w:author="Rodion Kharabet" w:date="2019-12-06T02:44:00Z">
        <w:r w:rsidR="00264D35" w:rsidRPr="005012EF" w:rsidDel="007F1A84">
          <w:delText>рисунку 4.</w:delText>
        </w:r>
      </w:del>
      <w:ins w:id="715" w:author="Rodion Kharabet" w:date="2019-12-06T02:44:00Z">
        <w:r w:rsidR="007F1A84">
          <w:t>рисунку 3.</w:t>
        </w:r>
      </w:ins>
      <w:r w:rsidR="00264D35" w:rsidRPr="005012EF">
        <w:t>5.</w:t>
      </w:r>
    </w:p>
    <w:p w14:paraId="48497860" w14:textId="77777777" w:rsidR="007403D8" w:rsidRPr="005012EF" w:rsidRDefault="007403D8" w:rsidP="000D498E">
      <w:pPr>
        <w:ind w:firstLine="0"/>
      </w:pPr>
    </w:p>
    <w:p w14:paraId="15745ACB" w14:textId="459BD05E" w:rsidR="007403D8" w:rsidRPr="005012EF" w:rsidRDefault="007403D8" w:rsidP="007403D8">
      <w:pPr>
        <w:ind w:firstLine="0"/>
        <w:jc w:val="center"/>
      </w:pPr>
      <w:r w:rsidRPr="005012EF">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3E6E3764" w:rsidR="007403D8" w:rsidRPr="005012EF" w:rsidRDefault="007403D8" w:rsidP="007403D8">
      <w:pPr>
        <w:ind w:firstLine="0"/>
        <w:jc w:val="center"/>
      </w:pPr>
      <w:del w:id="716" w:author="Rodion Kharabet" w:date="2019-12-06T02:45:00Z">
        <w:r w:rsidRPr="005012EF" w:rsidDel="007F1A84">
          <w:delText xml:space="preserve">Рисунок </w:delText>
        </w:r>
        <w:r w:rsidR="006B00B7" w:rsidRPr="005012EF" w:rsidDel="007F1A84">
          <w:delText>4.</w:delText>
        </w:r>
      </w:del>
      <w:ins w:id="717" w:author="Rodion Kharabet" w:date="2019-12-06T02:45:00Z">
        <w:r w:rsidR="007F1A84">
          <w:t>Рисунок 3.</w:t>
        </w:r>
      </w:ins>
      <w:r w:rsidR="006B00B7" w:rsidRPr="005012EF">
        <w:t xml:space="preserve">5 </w:t>
      </w:r>
      <w:r w:rsidRPr="005012EF">
        <w:t>– Взаємодія компонентів в шаблоні MVC</w:t>
      </w:r>
    </w:p>
    <w:p w14:paraId="3FC28DA3" w14:textId="77777777" w:rsidR="00B71F5F" w:rsidRPr="005012EF" w:rsidRDefault="00B71F5F" w:rsidP="007403D8">
      <w:pPr>
        <w:ind w:firstLine="0"/>
        <w:jc w:val="center"/>
      </w:pPr>
    </w:p>
    <w:p w14:paraId="019D4F48" w14:textId="5E6D425D" w:rsidR="007B2D67" w:rsidRPr="005012EF" w:rsidRDefault="007B1510" w:rsidP="00B71F5F">
      <w:proofErr w:type="spellStart"/>
      <w:r w:rsidRPr="005012EF">
        <w:t>Razor</w:t>
      </w:r>
      <w:proofErr w:type="spellEnd"/>
      <w:r w:rsidRPr="005012EF">
        <w:t xml:space="preserve"> </w:t>
      </w:r>
      <w:proofErr w:type="spellStart"/>
      <w:r w:rsidRPr="005012EF">
        <w:t>Core</w:t>
      </w:r>
      <w:proofErr w:type="spellEnd"/>
      <w:r w:rsidRPr="005012EF">
        <w:t xml:space="preserve"> -це технологія</w:t>
      </w:r>
      <w:r w:rsidR="00A437E5" w:rsidRPr="005012EF">
        <w:t xml:space="preserve"> що з’явилась нещодавно в платформі .NET</w:t>
      </w:r>
      <w:r w:rsidR="001C0748" w:rsidRPr="005012EF">
        <w:t xml:space="preserve">. </w:t>
      </w:r>
      <w:r w:rsidR="00F50E91" w:rsidRPr="005012EF">
        <w:t>На відміну</w:t>
      </w:r>
      <w:r w:rsidRPr="005012EF">
        <w:t xml:space="preserve"> від MVC </w:t>
      </w:r>
      <w:proofErr w:type="spellStart"/>
      <w:r w:rsidRPr="005012EF">
        <w:t>Core</w:t>
      </w:r>
      <w:proofErr w:type="spellEnd"/>
      <w:r w:rsidRPr="005012EF">
        <w:t xml:space="preserve"> полягає в тому, що модель і контролера вже включені в саму сторінку застосунку. Інакше кажучи, </w:t>
      </w:r>
      <w:r w:rsidR="002801A6" w:rsidRPr="005012EF">
        <w:t xml:space="preserve">шаблон приймає вигляд </w:t>
      </w:r>
      <w:proofErr w:type="spellStart"/>
      <w:r w:rsidR="002801A6" w:rsidRPr="005012EF">
        <w:t>Model-View-ViewModel</w:t>
      </w:r>
      <w:proofErr w:type="spellEnd"/>
      <w:r w:rsidR="002801A6" w:rsidRPr="005012EF">
        <w:t xml:space="preserve"> (MVVM).</w:t>
      </w:r>
      <w:r w:rsidR="007B2D67" w:rsidRPr="005012EF">
        <w:t xml:space="preserve"> Така модель забезпечує </w:t>
      </w:r>
      <w:proofErr w:type="spellStart"/>
      <w:r w:rsidR="007B2D67" w:rsidRPr="005012EF">
        <w:t>двонаправлений</w:t>
      </w:r>
      <w:proofErr w:type="spellEnd"/>
      <w:r w:rsidR="007B2D67" w:rsidRPr="005012EF">
        <w:t xml:space="preserve"> рух даних у застосунку. Якщо дані були змінені у моделі, то оновиться представлення, і навпаки (у MVC тільки </w:t>
      </w:r>
      <w:proofErr w:type="spellStart"/>
      <w:r w:rsidR="007B2D67" w:rsidRPr="005012EF">
        <w:t>однонаправлений</w:t>
      </w:r>
      <w:proofErr w:type="spellEnd"/>
      <w:r w:rsidR="007B2D67" w:rsidRPr="005012EF">
        <w:t xml:space="preserve"> рух даних – від моделі до представлення)</w:t>
      </w:r>
      <w:r w:rsidR="00FF7FB1" w:rsidRPr="005012EF">
        <w:t xml:space="preserve"> [45]</w:t>
      </w:r>
      <w:r w:rsidR="007B2D67" w:rsidRPr="005012EF">
        <w:t>.</w:t>
      </w:r>
    </w:p>
    <w:p w14:paraId="61CD0F7C" w14:textId="64538F55" w:rsidR="00B71F5F" w:rsidRPr="005012EF" w:rsidRDefault="00B71F5F" w:rsidP="00B71F5F"/>
    <w:p w14:paraId="74AE9089" w14:textId="78EEC93D" w:rsidR="00B71F5F" w:rsidRPr="005012EF" w:rsidRDefault="00B71F5F" w:rsidP="00F347BE">
      <w:pPr>
        <w:pStyle w:val="Heading3"/>
      </w:pPr>
      <w:bookmarkStart w:id="718" w:name="_Toc25923570"/>
      <w:del w:id="719" w:author="Rodion Kharabet" w:date="2019-12-06T03:09:00Z">
        <w:r w:rsidRPr="005012EF" w:rsidDel="005713BF">
          <w:delText>4</w:delText>
        </w:r>
      </w:del>
      <w:ins w:id="720" w:author="Rodion Kharabet" w:date="2019-12-06T03:09:00Z">
        <w:r w:rsidR="005713BF">
          <w:t>3</w:t>
        </w:r>
      </w:ins>
      <w:r w:rsidRPr="005012EF">
        <w:t>.3.1 Опис методів API</w:t>
      </w:r>
      <w:bookmarkEnd w:id="718"/>
    </w:p>
    <w:p w14:paraId="01DBB24B" w14:textId="77777777" w:rsidR="00B71F5F" w:rsidRPr="005012EF" w:rsidRDefault="00B71F5F" w:rsidP="00B71F5F"/>
    <w:p w14:paraId="6A10DDD0" w14:textId="52493506" w:rsidR="00C12A69" w:rsidRPr="005012EF" w:rsidRDefault="00C12A69" w:rsidP="00B71F5F">
      <w:r w:rsidRPr="005012EF">
        <w:t>Програмна частина комплексу</w:t>
      </w:r>
      <w:r w:rsidR="008B4BC7" w:rsidRPr="005012EF">
        <w:t xml:space="preserve"> </w:t>
      </w:r>
      <w:r w:rsidRPr="005012EF">
        <w:t>надає публічн</w:t>
      </w:r>
      <w:ins w:id="721" w:author="Rodion Kharabet" w:date="2019-12-06T03:00:00Z">
        <w:r w:rsidR="006B702B">
          <w:t>ий</w:t>
        </w:r>
      </w:ins>
      <w:del w:id="722" w:author="Rodion Kharabet" w:date="2019-12-06T03:00:00Z">
        <w:r w:rsidRPr="005012EF" w:rsidDel="006B702B">
          <w:delText>у</w:delText>
        </w:r>
      </w:del>
      <w:r w:rsidR="008B4BC7" w:rsidRPr="005012EF">
        <w:t xml:space="preserve"> API</w:t>
      </w:r>
      <w:ins w:id="723" w:author="Rodion Kharabet" w:date="2019-12-06T03:00:00Z">
        <w:r w:rsidR="006B702B">
          <w:t xml:space="preserve"> </w:t>
        </w:r>
        <w:r w:rsidR="006B702B" w:rsidRPr="005012EF">
          <w:t>(</w:t>
        </w:r>
        <w:proofErr w:type="spellStart"/>
        <w:r w:rsidR="006B702B" w:rsidRPr="005012EF">
          <w:t>application</w:t>
        </w:r>
        <w:proofErr w:type="spellEnd"/>
        <w:r w:rsidR="006B702B" w:rsidRPr="005012EF">
          <w:t xml:space="preserve"> </w:t>
        </w:r>
        <w:proofErr w:type="spellStart"/>
        <w:r w:rsidR="006B702B" w:rsidRPr="005012EF">
          <w:t>programming</w:t>
        </w:r>
        <w:proofErr w:type="spellEnd"/>
        <w:r w:rsidR="006B702B" w:rsidRPr="005012EF">
          <w:t xml:space="preserve"> </w:t>
        </w:r>
        <w:proofErr w:type="spellStart"/>
        <w:r w:rsidR="006B702B" w:rsidRPr="005012EF">
          <w:t>interface</w:t>
        </w:r>
        <w:proofErr w:type="spellEnd"/>
        <w:r w:rsidR="006B702B" w:rsidRPr="005012EF">
          <w:t>)</w:t>
        </w:r>
      </w:ins>
      <w:r w:rsidR="008B4BC7" w:rsidRPr="005012EF">
        <w:t xml:space="preserve"> </w:t>
      </w:r>
      <w:r w:rsidRPr="005012EF">
        <w:t>для роботи з віддаленими пристроями та слугує веб сервером для клієнтських застосунків.</w:t>
      </w:r>
      <w:r w:rsidR="00305AF0" w:rsidRPr="005012EF">
        <w:t xml:space="preserve"> </w:t>
      </w:r>
      <w:r w:rsidRPr="005012EF">
        <w:t>API</w:t>
      </w:r>
      <w:del w:id="724" w:author="Rodion Kharabet" w:date="2019-12-06T03:00:00Z">
        <w:r w:rsidRPr="005012EF" w:rsidDel="006B702B">
          <w:delText xml:space="preserve"> (application programming interface)</w:delText>
        </w:r>
      </w:del>
      <w:r w:rsidRPr="005012EF">
        <w:t xml:space="preserve"> – це інтерфейс або протокол зв'язку між клієнтом і сервером, призначений для спрощення побудови програмного забезпечення на стороні клієнтського застосунку. </w:t>
      </w:r>
      <w:r w:rsidR="006065BF" w:rsidRPr="005012EF">
        <w:t xml:space="preserve">Цей інтерфейс має заздалегідь визначені методи та </w:t>
      </w:r>
      <w:r w:rsidR="006402FB" w:rsidRPr="005012EF">
        <w:t>визначений</w:t>
      </w:r>
      <w:r w:rsidR="006065BF" w:rsidRPr="005012EF">
        <w:t xml:space="preserve"> формат відповіді на запити до цих методів. Таким чином, при розробці програмного </w:t>
      </w:r>
      <w:r w:rsidR="006065BF" w:rsidRPr="005012EF">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02805AC9" w:rsidR="006065BF" w:rsidRPr="005012EF" w:rsidRDefault="006065BF" w:rsidP="00B71F5F">
      <w:r w:rsidRPr="005012EF">
        <w:t xml:space="preserve">API розроблюваної системи </w:t>
      </w:r>
      <w:r w:rsidR="00305AF0" w:rsidRPr="005012EF">
        <w:t xml:space="preserve">побудована за допомогою MVC </w:t>
      </w:r>
      <w:proofErr w:type="spellStart"/>
      <w:r w:rsidR="00305AF0" w:rsidRPr="005012EF">
        <w:t>Core</w:t>
      </w:r>
      <w:proofErr w:type="spellEnd"/>
      <w:r w:rsidR="00305AF0" w:rsidRPr="005012EF">
        <w:t xml:space="preserve"> та представляє собою </w:t>
      </w:r>
      <w:r w:rsidR="005050B7" w:rsidRPr="005012EF">
        <w:t>виділений</w:t>
      </w:r>
      <w:r w:rsidR="00305AF0" w:rsidRPr="005012EF">
        <w:t xml:space="preserve"> контролер, що </w:t>
      </w:r>
      <w:r w:rsidRPr="005012EF">
        <w:t xml:space="preserve">надає наступні </w:t>
      </w:r>
      <w:r w:rsidR="00D90354" w:rsidRPr="005012EF">
        <w:t xml:space="preserve">публічні </w:t>
      </w:r>
      <w:r w:rsidRPr="005012EF">
        <w:t xml:space="preserve">методи для </w:t>
      </w:r>
      <w:r w:rsidR="00D90354" w:rsidRPr="005012EF">
        <w:t>взаємодії з апаратною частиною та клієнтським застосунком</w:t>
      </w:r>
      <w:r w:rsidRPr="005012EF">
        <w:t xml:space="preserve">: </w:t>
      </w:r>
    </w:p>
    <w:p w14:paraId="62B32616" w14:textId="3D561C2C" w:rsidR="006065BF" w:rsidRPr="005012EF" w:rsidRDefault="00D90354" w:rsidP="00B71F5F">
      <w:pPr>
        <w:pStyle w:val="ListParagraph"/>
      </w:pPr>
      <w:proofErr w:type="spellStart"/>
      <w:r w:rsidRPr="005012EF">
        <w:t>GetProduct</w:t>
      </w:r>
      <w:proofErr w:type="spellEnd"/>
      <w:r w:rsidR="008A24E7" w:rsidRPr="005012EF">
        <w:t>;</w:t>
      </w:r>
    </w:p>
    <w:p w14:paraId="73CD80D3" w14:textId="2B838D6A" w:rsidR="00D90354" w:rsidRPr="005012EF" w:rsidRDefault="00D90354" w:rsidP="00B71F5F">
      <w:pPr>
        <w:pStyle w:val="ListParagraph"/>
      </w:pPr>
      <w:proofErr w:type="spellStart"/>
      <w:r w:rsidRPr="005012EF">
        <w:t>AddUserProduct</w:t>
      </w:r>
      <w:proofErr w:type="spellEnd"/>
      <w:r w:rsidR="008A24E7" w:rsidRPr="005012EF">
        <w:t>;</w:t>
      </w:r>
    </w:p>
    <w:p w14:paraId="47D8768D" w14:textId="70D4F5A5" w:rsidR="00D90354" w:rsidRPr="005012EF" w:rsidRDefault="00D90354" w:rsidP="00B71F5F">
      <w:pPr>
        <w:pStyle w:val="ListParagraph"/>
      </w:pPr>
      <w:proofErr w:type="spellStart"/>
      <w:r w:rsidRPr="005012EF">
        <w:t>AddUnassignedRfid</w:t>
      </w:r>
      <w:proofErr w:type="spellEnd"/>
      <w:r w:rsidR="008A24E7" w:rsidRPr="005012EF">
        <w:t>;</w:t>
      </w:r>
    </w:p>
    <w:p w14:paraId="0A3B289C" w14:textId="34E0A87D" w:rsidR="00D90354" w:rsidRPr="005012EF" w:rsidRDefault="00D90354" w:rsidP="00B71F5F">
      <w:pPr>
        <w:pStyle w:val="ListParagraph"/>
      </w:pPr>
      <w:proofErr w:type="spellStart"/>
      <w:r w:rsidRPr="005012EF">
        <w:t>BindUnassignedRfidToUserProduct</w:t>
      </w:r>
      <w:proofErr w:type="spellEnd"/>
      <w:r w:rsidR="008A24E7" w:rsidRPr="005012EF">
        <w:t>;</w:t>
      </w:r>
    </w:p>
    <w:p w14:paraId="733B01FA" w14:textId="29AC8C78" w:rsidR="00D90354" w:rsidRPr="005012EF" w:rsidRDefault="00D90354" w:rsidP="00B71F5F">
      <w:pPr>
        <w:pStyle w:val="ListParagraph"/>
      </w:pPr>
      <w:proofErr w:type="spellStart"/>
      <w:r w:rsidRPr="005012EF">
        <w:t>UserProductToBin</w:t>
      </w:r>
      <w:proofErr w:type="spellEnd"/>
      <w:r w:rsidR="008A24E7" w:rsidRPr="005012EF">
        <w:t>;</w:t>
      </w:r>
    </w:p>
    <w:p w14:paraId="18D90AB2" w14:textId="5B958EE4" w:rsidR="00D90354" w:rsidRPr="005012EF" w:rsidRDefault="00D90354" w:rsidP="00B71F5F">
      <w:pPr>
        <w:pStyle w:val="ListParagraph"/>
      </w:pPr>
      <w:proofErr w:type="spellStart"/>
      <w:r w:rsidRPr="005012EF">
        <w:t>UserProductToBinByBarcode</w:t>
      </w:r>
      <w:proofErr w:type="spellEnd"/>
      <w:r w:rsidR="008A24E7" w:rsidRPr="005012EF">
        <w:t>;</w:t>
      </w:r>
    </w:p>
    <w:p w14:paraId="4C8F514E" w14:textId="5D83FB8C" w:rsidR="00D90354" w:rsidRPr="005012EF" w:rsidRDefault="00D90354" w:rsidP="00B71F5F">
      <w:pPr>
        <w:pStyle w:val="ListParagraph"/>
      </w:pPr>
      <w:proofErr w:type="spellStart"/>
      <w:r w:rsidRPr="005012EF">
        <w:t>UserProductToBinByRfid</w:t>
      </w:r>
      <w:proofErr w:type="spellEnd"/>
      <w:ins w:id="725" w:author="Rodion Kharabet" w:date="2019-12-06T03:00:00Z">
        <w:r w:rsidR="006B702B">
          <w:t>.</w:t>
        </w:r>
      </w:ins>
      <w:del w:id="726" w:author="Rodion Kharabet" w:date="2019-12-06T03:00:00Z">
        <w:r w:rsidR="008A24E7" w:rsidRPr="005012EF" w:rsidDel="006B702B">
          <w:delText>;</w:delText>
        </w:r>
      </w:del>
    </w:p>
    <w:p w14:paraId="7B995FBF" w14:textId="14323121" w:rsidR="00601511" w:rsidRPr="005012EF" w:rsidRDefault="00A54298" w:rsidP="00B71F5F">
      <w:r w:rsidRPr="005012EF">
        <w:t>Нижче наведено опис кожного методу</w:t>
      </w:r>
      <w:r w:rsidR="00E358B3" w:rsidRPr="005012EF">
        <w:t xml:space="preserve"> API</w:t>
      </w:r>
      <w:r w:rsidRPr="005012EF">
        <w:t xml:space="preserve"> та </w:t>
      </w:r>
      <w:r w:rsidR="00E358B3" w:rsidRPr="005012EF">
        <w:t>всі необхідні параметри для роботи з ним</w:t>
      </w:r>
      <w:r w:rsidR="002642EA" w:rsidRPr="005012EF">
        <w:t xml:space="preserve">. </w:t>
      </w:r>
    </w:p>
    <w:p w14:paraId="64936E6A" w14:textId="01D112C3" w:rsidR="00B71F5F" w:rsidRPr="005012EF" w:rsidRDefault="00B71F5F" w:rsidP="00B71F5F"/>
    <w:p w14:paraId="4CC96F6C" w14:textId="44A67411" w:rsidR="003A4C40" w:rsidRPr="005012EF" w:rsidRDefault="003A4C40" w:rsidP="00F347BE">
      <w:pPr>
        <w:pStyle w:val="Heading4"/>
      </w:pPr>
      <w:del w:id="727" w:author="Rodion Kharabet" w:date="2019-12-06T03:09:00Z">
        <w:r w:rsidRPr="005012EF" w:rsidDel="005713BF">
          <w:delText>4</w:delText>
        </w:r>
      </w:del>
      <w:ins w:id="728" w:author="Rodion Kharabet" w:date="2019-12-06T03:09:00Z">
        <w:r w:rsidR="005713BF">
          <w:t>3</w:t>
        </w:r>
      </w:ins>
      <w:r w:rsidRPr="005012EF">
        <w:t xml:space="preserve">.3.1.1 </w:t>
      </w:r>
      <w:proofErr w:type="spellStart"/>
      <w:r w:rsidRPr="005012EF">
        <w:t>GetProduct</w:t>
      </w:r>
      <w:proofErr w:type="spellEnd"/>
    </w:p>
    <w:p w14:paraId="167D4889" w14:textId="77777777" w:rsidR="003A4C40" w:rsidRPr="005012EF" w:rsidRDefault="003A4C40" w:rsidP="00B71F5F"/>
    <w:p w14:paraId="0133729C" w14:textId="20E0D8C9" w:rsidR="006A722E" w:rsidRPr="005012EF" w:rsidRDefault="006A722E" w:rsidP="00B71F5F">
      <w:proofErr w:type="spellStart"/>
      <w:r w:rsidRPr="005012EF">
        <w:t>GetProduct</w:t>
      </w:r>
      <w:proofErr w:type="spellEnd"/>
      <w:ins w:id="729" w:author="Rodion Kharabet" w:date="2019-12-06T03:01:00Z">
        <w:r w:rsidR="006B702B">
          <w:t xml:space="preserve">. </w:t>
        </w:r>
      </w:ins>
      <w:del w:id="730" w:author="Rodion Kharabet" w:date="2019-12-06T03:01:00Z">
        <w:r w:rsidRPr="005012EF" w:rsidDel="006B702B">
          <w:delText xml:space="preserve"> </w:delText>
        </w:r>
        <w:r w:rsidR="009A488A" w:rsidRPr="005012EF" w:rsidDel="006B702B">
          <w:delText xml:space="preserve">- </w:delText>
        </w:r>
      </w:del>
      <w:r w:rsidR="009A488A" w:rsidRPr="005012EF">
        <w:t>Надає</w:t>
      </w:r>
      <w:r w:rsidRPr="005012EF">
        <w:t xml:space="preserve"> </w:t>
      </w:r>
      <w:r w:rsidR="009A488A" w:rsidRPr="005012EF">
        <w:t>дані про товар</w:t>
      </w:r>
      <w:r w:rsidR="00FF3C3B" w:rsidRPr="005012EF">
        <w:t>: його ідентифікатор, назву та короткий опис.</w:t>
      </w:r>
    </w:p>
    <w:p w14:paraId="24872BB0" w14:textId="6CE949E5" w:rsidR="00A15143" w:rsidRPr="005012EF" w:rsidRDefault="00101FCC" w:rsidP="00B71F5F">
      <w:r w:rsidRPr="005012EF">
        <w:t>HTTP запит</w:t>
      </w:r>
      <w:r w:rsidR="00A15143" w:rsidRPr="005012EF">
        <w:t>: GET /</w:t>
      </w:r>
      <w:proofErr w:type="spellStart"/>
      <w:r w:rsidR="00A15143" w:rsidRPr="005012EF">
        <w:t>api</w:t>
      </w:r>
      <w:proofErr w:type="spellEnd"/>
      <w:r w:rsidR="00A15143" w:rsidRPr="005012EF">
        <w:t>/</w:t>
      </w:r>
      <w:proofErr w:type="spellStart"/>
      <w:r w:rsidR="00A15143" w:rsidRPr="005012EF">
        <w:t>get-product</w:t>
      </w:r>
      <w:proofErr w:type="spellEnd"/>
      <w:ins w:id="731" w:author="Rodion Kharabet" w:date="2019-12-06T03:01:00Z">
        <w:r w:rsidR="006B702B">
          <w:t>.</w:t>
        </w:r>
      </w:ins>
    </w:p>
    <w:p w14:paraId="64BB4503" w14:textId="793F2632" w:rsidR="00101FCC" w:rsidRPr="005012EF" w:rsidRDefault="00101FCC" w:rsidP="00B71F5F">
      <w:r w:rsidRPr="005012EF">
        <w:t>Параметри URL запиту</w:t>
      </w:r>
      <w:r w:rsidR="00D72AD9" w:rsidRPr="005012EF">
        <w:t xml:space="preserve"> методу </w:t>
      </w:r>
      <w:proofErr w:type="spellStart"/>
      <w:r w:rsidR="00D72AD9" w:rsidRPr="005012EF">
        <w:t>GetProduct</w:t>
      </w:r>
      <w:proofErr w:type="spellEnd"/>
      <w:r w:rsidR="00D72AD9" w:rsidRPr="005012EF">
        <w:t xml:space="preserve"> наведено у </w:t>
      </w:r>
      <w:del w:id="732" w:author="Rodion Kharabet" w:date="2019-12-06T03:01:00Z">
        <w:r w:rsidR="00D72AD9" w:rsidRPr="005012EF" w:rsidDel="006B702B">
          <w:delText>таблиці 4.</w:delText>
        </w:r>
      </w:del>
      <w:ins w:id="733" w:author="Rodion Kharabet" w:date="2019-12-06T03:01:00Z">
        <w:r w:rsidR="006B702B">
          <w:t>таблиці 3.</w:t>
        </w:r>
      </w:ins>
      <w:r w:rsidR="00D72AD9" w:rsidRPr="005012EF">
        <w:t>1.</w:t>
      </w:r>
    </w:p>
    <w:p w14:paraId="75258F86" w14:textId="3D000808" w:rsidR="00D72AD9" w:rsidRPr="005012EF" w:rsidRDefault="00D72AD9" w:rsidP="00B71F5F"/>
    <w:p w14:paraId="4540FA97" w14:textId="3CA5D2BF" w:rsidR="00D72AD9" w:rsidRPr="005012EF" w:rsidRDefault="00D72AD9" w:rsidP="00B71F5F">
      <w:del w:id="734" w:author="Rodion Kharabet" w:date="2019-12-06T03:02:00Z">
        <w:r w:rsidRPr="005012EF" w:rsidDel="006B702B">
          <w:delText>Таблиця 4.</w:delText>
        </w:r>
      </w:del>
      <w:ins w:id="735" w:author="Rodion Kharabet" w:date="2019-12-06T03:02:00Z">
        <w:r w:rsidR="006B702B">
          <w:t>Таблиця 3.</w:t>
        </w:r>
      </w:ins>
      <w:r w:rsidRPr="005012EF">
        <w:t>1</w:t>
      </w:r>
    </w:p>
    <w:tbl>
      <w:tblPr>
        <w:tblStyle w:val="TableGrid"/>
        <w:tblW w:w="0" w:type="auto"/>
        <w:tblLook w:val="04A0" w:firstRow="1" w:lastRow="0" w:firstColumn="1" w:lastColumn="0" w:noHBand="0" w:noVBand="1"/>
      </w:tblPr>
      <w:tblGrid>
        <w:gridCol w:w="5237"/>
        <w:gridCol w:w="5239"/>
      </w:tblGrid>
      <w:tr w:rsidR="00101FCC" w:rsidRPr="005012EF" w14:paraId="5C774A41" w14:textId="77777777" w:rsidTr="00101FCC">
        <w:trPr>
          <w:trHeight w:val="600"/>
        </w:trPr>
        <w:tc>
          <w:tcPr>
            <w:tcW w:w="5265" w:type="dxa"/>
            <w:vMerge w:val="restart"/>
          </w:tcPr>
          <w:p w14:paraId="0C12C90A" w14:textId="4DE9AF92" w:rsidR="00101FCC" w:rsidRPr="005012EF" w:rsidRDefault="00101FCC" w:rsidP="006A722E">
            <w:pPr>
              <w:ind w:firstLine="0"/>
            </w:pPr>
            <w:proofErr w:type="spellStart"/>
            <w:r w:rsidRPr="005012EF">
              <w:t>code</w:t>
            </w:r>
            <w:proofErr w:type="spellEnd"/>
          </w:p>
        </w:tc>
        <w:tc>
          <w:tcPr>
            <w:tcW w:w="5265" w:type="dxa"/>
          </w:tcPr>
          <w:p w14:paraId="47B7424C" w14:textId="0B9F48F0" w:rsidR="00101FCC" w:rsidRPr="005012EF" w:rsidRDefault="00101FCC" w:rsidP="006A722E">
            <w:pPr>
              <w:ind w:firstLine="0"/>
            </w:pPr>
            <w:r w:rsidRPr="005012EF">
              <w:t xml:space="preserve">Тип: </w:t>
            </w:r>
            <w:proofErr w:type="spellStart"/>
            <w:r w:rsidRPr="005012EF">
              <w:t>string</w:t>
            </w:r>
            <w:proofErr w:type="spellEnd"/>
          </w:p>
        </w:tc>
      </w:tr>
      <w:tr w:rsidR="00101FCC" w:rsidRPr="005012EF" w14:paraId="3BAA864F" w14:textId="77777777" w:rsidTr="009A488A">
        <w:trPr>
          <w:trHeight w:val="600"/>
        </w:trPr>
        <w:tc>
          <w:tcPr>
            <w:tcW w:w="5265" w:type="dxa"/>
            <w:vMerge/>
          </w:tcPr>
          <w:p w14:paraId="3B0536C5" w14:textId="77777777" w:rsidR="00101FCC" w:rsidRPr="005012EF" w:rsidRDefault="00101FCC" w:rsidP="006A722E">
            <w:pPr>
              <w:ind w:firstLine="0"/>
            </w:pPr>
          </w:p>
        </w:tc>
        <w:tc>
          <w:tcPr>
            <w:tcW w:w="5265" w:type="dxa"/>
          </w:tcPr>
          <w:p w14:paraId="5212F0BE" w14:textId="122D9B4B" w:rsidR="00101FCC" w:rsidRPr="005012EF" w:rsidRDefault="00101FCC" w:rsidP="006A722E">
            <w:pPr>
              <w:ind w:firstLine="0"/>
            </w:pPr>
            <w:r w:rsidRPr="005012EF">
              <w:t>Опис: штрих-код товару</w:t>
            </w:r>
          </w:p>
        </w:tc>
      </w:tr>
    </w:tbl>
    <w:p w14:paraId="6EEE457E" w14:textId="77777777" w:rsidR="00101FCC" w:rsidRPr="005012EF" w:rsidRDefault="00101FCC" w:rsidP="006A722E">
      <w:pPr>
        <w:ind w:firstLine="0"/>
      </w:pPr>
    </w:p>
    <w:p w14:paraId="0BB8A6DB" w14:textId="46837D2E" w:rsidR="009A488A" w:rsidRPr="005012EF" w:rsidRDefault="00E66709" w:rsidP="00B71F5F">
      <w:r w:rsidRPr="005012EF">
        <w:t>Якщо запит виконано успішно</w:t>
      </w:r>
      <w:r w:rsidR="00101FCC" w:rsidRPr="005012EF">
        <w:t>, тіло відповіді буде мати наступний вигляд у JSON форматі:</w:t>
      </w:r>
    </w:p>
    <w:p w14:paraId="5EE63628" w14:textId="77777777" w:rsidR="00101FCC" w:rsidRPr="005012EF" w:rsidRDefault="00101FCC" w:rsidP="00B71F5F">
      <w:r w:rsidRPr="005012EF">
        <w:lastRenderedPageBreak/>
        <w:t>{</w:t>
      </w:r>
    </w:p>
    <w:p w14:paraId="40B87AB7" w14:textId="77777777" w:rsidR="00101FCC" w:rsidRPr="005012EF" w:rsidRDefault="00101FCC" w:rsidP="00B71F5F">
      <w:r w:rsidRPr="005012EF">
        <w:t xml:space="preserve">    </w:t>
      </w:r>
      <w:proofErr w:type="spellStart"/>
      <w:r w:rsidRPr="005012EF">
        <w:t>success</w:t>
      </w:r>
      <w:proofErr w:type="spellEnd"/>
      <w:r w:rsidRPr="005012EF">
        <w:t>: &lt;</w:t>
      </w:r>
      <w:proofErr w:type="spellStart"/>
      <w:r w:rsidRPr="005012EF">
        <w:t>bool</w:t>
      </w:r>
      <w:proofErr w:type="spellEnd"/>
      <w:r w:rsidRPr="005012EF">
        <w:t>&gt;,</w:t>
      </w:r>
    </w:p>
    <w:p w14:paraId="0048A4B0" w14:textId="77777777" w:rsidR="00101FCC" w:rsidRPr="005012EF" w:rsidRDefault="00101FCC" w:rsidP="00B71F5F">
      <w:r w:rsidRPr="005012EF">
        <w:t xml:space="preserve">    </w:t>
      </w:r>
      <w:proofErr w:type="spellStart"/>
      <w:r w:rsidRPr="005012EF">
        <w:t>product</w:t>
      </w:r>
      <w:proofErr w:type="spellEnd"/>
      <w:r w:rsidRPr="005012EF">
        <w:t>: {</w:t>
      </w:r>
    </w:p>
    <w:p w14:paraId="7DE29E1E" w14:textId="77777777" w:rsidR="00101FCC" w:rsidRPr="005012EF" w:rsidRDefault="00101FCC" w:rsidP="00B71F5F">
      <w:r w:rsidRPr="005012EF">
        <w:t xml:space="preserve">        </w:t>
      </w:r>
      <w:proofErr w:type="spellStart"/>
      <w:r w:rsidRPr="005012EF">
        <w:t>id</w:t>
      </w:r>
      <w:proofErr w:type="spellEnd"/>
      <w:r w:rsidRPr="005012EF">
        <w:t>: &lt; ідентифікатор продукту &gt; ,</w:t>
      </w:r>
    </w:p>
    <w:p w14:paraId="79D8EF37" w14:textId="77777777" w:rsidR="00101FCC" w:rsidRPr="005012EF" w:rsidRDefault="00101FCC" w:rsidP="00B71F5F">
      <w:r w:rsidRPr="005012EF">
        <w:t xml:space="preserve">        </w:t>
      </w:r>
      <w:proofErr w:type="spellStart"/>
      <w:r w:rsidRPr="005012EF">
        <w:t>title</w:t>
      </w:r>
      <w:proofErr w:type="spellEnd"/>
      <w:r w:rsidRPr="005012EF">
        <w:t>: &lt; назва продукту &gt; ,</w:t>
      </w:r>
    </w:p>
    <w:p w14:paraId="125E050C" w14:textId="77777777" w:rsidR="00101FCC" w:rsidRPr="005012EF" w:rsidRDefault="00101FCC" w:rsidP="00B71F5F">
      <w:r w:rsidRPr="005012EF">
        <w:t xml:space="preserve">        </w:t>
      </w:r>
      <w:proofErr w:type="spellStart"/>
      <w:r w:rsidRPr="005012EF">
        <w:t>description</w:t>
      </w:r>
      <w:proofErr w:type="spellEnd"/>
      <w:r w:rsidRPr="005012EF">
        <w:t>: &lt; опис продукту &gt;</w:t>
      </w:r>
    </w:p>
    <w:p w14:paraId="3BF45EC6" w14:textId="77777777" w:rsidR="00101FCC" w:rsidRPr="005012EF" w:rsidRDefault="00101FCC" w:rsidP="00B71F5F">
      <w:r w:rsidRPr="005012EF">
        <w:t xml:space="preserve">    }</w:t>
      </w:r>
    </w:p>
    <w:p w14:paraId="6A44726A" w14:textId="28E49B5C" w:rsidR="00101FCC" w:rsidRPr="005012EF" w:rsidRDefault="00101FCC" w:rsidP="00B71F5F">
      <w:r w:rsidRPr="005012EF">
        <w:t>}</w:t>
      </w:r>
    </w:p>
    <w:p w14:paraId="3537A9A4" w14:textId="7F0089AD" w:rsidR="00101FCC" w:rsidRPr="005012EF" w:rsidRDefault="00101FCC" w:rsidP="00B71F5F"/>
    <w:p w14:paraId="6E50436E" w14:textId="116612E0" w:rsidR="003A4C40" w:rsidRPr="005012EF" w:rsidRDefault="003A4C40" w:rsidP="00F347BE">
      <w:pPr>
        <w:pStyle w:val="Heading4"/>
      </w:pPr>
      <w:del w:id="736" w:author="Rodion Kharabet" w:date="2019-12-06T03:09:00Z">
        <w:r w:rsidRPr="005012EF" w:rsidDel="005713BF">
          <w:delText>4</w:delText>
        </w:r>
      </w:del>
      <w:ins w:id="737" w:author="Rodion Kharabet" w:date="2019-12-06T03:09:00Z">
        <w:r w:rsidR="005713BF">
          <w:t>3</w:t>
        </w:r>
      </w:ins>
      <w:r w:rsidRPr="005012EF">
        <w:t xml:space="preserve">.3.1.2 </w:t>
      </w:r>
      <w:proofErr w:type="spellStart"/>
      <w:r w:rsidRPr="005012EF">
        <w:t>AddUserProduct</w:t>
      </w:r>
      <w:proofErr w:type="spellEnd"/>
    </w:p>
    <w:p w14:paraId="1837D1AB" w14:textId="77777777" w:rsidR="003A4C40" w:rsidRPr="005012EF" w:rsidRDefault="003A4C40" w:rsidP="003A4C40"/>
    <w:p w14:paraId="146FBD32" w14:textId="003E8BEF" w:rsidR="00E10F9B" w:rsidRPr="005012EF" w:rsidRDefault="00E10F9B" w:rsidP="00B71F5F">
      <w:proofErr w:type="spellStart"/>
      <w:r w:rsidRPr="005012EF">
        <w:t>AddUserProduct</w:t>
      </w:r>
      <w:proofErr w:type="spellEnd"/>
      <w:del w:id="738" w:author="Rodion Kharabet" w:date="2019-12-06T03:03:00Z">
        <w:r w:rsidRPr="005012EF" w:rsidDel="008A6962">
          <w:delText xml:space="preserve"> – </w:delText>
        </w:r>
      </w:del>
      <w:ins w:id="739" w:author="Rodion Kharabet" w:date="2019-12-06T03:03:00Z">
        <w:r w:rsidR="008A6962">
          <w:t xml:space="preserve">. </w:t>
        </w:r>
      </w:ins>
      <w:r w:rsidRPr="005012EF">
        <w:t>Додає товар до підсистеми моніторингу для відповідного користувача.</w:t>
      </w:r>
    </w:p>
    <w:p w14:paraId="1DB9F58B" w14:textId="6EFBA478" w:rsidR="00E10F9B" w:rsidRPr="005012EF" w:rsidRDefault="00E10F9B" w:rsidP="00B71F5F">
      <w:r w:rsidRPr="005012EF">
        <w:t>HTTP запит: POST /</w:t>
      </w:r>
      <w:proofErr w:type="spellStart"/>
      <w:r w:rsidRPr="005012EF">
        <w:t>api</w:t>
      </w:r>
      <w:proofErr w:type="spellEnd"/>
      <w:r w:rsidRPr="005012EF">
        <w:t>/</w:t>
      </w:r>
      <w:proofErr w:type="spellStart"/>
      <w:r w:rsidRPr="005012EF">
        <w:t>add-user-product</w:t>
      </w:r>
      <w:proofErr w:type="spellEnd"/>
    </w:p>
    <w:p w14:paraId="16DFDFBE" w14:textId="06A95237" w:rsidR="0050353D" w:rsidRPr="005012EF" w:rsidRDefault="00E10F9B" w:rsidP="0050353D">
      <w:r w:rsidRPr="005012EF">
        <w:t>Параметри URL запиту</w:t>
      </w:r>
      <w:r w:rsidR="0050353D" w:rsidRPr="005012EF">
        <w:t xml:space="preserve"> методу </w:t>
      </w:r>
      <w:proofErr w:type="spellStart"/>
      <w:r w:rsidR="0050353D" w:rsidRPr="005012EF">
        <w:t>AddUserProduct</w:t>
      </w:r>
      <w:proofErr w:type="spellEnd"/>
      <w:r w:rsidR="0050353D" w:rsidRPr="005012EF">
        <w:t xml:space="preserve"> наведено у </w:t>
      </w:r>
      <w:del w:id="740" w:author="Rodion Kharabet" w:date="2019-12-06T03:02:00Z">
        <w:r w:rsidR="0050353D" w:rsidRPr="005012EF" w:rsidDel="006B702B">
          <w:delText>таблиці 4.</w:delText>
        </w:r>
      </w:del>
      <w:ins w:id="741" w:author="Rodion Kharabet" w:date="2019-12-06T03:02:00Z">
        <w:r w:rsidR="006B702B">
          <w:t>таблиці 3.</w:t>
        </w:r>
      </w:ins>
      <w:r w:rsidR="0050353D" w:rsidRPr="005012EF">
        <w:t>2.</w:t>
      </w:r>
    </w:p>
    <w:p w14:paraId="2597350C" w14:textId="77777777" w:rsidR="0050353D" w:rsidRPr="005012EF" w:rsidRDefault="0050353D" w:rsidP="0050353D"/>
    <w:p w14:paraId="020D88D3" w14:textId="4092C600" w:rsidR="00E10F9B" w:rsidRPr="005012EF" w:rsidRDefault="0050353D" w:rsidP="00B71F5F">
      <w:del w:id="742" w:author="Rodion Kharabet" w:date="2019-12-06T03:02:00Z">
        <w:r w:rsidRPr="005012EF" w:rsidDel="006B702B">
          <w:delText>Таблиця 4.</w:delText>
        </w:r>
      </w:del>
      <w:ins w:id="743" w:author="Rodion Kharabet" w:date="2019-12-06T03:02:00Z">
        <w:r w:rsidR="006B702B">
          <w:t>Таблиця 3.</w:t>
        </w:r>
      </w:ins>
      <w:r w:rsidRPr="005012EF">
        <w:t>2</w:t>
      </w:r>
    </w:p>
    <w:tbl>
      <w:tblPr>
        <w:tblStyle w:val="TableGrid"/>
        <w:tblW w:w="0" w:type="auto"/>
        <w:tblLook w:val="04A0" w:firstRow="1" w:lastRow="0" w:firstColumn="1" w:lastColumn="0" w:noHBand="0" w:noVBand="1"/>
      </w:tblPr>
      <w:tblGrid>
        <w:gridCol w:w="5236"/>
        <w:gridCol w:w="5240"/>
      </w:tblGrid>
      <w:tr w:rsidR="00E10F9B" w:rsidRPr="005012EF" w14:paraId="7E15E70F" w14:textId="77777777" w:rsidTr="000D2C5A">
        <w:trPr>
          <w:trHeight w:val="600"/>
        </w:trPr>
        <w:tc>
          <w:tcPr>
            <w:tcW w:w="5265" w:type="dxa"/>
            <w:vMerge w:val="restart"/>
          </w:tcPr>
          <w:p w14:paraId="5C46CA63" w14:textId="7CDF0671" w:rsidR="00E10F9B" w:rsidRPr="005012EF" w:rsidRDefault="00E10F9B" w:rsidP="000D2C5A">
            <w:pPr>
              <w:ind w:firstLine="0"/>
            </w:pPr>
            <w:proofErr w:type="spellStart"/>
            <w:r w:rsidRPr="005012EF">
              <w:t>userId</w:t>
            </w:r>
            <w:proofErr w:type="spellEnd"/>
          </w:p>
        </w:tc>
        <w:tc>
          <w:tcPr>
            <w:tcW w:w="5265" w:type="dxa"/>
          </w:tcPr>
          <w:p w14:paraId="22CF199A" w14:textId="77777777" w:rsidR="00E10F9B" w:rsidRPr="005012EF" w:rsidRDefault="00E10F9B" w:rsidP="000D2C5A">
            <w:pPr>
              <w:ind w:firstLine="0"/>
            </w:pPr>
            <w:r w:rsidRPr="005012EF">
              <w:t xml:space="preserve">Тип: </w:t>
            </w:r>
            <w:proofErr w:type="spellStart"/>
            <w:r w:rsidRPr="005012EF">
              <w:t>string</w:t>
            </w:r>
            <w:proofErr w:type="spellEnd"/>
          </w:p>
        </w:tc>
      </w:tr>
      <w:tr w:rsidR="00E10F9B" w:rsidRPr="005012EF" w14:paraId="72276680" w14:textId="77777777" w:rsidTr="000D2C5A">
        <w:trPr>
          <w:trHeight w:val="600"/>
        </w:trPr>
        <w:tc>
          <w:tcPr>
            <w:tcW w:w="5265" w:type="dxa"/>
            <w:vMerge/>
          </w:tcPr>
          <w:p w14:paraId="294E1A8B" w14:textId="77777777" w:rsidR="00E10F9B" w:rsidRPr="005012EF" w:rsidRDefault="00E10F9B" w:rsidP="000D2C5A">
            <w:pPr>
              <w:ind w:firstLine="0"/>
            </w:pPr>
          </w:p>
        </w:tc>
        <w:tc>
          <w:tcPr>
            <w:tcW w:w="5265" w:type="dxa"/>
          </w:tcPr>
          <w:p w14:paraId="345D1625" w14:textId="4C1A4666" w:rsidR="00E10F9B" w:rsidRPr="005012EF" w:rsidRDefault="00E10F9B" w:rsidP="000D2C5A">
            <w:pPr>
              <w:ind w:firstLine="0"/>
            </w:pPr>
            <w:r w:rsidRPr="005012EF">
              <w:t>Опис: ідентифікатор користувача</w:t>
            </w:r>
          </w:p>
        </w:tc>
      </w:tr>
      <w:tr w:rsidR="00E10F9B" w:rsidRPr="005012EF" w14:paraId="165F1647" w14:textId="77777777" w:rsidTr="00E10F9B">
        <w:trPr>
          <w:trHeight w:val="600"/>
        </w:trPr>
        <w:tc>
          <w:tcPr>
            <w:tcW w:w="5265" w:type="dxa"/>
            <w:vMerge w:val="restart"/>
          </w:tcPr>
          <w:p w14:paraId="18C6A972" w14:textId="2350C153" w:rsidR="00E10F9B" w:rsidRPr="005012EF" w:rsidRDefault="00E10F9B" w:rsidP="000D2C5A">
            <w:pPr>
              <w:ind w:firstLine="0"/>
            </w:pPr>
            <w:proofErr w:type="spellStart"/>
            <w:r w:rsidRPr="005012EF">
              <w:t>productId</w:t>
            </w:r>
            <w:proofErr w:type="spellEnd"/>
          </w:p>
        </w:tc>
        <w:tc>
          <w:tcPr>
            <w:tcW w:w="5265" w:type="dxa"/>
          </w:tcPr>
          <w:p w14:paraId="185F2D71" w14:textId="27EE7885" w:rsidR="00E10F9B" w:rsidRPr="005012EF" w:rsidRDefault="00E10F9B" w:rsidP="000D2C5A">
            <w:pPr>
              <w:ind w:firstLine="0"/>
            </w:pPr>
            <w:r w:rsidRPr="005012EF">
              <w:t xml:space="preserve">Тип: </w:t>
            </w:r>
            <w:proofErr w:type="spellStart"/>
            <w:r w:rsidRPr="005012EF">
              <w:t>i</w:t>
            </w:r>
            <w:r w:rsidR="00E66709" w:rsidRPr="005012EF">
              <w:t>nt</w:t>
            </w:r>
            <w:proofErr w:type="spellEnd"/>
          </w:p>
        </w:tc>
      </w:tr>
      <w:tr w:rsidR="00E10F9B" w:rsidRPr="005012EF" w14:paraId="383A75A0" w14:textId="77777777" w:rsidTr="00E10F9B">
        <w:trPr>
          <w:trHeight w:val="600"/>
        </w:trPr>
        <w:tc>
          <w:tcPr>
            <w:tcW w:w="5265" w:type="dxa"/>
            <w:vMerge/>
          </w:tcPr>
          <w:p w14:paraId="58E66D8B" w14:textId="77777777" w:rsidR="00E10F9B" w:rsidRPr="005012EF" w:rsidRDefault="00E10F9B" w:rsidP="000D2C5A">
            <w:pPr>
              <w:ind w:firstLine="0"/>
            </w:pPr>
          </w:p>
        </w:tc>
        <w:tc>
          <w:tcPr>
            <w:tcW w:w="5265" w:type="dxa"/>
          </w:tcPr>
          <w:p w14:paraId="1B055FD7" w14:textId="15E99861" w:rsidR="00E10F9B" w:rsidRPr="005012EF" w:rsidRDefault="00E10F9B" w:rsidP="000D2C5A">
            <w:pPr>
              <w:ind w:firstLine="0"/>
            </w:pPr>
            <w:r w:rsidRPr="005012EF">
              <w:t>Опис: ідентифікатор товару</w:t>
            </w:r>
          </w:p>
        </w:tc>
      </w:tr>
      <w:tr w:rsidR="00E10F9B" w:rsidRPr="005012EF" w14:paraId="6C8A3F91" w14:textId="77777777" w:rsidTr="00E10F9B">
        <w:trPr>
          <w:trHeight w:val="600"/>
        </w:trPr>
        <w:tc>
          <w:tcPr>
            <w:tcW w:w="5265" w:type="dxa"/>
            <w:vMerge w:val="restart"/>
          </w:tcPr>
          <w:p w14:paraId="35BF4FA5" w14:textId="476FDD61" w:rsidR="00E10F9B" w:rsidRPr="005012EF" w:rsidRDefault="00E10F9B" w:rsidP="000D2C5A">
            <w:pPr>
              <w:ind w:firstLine="0"/>
            </w:pPr>
            <w:proofErr w:type="spellStart"/>
            <w:r w:rsidRPr="005012EF">
              <w:t>quantity</w:t>
            </w:r>
            <w:proofErr w:type="spellEnd"/>
          </w:p>
        </w:tc>
        <w:tc>
          <w:tcPr>
            <w:tcW w:w="5265" w:type="dxa"/>
          </w:tcPr>
          <w:p w14:paraId="075F4297" w14:textId="102263C1" w:rsidR="00E10F9B" w:rsidRPr="005012EF" w:rsidRDefault="00E10F9B" w:rsidP="000D2C5A">
            <w:pPr>
              <w:ind w:firstLine="0"/>
            </w:pPr>
            <w:r w:rsidRPr="005012EF">
              <w:t xml:space="preserve">Тип: </w:t>
            </w:r>
            <w:proofErr w:type="spellStart"/>
            <w:r w:rsidRPr="005012EF">
              <w:t>int</w:t>
            </w:r>
            <w:proofErr w:type="spellEnd"/>
          </w:p>
        </w:tc>
      </w:tr>
      <w:tr w:rsidR="00E10F9B" w:rsidRPr="005012EF" w14:paraId="046B5331" w14:textId="77777777" w:rsidTr="00E10F9B">
        <w:trPr>
          <w:trHeight w:val="600"/>
        </w:trPr>
        <w:tc>
          <w:tcPr>
            <w:tcW w:w="5265" w:type="dxa"/>
            <w:vMerge/>
          </w:tcPr>
          <w:p w14:paraId="0EB59E08" w14:textId="77777777" w:rsidR="00E10F9B" w:rsidRPr="005012EF" w:rsidRDefault="00E10F9B" w:rsidP="000D2C5A">
            <w:pPr>
              <w:ind w:firstLine="0"/>
            </w:pPr>
          </w:p>
        </w:tc>
        <w:tc>
          <w:tcPr>
            <w:tcW w:w="5265" w:type="dxa"/>
          </w:tcPr>
          <w:p w14:paraId="687C5239" w14:textId="4DA4F7C7" w:rsidR="00E10F9B" w:rsidRPr="005012EF" w:rsidRDefault="00E10F9B" w:rsidP="000D2C5A">
            <w:pPr>
              <w:ind w:firstLine="0"/>
            </w:pPr>
            <w:r w:rsidRPr="005012EF">
              <w:t>Опис: кількість одиниць товару</w:t>
            </w:r>
          </w:p>
        </w:tc>
      </w:tr>
    </w:tbl>
    <w:p w14:paraId="6C942D44" w14:textId="77777777" w:rsidR="00E10F9B" w:rsidRPr="005012EF" w:rsidRDefault="00E10F9B" w:rsidP="003A4C40"/>
    <w:p w14:paraId="536F6A46" w14:textId="4DC9CF62" w:rsidR="00684618" w:rsidRPr="005012EF" w:rsidRDefault="00E66709" w:rsidP="003A4C40">
      <w:r w:rsidRPr="005012EF">
        <w:t>Якщо запит виконано успішно</w:t>
      </w:r>
      <w:r w:rsidR="00E10F9B" w:rsidRPr="005012EF">
        <w:t>, тіло відповіді буде мати наступний вигляд у JSON форматі:</w:t>
      </w:r>
      <w:r w:rsidR="00684618" w:rsidRPr="005012EF">
        <w:t xml:space="preserve"> </w:t>
      </w:r>
    </w:p>
    <w:p w14:paraId="52AEBC04" w14:textId="039DAFD7" w:rsidR="00E10F9B" w:rsidRPr="005012EF" w:rsidRDefault="00684618" w:rsidP="003A4C40">
      <w:r w:rsidRPr="005012EF">
        <w:lastRenderedPageBreak/>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3413F98F" w14:textId="7A702397" w:rsidR="002642EA" w:rsidRPr="005012EF" w:rsidRDefault="002642EA" w:rsidP="003A4C40"/>
    <w:p w14:paraId="30734698" w14:textId="4C8DA6D7" w:rsidR="003A4C40" w:rsidRPr="005012EF" w:rsidRDefault="003A4C40" w:rsidP="00F347BE">
      <w:pPr>
        <w:pStyle w:val="Heading4"/>
      </w:pPr>
      <w:del w:id="744" w:author="Rodion Kharabet" w:date="2019-12-06T03:09:00Z">
        <w:r w:rsidRPr="005012EF" w:rsidDel="005713BF">
          <w:delText>4</w:delText>
        </w:r>
      </w:del>
      <w:ins w:id="745" w:author="Rodion Kharabet" w:date="2019-12-06T03:09:00Z">
        <w:r w:rsidR="005713BF">
          <w:t>3</w:t>
        </w:r>
      </w:ins>
      <w:r w:rsidRPr="005012EF">
        <w:t xml:space="preserve">.3.1.3 </w:t>
      </w:r>
      <w:proofErr w:type="spellStart"/>
      <w:r w:rsidRPr="005012EF">
        <w:t>AddUnassignedRfid</w:t>
      </w:r>
      <w:proofErr w:type="spellEnd"/>
    </w:p>
    <w:p w14:paraId="5167F4E8" w14:textId="77777777" w:rsidR="003A4C40" w:rsidRPr="005012EF" w:rsidRDefault="003A4C40" w:rsidP="003A4C40"/>
    <w:p w14:paraId="66B3FD72" w14:textId="40C88121" w:rsidR="00684618" w:rsidRPr="005012EF" w:rsidRDefault="00684618" w:rsidP="003A4C40">
      <w:proofErr w:type="spellStart"/>
      <w:r w:rsidRPr="005012EF">
        <w:t>AddUnassignedRfid</w:t>
      </w:r>
      <w:proofErr w:type="spellEnd"/>
      <w:del w:id="746" w:author="Rodion Kharabet" w:date="2019-12-06T03:04:00Z">
        <w:r w:rsidRPr="005012EF" w:rsidDel="008A6962">
          <w:delText xml:space="preserve"> –</w:delText>
        </w:r>
      </w:del>
      <w:ins w:id="747" w:author="Rodion Kharabet" w:date="2019-12-06T03:04:00Z">
        <w:r w:rsidR="008A6962">
          <w:t>.</w:t>
        </w:r>
      </w:ins>
      <w:r w:rsidRPr="005012EF">
        <w:t xml:space="preserve"> Додає вільну </w:t>
      </w:r>
      <w:del w:id="748" w:author="Rodion Kharabet" w:date="2019-12-06T02:35:00Z">
        <w:r w:rsidRPr="005012EF" w:rsidDel="00CA5EF9">
          <w:delText>RFID мітку</w:delText>
        </w:r>
      </w:del>
      <w:ins w:id="749" w:author="Rodion Kharabet" w:date="2019-12-06T02:35:00Z">
        <w:r w:rsidR="00CA5EF9">
          <w:t>RFID-мітку</w:t>
        </w:r>
      </w:ins>
      <w:r w:rsidRPr="005012EF">
        <w:t xml:space="preserve">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5012EF" w:rsidRDefault="00684618" w:rsidP="003A4C40">
      <w:r w:rsidRPr="005012EF">
        <w:t>HTTP запит: POST /</w:t>
      </w:r>
      <w:proofErr w:type="spellStart"/>
      <w:r w:rsidRPr="005012EF">
        <w:t>api</w:t>
      </w:r>
      <w:proofErr w:type="spellEnd"/>
      <w:r w:rsidRPr="005012EF">
        <w:t>/</w:t>
      </w:r>
      <w:proofErr w:type="spellStart"/>
      <w:r w:rsidRPr="005012EF">
        <w:t>add-unassigned-rfid</w:t>
      </w:r>
      <w:proofErr w:type="spellEnd"/>
      <w:r w:rsidR="00E66709" w:rsidRPr="005012EF">
        <w:t>.</w:t>
      </w:r>
    </w:p>
    <w:p w14:paraId="548B6526" w14:textId="28C3B9CF" w:rsidR="0050353D" w:rsidRPr="005012EF" w:rsidRDefault="00684618" w:rsidP="0050353D">
      <w:r w:rsidRPr="005012EF">
        <w:t>Параметри URL запиту</w:t>
      </w:r>
      <w:r w:rsidR="0050353D" w:rsidRPr="005012EF">
        <w:t xml:space="preserve"> методу </w:t>
      </w:r>
      <w:proofErr w:type="spellStart"/>
      <w:r w:rsidR="0050353D" w:rsidRPr="005012EF">
        <w:t>AddUnassignedRfid</w:t>
      </w:r>
      <w:proofErr w:type="spellEnd"/>
      <w:r w:rsidR="0050353D" w:rsidRPr="005012EF">
        <w:t xml:space="preserve"> наведено у </w:t>
      </w:r>
      <w:del w:id="750" w:author="Rodion Kharabet" w:date="2019-12-06T03:02:00Z">
        <w:r w:rsidR="0050353D" w:rsidRPr="005012EF" w:rsidDel="006B702B">
          <w:delText>таблиці 4.</w:delText>
        </w:r>
      </w:del>
      <w:ins w:id="751" w:author="Rodion Kharabet" w:date="2019-12-06T03:02:00Z">
        <w:r w:rsidR="006B702B">
          <w:t>таблиці 3.</w:t>
        </w:r>
      </w:ins>
      <w:r w:rsidR="0050353D" w:rsidRPr="005012EF">
        <w:t>3.</w:t>
      </w:r>
    </w:p>
    <w:p w14:paraId="02B445A4" w14:textId="77777777" w:rsidR="0050353D" w:rsidRPr="005012EF" w:rsidRDefault="0050353D" w:rsidP="0050353D"/>
    <w:p w14:paraId="58E04818" w14:textId="59C2B4F5" w:rsidR="0050353D" w:rsidRPr="005012EF" w:rsidRDefault="0050353D" w:rsidP="0050353D">
      <w:del w:id="752" w:author="Rodion Kharabet" w:date="2019-12-06T03:02:00Z">
        <w:r w:rsidRPr="005012EF" w:rsidDel="006B702B">
          <w:delText>Таблиця 4.</w:delText>
        </w:r>
      </w:del>
      <w:ins w:id="753" w:author="Rodion Kharabet" w:date="2019-12-06T03:02:00Z">
        <w:r w:rsidR="006B702B">
          <w:t>Таблиця 3.</w:t>
        </w:r>
      </w:ins>
      <w:r w:rsidRPr="005012EF">
        <w:t>3</w:t>
      </w:r>
    </w:p>
    <w:tbl>
      <w:tblPr>
        <w:tblStyle w:val="TableGrid"/>
        <w:tblW w:w="0" w:type="auto"/>
        <w:tblLook w:val="04A0" w:firstRow="1" w:lastRow="0" w:firstColumn="1" w:lastColumn="0" w:noHBand="0" w:noVBand="1"/>
      </w:tblPr>
      <w:tblGrid>
        <w:gridCol w:w="5235"/>
        <w:gridCol w:w="5241"/>
      </w:tblGrid>
      <w:tr w:rsidR="00684618" w:rsidRPr="005012EF" w14:paraId="4379F70B" w14:textId="77777777" w:rsidTr="0050353D">
        <w:trPr>
          <w:trHeight w:val="600"/>
        </w:trPr>
        <w:tc>
          <w:tcPr>
            <w:tcW w:w="5235" w:type="dxa"/>
            <w:vMerge w:val="restart"/>
          </w:tcPr>
          <w:p w14:paraId="57A4F7CA" w14:textId="2BCCDE83" w:rsidR="00684618" w:rsidRPr="005012EF" w:rsidRDefault="00E66709" w:rsidP="000D2C5A">
            <w:pPr>
              <w:ind w:firstLine="0"/>
            </w:pPr>
            <w:proofErr w:type="spellStart"/>
            <w:r w:rsidRPr="005012EF">
              <w:t>rfid</w:t>
            </w:r>
            <w:proofErr w:type="spellEnd"/>
          </w:p>
        </w:tc>
        <w:tc>
          <w:tcPr>
            <w:tcW w:w="5241" w:type="dxa"/>
          </w:tcPr>
          <w:p w14:paraId="6EC2D533" w14:textId="77777777" w:rsidR="00684618" w:rsidRPr="005012EF" w:rsidRDefault="00684618" w:rsidP="000D2C5A">
            <w:pPr>
              <w:ind w:firstLine="0"/>
            </w:pPr>
            <w:r w:rsidRPr="005012EF">
              <w:t xml:space="preserve">Тип: </w:t>
            </w:r>
            <w:proofErr w:type="spellStart"/>
            <w:r w:rsidRPr="005012EF">
              <w:t>string</w:t>
            </w:r>
            <w:proofErr w:type="spellEnd"/>
          </w:p>
        </w:tc>
      </w:tr>
      <w:tr w:rsidR="00684618" w:rsidRPr="005012EF" w14:paraId="61037266" w14:textId="77777777" w:rsidTr="0050353D">
        <w:trPr>
          <w:trHeight w:val="600"/>
        </w:trPr>
        <w:tc>
          <w:tcPr>
            <w:tcW w:w="5235" w:type="dxa"/>
            <w:vMerge/>
          </w:tcPr>
          <w:p w14:paraId="39074207" w14:textId="77777777" w:rsidR="00684618" w:rsidRPr="005012EF" w:rsidRDefault="00684618" w:rsidP="000D2C5A">
            <w:pPr>
              <w:ind w:firstLine="0"/>
            </w:pPr>
          </w:p>
        </w:tc>
        <w:tc>
          <w:tcPr>
            <w:tcW w:w="5241" w:type="dxa"/>
          </w:tcPr>
          <w:p w14:paraId="667CE8FF" w14:textId="69F650AB" w:rsidR="00684618" w:rsidRPr="005012EF" w:rsidRDefault="00684618" w:rsidP="000D2C5A">
            <w:pPr>
              <w:ind w:firstLine="0"/>
            </w:pPr>
            <w:r w:rsidRPr="005012EF">
              <w:t xml:space="preserve">Опис: ідентифікатор </w:t>
            </w:r>
            <w:del w:id="754" w:author="Rodion Kharabet" w:date="2019-12-06T02:57:00Z">
              <w:r w:rsidR="00E66709" w:rsidRPr="005012EF" w:rsidDel="003E415E">
                <w:delText>RFID мітки</w:delText>
              </w:r>
            </w:del>
            <w:ins w:id="755" w:author="Rodion Kharabet" w:date="2019-12-06T02:57:00Z">
              <w:r w:rsidR="003E415E">
                <w:t>RFID-мітки</w:t>
              </w:r>
            </w:ins>
          </w:p>
        </w:tc>
      </w:tr>
      <w:tr w:rsidR="00684618" w:rsidRPr="005012EF" w14:paraId="720FAC23" w14:textId="77777777" w:rsidTr="0050353D">
        <w:trPr>
          <w:trHeight w:val="600"/>
        </w:trPr>
        <w:tc>
          <w:tcPr>
            <w:tcW w:w="5235" w:type="dxa"/>
            <w:vMerge w:val="restart"/>
          </w:tcPr>
          <w:p w14:paraId="5C48A53E" w14:textId="37EA15A6" w:rsidR="00684618" w:rsidRPr="005012EF" w:rsidRDefault="00E66709" w:rsidP="000D2C5A">
            <w:pPr>
              <w:ind w:firstLine="0"/>
            </w:pPr>
            <w:proofErr w:type="spellStart"/>
            <w:r w:rsidRPr="005012EF">
              <w:t>userId</w:t>
            </w:r>
            <w:proofErr w:type="spellEnd"/>
          </w:p>
        </w:tc>
        <w:tc>
          <w:tcPr>
            <w:tcW w:w="5241" w:type="dxa"/>
          </w:tcPr>
          <w:p w14:paraId="69F834D5" w14:textId="788D527A" w:rsidR="00684618" w:rsidRPr="005012EF" w:rsidRDefault="00684618" w:rsidP="000D2C5A">
            <w:pPr>
              <w:ind w:firstLine="0"/>
            </w:pPr>
            <w:r w:rsidRPr="005012EF">
              <w:t xml:space="preserve">Тип: </w:t>
            </w:r>
            <w:proofErr w:type="spellStart"/>
            <w:r w:rsidR="00E66709" w:rsidRPr="005012EF">
              <w:t>string</w:t>
            </w:r>
            <w:proofErr w:type="spellEnd"/>
          </w:p>
        </w:tc>
      </w:tr>
      <w:tr w:rsidR="00684618" w:rsidRPr="005012EF" w14:paraId="667A6178" w14:textId="77777777" w:rsidTr="0050353D">
        <w:trPr>
          <w:trHeight w:val="600"/>
        </w:trPr>
        <w:tc>
          <w:tcPr>
            <w:tcW w:w="5235" w:type="dxa"/>
            <w:vMerge/>
          </w:tcPr>
          <w:p w14:paraId="5E4BB5F8" w14:textId="77777777" w:rsidR="00684618" w:rsidRPr="005012EF" w:rsidRDefault="00684618" w:rsidP="000D2C5A">
            <w:pPr>
              <w:ind w:firstLine="0"/>
            </w:pPr>
          </w:p>
        </w:tc>
        <w:tc>
          <w:tcPr>
            <w:tcW w:w="5241" w:type="dxa"/>
          </w:tcPr>
          <w:p w14:paraId="1990E3A8" w14:textId="0CD2091A" w:rsidR="00684618" w:rsidRPr="005012EF" w:rsidRDefault="00684618" w:rsidP="000D2C5A">
            <w:pPr>
              <w:ind w:firstLine="0"/>
            </w:pPr>
            <w:r w:rsidRPr="005012EF">
              <w:t xml:space="preserve">Опис: ідентифікатор </w:t>
            </w:r>
            <w:r w:rsidR="00E66709" w:rsidRPr="005012EF">
              <w:t>користувача</w:t>
            </w:r>
          </w:p>
        </w:tc>
      </w:tr>
    </w:tbl>
    <w:p w14:paraId="2260FE95" w14:textId="77777777" w:rsidR="00684618" w:rsidRPr="005012EF" w:rsidRDefault="00684618" w:rsidP="003A4C40"/>
    <w:p w14:paraId="7E13661A" w14:textId="0E3F1B44" w:rsidR="00684618" w:rsidRPr="005012EF" w:rsidRDefault="00E66709" w:rsidP="003A4C40">
      <w:r w:rsidRPr="005012EF">
        <w:t>Якщо запит виконано успішно</w:t>
      </w:r>
      <w:r w:rsidR="00684618" w:rsidRPr="005012EF">
        <w:t xml:space="preserve">, тіло відповіді буде мати наступний вигляд у JSON форматі: </w:t>
      </w:r>
    </w:p>
    <w:p w14:paraId="4940FAB1" w14:textId="77777777" w:rsidR="00684618" w:rsidRPr="005012EF" w:rsidRDefault="00684618"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3B125AA5" w14:textId="1B69089A" w:rsidR="00684618" w:rsidRPr="005012EF" w:rsidRDefault="00684618" w:rsidP="00601511">
      <w:pPr>
        <w:ind w:firstLine="0"/>
      </w:pPr>
    </w:p>
    <w:p w14:paraId="1C2B5142" w14:textId="33D8B8B7" w:rsidR="003A4C40" w:rsidRPr="005012EF" w:rsidRDefault="003A4C40" w:rsidP="00F347BE">
      <w:pPr>
        <w:pStyle w:val="Heading4"/>
      </w:pPr>
      <w:del w:id="756" w:author="Rodion Kharabet" w:date="2019-12-06T03:09:00Z">
        <w:r w:rsidRPr="005012EF" w:rsidDel="005713BF">
          <w:delText>4</w:delText>
        </w:r>
      </w:del>
      <w:ins w:id="757" w:author="Rodion Kharabet" w:date="2019-12-06T03:09:00Z">
        <w:r w:rsidR="005713BF">
          <w:t>3</w:t>
        </w:r>
      </w:ins>
      <w:r w:rsidRPr="005012EF">
        <w:t xml:space="preserve">.3.1.4 </w:t>
      </w:r>
      <w:proofErr w:type="spellStart"/>
      <w:r w:rsidRPr="005012EF">
        <w:t>BindUnassignedRfidToUserProduct</w:t>
      </w:r>
      <w:proofErr w:type="spellEnd"/>
    </w:p>
    <w:p w14:paraId="44D916CF" w14:textId="77777777" w:rsidR="003A4C40" w:rsidRPr="005012EF" w:rsidRDefault="003A4C40" w:rsidP="003A4C40"/>
    <w:p w14:paraId="505BA484" w14:textId="3AB44490" w:rsidR="00E66709" w:rsidRPr="005012EF" w:rsidRDefault="00E66709" w:rsidP="003A4C40">
      <w:proofErr w:type="spellStart"/>
      <w:r w:rsidRPr="005012EF">
        <w:t>BindUnassignedRfidToUserProduct</w:t>
      </w:r>
      <w:proofErr w:type="spellEnd"/>
      <w:del w:id="758" w:author="Rodion Kharabet" w:date="2019-12-06T03:04:00Z">
        <w:r w:rsidRPr="005012EF" w:rsidDel="008A6962">
          <w:delText xml:space="preserve"> –</w:delText>
        </w:r>
      </w:del>
      <w:ins w:id="759" w:author="Rodion Kharabet" w:date="2019-12-06T03:04:00Z">
        <w:r w:rsidR="008A6962">
          <w:t>.</w:t>
        </w:r>
      </w:ins>
      <w:r w:rsidRPr="005012EF">
        <w:t xml:space="preserve"> 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5012EF" w:rsidRDefault="00E66709" w:rsidP="003A4C40">
      <w:r w:rsidRPr="005012EF">
        <w:t>HTTP запит: POST /</w:t>
      </w:r>
      <w:proofErr w:type="spellStart"/>
      <w:r w:rsidRPr="005012EF">
        <w:t>api</w:t>
      </w:r>
      <w:proofErr w:type="spellEnd"/>
      <w:r w:rsidRPr="005012EF">
        <w:t>/</w:t>
      </w:r>
      <w:proofErr w:type="spellStart"/>
      <w:r w:rsidRPr="005012EF">
        <w:t>bind-unassigned-rfid-to-user-product</w:t>
      </w:r>
      <w:proofErr w:type="spellEnd"/>
      <w:r w:rsidRPr="005012EF">
        <w:t>.</w:t>
      </w:r>
    </w:p>
    <w:p w14:paraId="10E52C29" w14:textId="77BC0C05" w:rsidR="00BE5ADC" w:rsidRPr="005012EF" w:rsidRDefault="00E66709" w:rsidP="00BE5ADC">
      <w:r w:rsidRPr="005012EF">
        <w:lastRenderedPageBreak/>
        <w:t>Параметри URL запиту</w:t>
      </w:r>
      <w:r w:rsidR="00BE5ADC" w:rsidRPr="005012EF">
        <w:t xml:space="preserve"> методу </w:t>
      </w:r>
      <w:proofErr w:type="spellStart"/>
      <w:r w:rsidR="00BE5ADC" w:rsidRPr="005012EF">
        <w:t>BindUnassignedRfidToUserProduct</w:t>
      </w:r>
      <w:proofErr w:type="spellEnd"/>
      <w:r w:rsidR="00BE5ADC" w:rsidRPr="005012EF">
        <w:t xml:space="preserve"> наведено у </w:t>
      </w:r>
      <w:del w:id="760" w:author="Rodion Kharabet" w:date="2019-12-06T03:02:00Z">
        <w:r w:rsidR="00BE5ADC" w:rsidRPr="005012EF" w:rsidDel="006B702B">
          <w:delText>таблиці 4.</w:delText>
        </w:r>
      </w:del>
      <w:ins w:id="761" w:author="Rodion Kharabet" w:date="2019-12-06T03:02:00Z">
        <w:r w:rsidR="006B702B">
          <w:t>таблиці 3.</w:t>
        </w:r>
      </w:ins>
      <w:r w:rsidR="00BD4BB2" w:rsidRPr="005012EF">
        <w:t>4</w:t>
      </w:r>
      <w:r w:rsidR="00BE5ADC" w:rsidRPr="005012EF">
        <w:t>.</w:t>
      </w:r>
    </w:p>
    <w:p w14:paraId="42DBD618" w14:textId="77777777" w:rsidR="00BE5ADC" w:rsidRPr="005012EF" w:rsidRDefault="00BE5ADC" w:rsidP="00BE5ADC"/>
    <w:p w14:paraId="6B2150D6" w14:textId="1DA4F55F" w:rsidR="00E66709" w:rsidRPr="005012EF" w:rsidRDefault="00BE5ADC" w:rsidP="00BE5ADC">
      <w:del w:id="762" w:author="Rodion Kharabet" w:date="2019-12-06T03:02:00Z">
        <w:r w:rsidRPr="005012EF" w:rsidDel="006B702B">
          <w:delText>Таблиця 4.</w:delText>
        </w:r>
      </w:del>
      <w:ins w:id="763" w:author="Rodion Kharabet" w:date="2019-12-06T03:02:00Z">
        <w:r w:rsidR="006B702B">
          <w:t>Таблиця 3.</w:t>
        </w:r>
      </w:ins>
      <w:r w:rsidRPr="005012EF">
        <w:t>4</w:t>
      </w:r>
    </w:p>
    <w:tbl>
      <w:tblPr>
        <w:tblStyle w:val="TableGrid"/>
        <w:tblW w:w="0" w:type="auto"/>
        <w:tblLook w:val="04A0" w:firstRow="1" w:lastRow="0" w:firstColumn="1" w:lastColumn="0" w:noHBand="0" w:noVBand="1"/>
      </w:tblPr>
      <w:tblGrid>
        <w:gridCol w:w="5238"/>
        <w:gridCol w:w="5238"/>
      </w:tblGrid>
      <w:tr w:rsidR="00E66709" w:rsidRPr="005012EF" w14:paraId="6F35FBFD" w14:textId="77777777" w:rsidTr="000D2C5A">
        <w:trPr>
          <w:trHeight w:val="600"/>
        </w:trPr>
        <w:tc>
          <w:tcPr>
            <w:tcW w:w="5265" w:type="dxa"/>
            <w:vMerge w:val="restart"/>
          </w:tcPr>
          <w:p w14:paraId="782716C7" w14:textId="337C041F" w:rsidR="00E66709" w:rsidRPr="005012EF" w:rsidRDefault="00E66709" w:rsidP="000D2C5A">
            <w:pPr>
              <w:ind w:firstLine="0"/>
            </w:pPr>
            <w:proofErr w:type="spellStart"/>
            <w:r w:rsidRPr="005012EF">
              <w:t>userProductId</w:t>
            </w:r>
            <w:proofErr w:type="spellEnd"/>
          </w:p>
        </w:tc>
        <w:tc>
          <w:tcPr>
            <w:tcW w:w="5265" w:type="dxa"/>
          </w:tcPr>
          <w:p w14:paraId="0EA1C602" w14:textId="6C5CCB26" w:rsidR="00E66709" w:rsidRPr="005012EF" w:rsidRDefault="00E66709" w:rsidP="000D2C5A">
            <w:pPr>
              <w:ind w:firstLine="0"/>
            </w:pPr>
            <w:r w:rsidRPr="005012EF">
              <w:t xml:space="preserve">Тип: </w:t>
            </w:r>
            <w:proofErr w:type="spellStart"/>
            <w:r w:rsidRPr="005012EF">
              <w:t>int</w:t>
            </w:r>
            <w:proofErr w:type="spellEnd"/>
          </w:p>
        </w:tc>
      </w:tr>
      <w:tr w:rsidR="00E66709" w:rsidRPr="005012EF" w14:paraId="480EE7AA" w14:textId="77777777" w:rsidTr="000D2C5A">
        <w:trPr>
          <w:trHeight w:val="600"/>
        </w:trPr>
        <w:tc>
          <w:tcPr>
            <w:tcW w:w="5265" w:type="dxa"/>
            <w:vMerge/>
          </w:tcPr>
          <w:p w14:paraId="0510FAC5" w14:textId="77777777" w:rsidR="00E66709" w:rsidRPr="005012EF" w:rsidRDefault="00E66709" w:rsidP="000D2C5A">
            <w:pPr>
              <w:ind w:firstLine="0"/>
            </w:pPr>
          </w:p>
        </w:tc>
        <w:tc>
          <w:tcPr>
            <w:tcW w:w="5265" w:type="dxa"/>
          </w:tcPr>
          <w:p w14:paraId="777113BB" w14:textId="0B9162F8" w:rsidR="00E66709" w:rsidRPr="005012EF" w:rsidRDefault="00E66709" w:rsidP="000D2C5A">
            <w:pPr>
              <w:ind w:firstLine="0"/>
            </w:pPr>
            <w:r w:rsidRPr="005012EF">
              <w:t xml:space="preserve">Опис: ідентифікатор запису </w:t>
            </w:r>
            <w:r w:rsidR="00AC4706" w:rsidRPr="005012EF">
              <w:t xml:space="preserve">у підсистемі моніторингу, до буде прив'язана </w:t>
            </w:r>
            <w:del w:id="764" w:author="Rodion" w:date="2019-12-05T23:59:00Z">
              <w:r w:rsidR="00AC4706" w:rsidRPr="005012EF" w:rsidDel="00AB0F99">
                <w:delText>RFID мітка</w:delText>
              </w:r>
            </w:del>
            <w:ins w:id="765" w:author="Rodion" w:date="2019-12-05T23:59:00Z">
              <w:r w:rsidR="00AB0F99">
                <w:t>RFID-мітка</w:t>
              </w:r>
            </w:ins>
          </w:p>
        </w:tc>
      </w:tr>
    </w:tbl>
    <w:p w14:paraId="035721B9" w14:textId="77777777" w:rsidR="00E66709" w:rsidRPr="005012EF" w:rsidRDefault="00E66709" w:rsidP="00E66709">
      <w:pPr>
        <w:ind w:firstLine="0"/>
      </w:pPr>
    </w:p>
    <w:p w14:paraId="40B56856" w14:textId="77777777" w:rsidR="00E66709" w:rsidRPr="005012EF" w:rsidRDefault="00E66709" w:rsidP="003A4C40">
      <w:r w:rsidRPr="005012EF">
        <w:t xml:space="preserve">Якщо запит виконано успішно, тіло відповіді буде мати наступний вигляд у JSON форматі: </w:t>
      </w:r>
    </w:p>
    <w:p w14:paraId="0A707294" w14:textId="638E7F0F" w:rsidR="00E66709" w:rsidRPr="005012EF" w:rsidRDefault="00E66709"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00C215E5" w:rsidRPr="005012EF">
        <w:t xml:space="preserve">, </w:t>
      </w:r>
      <w:proofErr w:type="spellStart"/>
      <w:r w:rsidR="00C215E5" w:rsidRPr="005012EF">
        <w:t>message</w:t>
      </w:r>
      <w:proofErr w:type="spellEnd"/>
      <w:r w:rsidR="00C215E5" w:rsidRPr="005012EF">
        <w:t>: "</w:t>
      </w:r>
      <w:del w:id="766" w:author="Rodion" w:date="2019-12-05T23:59:00Z">
        <w:r w:rsidR="00C215E5" w:rsidRPr="005012EF" w:rsidDel="00AB0F99">
          <w:delText>RFID мітка</w:delText>
        </w:r>
      </w:del>
      <w:ins w:id="767" w:author="Rodion" w:date="2019-12-05T23:59:00Z">
        <w:r w:rsidR="00AB0F99">
          <w:t>RFID-мітка</w:t>
        </w:r>
      </w:ins>
      <w:r w:rsidR="00C215E5" w:rsidRPr="005012EF">
        <w:t xml:space="preserve"> ус</w:t>
      </w:r>
      <w:r w:rsidR="006402FB" w:rsidRPr="005012EF">
        <w:t>п</w:t>
      </w:r>
      <w:r w:rsidR="00C215E5" w:rsidRPr="005012EF">
        <w:t>ішно прив’язана до товару"</w:t>
      </w:r>
      <w:r w:rsidRPr="005012EF">
        <w:t xml:space="preserve"> }</w:t>
      </w:r>
    </w:p>
    <w:p w14:paraId="277BB857" w14:textId="58A99A7C" w:rsidR="00E66709" w:rsidRPr="005012EF" w:rsidRDefault="00E66709" w:rsidP="003A4C40"/>
    <w:p w14:paraId="574CE820" w14:textId="70AEBAFE" w:rsidR="003A4C40" w:rsidRPr="005012EF" w:rsidRDefault="005713BF" w:rsidP="00F347BE">
      <w:pPr>
        <w:pStyle w:val="Heading4"/>
      </w:pPr>
      <w:ins w:id="768" w:author="Rodion Kharabet" w:date="2019-12-06T03:09:00Z">
        <w:r>
          <w:t>3</w:t>
        </w:r>
      </w:ins>
      <w:del w:id="769" w:author="Rodion Kharabet" w:date="2019-12-06T03:06:00Z">
        <w:r w:rsidR="003A4C40" w:rsidRPr="005012EF" w:rsidDel="008A6962">
          <w:delText>4</w:delText>
        </w:r>
      </w:del>
      <w:r w:rsidR="003A4C40" w:rsidRPr="005012EF">
        <w:t xml:space="preserve">.3.1.5 </w:t>
      </w:r>
      <w:proofErr w:type="spellStart"/>
      <w:r w:rsidR="003A4C40" w:rsidRPr="005012EF">
        <w:t>UserProductToBin</w:t>
      </w:r>
      <w:proofErr w:type="spellEnd"/>
    </w:p>
    <w:p w14:paraId="3C72072A" w14:textId="77777777" w:rsidR="003A4C40" w:rsidRPr="005012EF" w:rsidRDefault="003A4C40" w:rsidP="003A4C40"/>
    <w:p w14:paraId="15CBF400" w14:textId="30B72D3E" w:rsidR="004163BB" w:rsidRPr="005012EF" w:rsidRDefault="004163BB" w:rsidP="003A4C40">
      <w:proofErr w:type="spellStart"/>
      <w:r w:rsidRPr="005012EF">
        <w:t>UserProductToBin</w:t>
      </w:r>
      <w:proofErr w:type="spellEnd"/>
      <w:ins w:id="770" w:author="Rodion Kharabet" w:date="2019-12-06T03:04:00Z">
        <w:r w:rsidR="008A6962">
          <w:t>.</w:t>
        </w:r>
      </w:ins>
      <w:del w:id="771" w:author="Rodion Kharabet" w:date="2019-12-06T03:04:00Z">
        <w:r w:rsidRPr="005012EF" w:rsidDel="008A6962">
          <w:delText xml:space="preserve"> –</w:delText>
        </w:r>
      </w:del>
      <w:r w:rsidRPr="005012EF">
        <w:t xml:space="preserve"> Видаляє з системи моніторингу певну кількість товарів, що пов’язані з певним користувачем</w:t>
      </w:r>
      <w:r w:rsidR="00A145CE" w:rsidRPr="005012EF">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5012EF" w:rsidRDefault="004163BB" w:rsidP="003A4C40">
      <w:r w:rsidRPr="005012EF">
        <w:t>HTTP запит: POST /</w:t>
      </w:r>
      <w:proofErr w:type="spellStart"/>
      <w:r w:rsidRPr="005012EF">
        <w:t>api</w:t>
      </w:r>
      <w:proofErr w:type="spellEnd"/>
      <w:r w:rsidRPr="005012EF">
        <w:t>/</w:t>
      </w:r>
      <w:proofErr w:type="spellStart"/>
      <w:r w:rsidR="00A145CE" w:rsidRPr="005012EF">
        <w:t>user-product-to-bin</w:t>
      </w:r>
      <w:proofErr w:type="spellEnd"/>
      <w:r w:rsidRPr="005012EF">
        <w:t>.</w:t>
      </w:r>
    </w:p>
    <w:p w14:paraId="0E5F51ED" w14:textId="04260326" w:rsidR="00BD4BB2" w:rsidRPr="005012EF" w:rsidRDefault="004163BB" w:rsidP="00BD4BB2">
      <w:r w:rsidRPr="005012EF">
        <w:t>Параметри URL запиту</w:t>
      </w:r>
      <w:r w:rsidR="00BD4BB2" w:rsidRPr="005012EF">
        <w:t xml:space="preserve"> методу </w:t>
      </w:r>
      <w:proofErr w:type="spellStart"/>
      <w:r w:rsidR="00BD4BB2" w:rsidRPr="005012EF">
        <w:t>UserProductToBin</w:t>
      </w:r>
      <w:proofErr w:type="spellEnd"/>
      <w:r w:rsidR="00BD4BB2" w:rsidRPr="005012EF">
        <w:t xml:space="preserve"> наведено у </w:t>
      </w:r>
      <w:del w:id="772" w:author="Rodion Kharabet" w:date="2019-12-06T03:02:00Z">
        <w:r w:rsidR="00BD4BB2" w:rsidRPr="005012EF" w:rsidDel="006B702B">
          <w:delText>таблиці 4.</w:delText>
        </w:r>
      </w:del>
      <w:ins w:id="773" w:author="Rodion Kharabet" w:date="2019-12-06T03:02:00Z">
        <w:r w:rsidR="006B702B">
          <w:t>таблиці 3.</w:t>
        </w:r>
      </w:ins>
      <w:r w:rsidR="00BD4BB2" w:rsidRPr="005012EF">
        <w:t>5.</w:t>
      </w:r>
    </w:p>
    <w:p w14:paraId="79D6B9B3" w14:textId="77777777" w:rsidR="00BD4BB2" w:rsidRPr="005012EF" w:rsidRDefault="00BD4BB2" w:rsidP="00BD4BB2"/>
    <w:p w14:paraId="10CDAFE1" w14:textId="5C65F33C" w:rsidR="004163BB" w:rsidRPr="005012EF" w:rsidRDefault="00BD4BB2" w:rsidP="00BD4BB2">
      <w:del w:id="774" w:author="Rodion Kharabet" w:date="2019-12-06T03:02:00Z">
        <w:r w:rsidRPr="005012EF" w:rsidDel="006B702B">
          <w:delText>Таблиця 4.</w:delText>
        </w:r>
      </w:del>
      <w:ins w:id="775" w:author="Rodion Kharabet" w:date="2019-12-06T03:02:00Z">
        <w:r w:rsidR="006B702B">
          <w:t>Таблиця 3.</w:t>
        </w:r>
      </w:ins>
      <w:r w:rsidRPr="005012EF">
        <w:t>5</w:t>
      </w:r>
    </w:p>
    <w:tbl>
      <w:tblPr>
        <w:tblStyle w:val="TableGrid"/>
        <w:tblW w:w="0" w:type="auto"/>
        <w:tblLook w:val="04A0" w:firstRow="1" w:lastRow="0" w:firstColumn="1" w:lastColumn="0" w:noHBand="0" w:noVBand="1"/>
      </w:tblPr>
      <w:tblGrid>
        <w:gridCol w:w="5236"/>
        <w:gridCol w:w="5240"/>
      </w:tblGrid>
      <w:tr w:rsidR="00A145CE" w:rsidRPr="005012EF" w14:paraId="67CE357D" w14:textId="77777777" w:rsidTr="000D2C5A">
        <w:trPr>
          <w:trHeight w:val="600"/>
        </w:trPr>
        <w:tc>
          <w:tcPr>
            <w:tcW w:w="5265" w:type="dxa"/>
            <w:vMerge w:val="restart"/>
          </w:tcPr>
          <w:p w14:paraId="53B7E3FE" w14:textId="77777777" w:rsidR="00A145CE" w:rsidRPr="005012EF" w:rsidRDefault="00A145CE" w:rsidP="000D2C5A">
            <w:pPr>
              <w:ind w:firstLine="0"/>
            </w:pPr>
            <w:proofErr w:type="spellStart"/>
            <w:r w:rsidRPr="005012EF">
              <w:t>userId</w:t>
            </w:r>
            <w:proofErr w:type="spellEnd"/>
          </w:p>
        </w:tc>
        <w:tc>
          <w:tcPr>
            <w:tcW w:w="5265" w:type="dxa"/>
          </w:tcPr>
          <w:p w14:paraId="50B26B60" w14:textId="77777777" w:rsidR="00A145CE" w:rsidRPr="005012EF" w:rsidRDefault="00A145CE" w:rsidP="000D2C5A">
            <w:pPr>
              <w:ind w:firstLine="0"/>
            </w:pPr>
            <w:r w:rsidRPr="005012EF">
              <w:t xml:space="preserve">Тип: </w:t>
            </w:r>
            <w:proofErr w:type="spellStart"/>
            <w:r w:rsidRPr="005012EF">
              <w:t>string</w:t>
            </w:r>
            <w:proofErr w:type="spellEnd"/>
          </w:p>
        </w:tc>
      </w:tr>
      <w:tr w:rsidR="00A145CE" w:rsidRPr="005012EF" w14:paraId="3D3B8400" w14:textId="77777777" w:rsidTr="000D2C5A">
        <w:trPr>
          <w:trHeight w:val="600"/>
        </w:trPr>
        <w:tc>
          <w:tcPr>
            <w:tcW w:w="5265" w:type="dxa"/>
            <w:vMerge/>
          </w:tcPr>
          <w:p w14:paraId="6CE6E0A9" w14:textId="77777777" w:rsidR="00A145CE" w:rsidRPr="005012EF" w:rsidRDefault="00A145CE" w:rsidP="000D2C5A">
            <w:pPr>
              <w:ind w:firstLine="0"/>
            </w:pPr>
          </w:p>
        </w:tc>
        <w:tc>
          <w:tcPr>
            <w:tcW w:w="5265" w:type="dxa"/>
          </w:tcPr>
          <w:p w14:paraId="7045B4F1" w14:textId="77777777" w:rsidR="00A145CE" w:rsidRPr="005012EF" w:rsidRDefault="00A145CE" w:rsidP="000D2C5A">
            <w:pPr>
              <w:ind w:firstLine="0"/>
            </w:pPr>
            <w:r w:rsidRPr="005012EF">
              <w:t>Опис: ідентифікатор користувача</w:t>
            </w:r>
          </w:p>
        </w:tc>
      </w:tr>
      <w:tr w:rsidR="00A145CE" w:rsidRPr="005012EF" w14:paraId="55005C58" w14:textId="77777777" w:rsidTr="000D2C5A">
        <w:trPr>
          <w:trHeight w:val="600"/>
        </w:trPr>
        <w:tc>
          <w:tcPr>
            <w:tcW w:w="5265" w:type="dxa"/>
            <w:vMerge w:val="restart"/>
          </w:tcPr>
          <w:p w14:paraId="2F43D6FB" w14:textId="77777777" w:rsidR="00A145CE" w:rsidRPr="005012EF" w:rsidRDefault="00A145CE" w:rsidP="000D2C5A">
            <w:pPr>
              <w:ind w:firstLine="0"/>
            </w:pPr>
            <w:proofErr w:type="spellStart"/>
            <w:r w:rsidRPr="005012EF">
              <w:t>productId</w:t>
            </w:r>
            <w:proofErr w:type="spellEnd"/>
          </w:p>
        </w:tc>
        <w:tc>
          <w:tcPr>
            <w:tcW w:w="5265" w:type="dxa"/>
          </w:tcPr>
          <w:p w14:paraId="589B3300" w14:textId="77777777" w:rsidR="00A145CE" w:rsidRPr="005012EF" w:rsidRDefault="00A145CE" w:rsidP="000D2C5A">
            <w:pPr>
              <w:ind w:firstLine="0"/>
            </w:pPr>
            <w:r w:rsidRPr="005012EF">
              <w:t xml:space="preserve">Тип: </w:t>
            </w:r>
            <w:proofErr w:type="spellStart"/>
            <w:r w:rsidRPr="005012EF">
              <w:t>int</w:t>
            </w:r>
            <w:proofErr w:type="spellEnd"/>
          </w:p>
        </w:tc>
      </w:tr>
      <w:tr w:rsidR="00A145CE" w:rsidRPr="005012EF" w14:paraId="6A294BA2" w14:textId="77777777" w:rsidTr="000D2C5A">
        <w:trPr>
          <w:trHeight w:val="600"/>
        </w:trPr>
        <w:tc>
          <w:tcPr>
            <w:tcW w:w="5265" w:type="dxa"/>
            <w:vMerge/>
          </w:tcPr>
          <w:p w14:paraId="09E3718A" w14:textId="77777777" w:rsidR="00A145CE" w:rsidRPr="005012EF" w:rsidRDefault="00A145CE" w:rsidP="000D2C5A">
            <w:pPr>
              <w:ind w:firstLine="0"/>
            </w:pPr>
          </w:p>
        </w:tc>
        <w:tc>
          <w:tcPr>
            <w:tcW w:w="5265" w:type="dxa"/>
          </w:tcPr>
          <w:p w14:paraId="75877F3D" w14:textId="77777777" w:rsidR="00A145CE" w:rsidRPr="005012EF" w:rsidRDefault="00A145CE" w:rsidP="000D2C5A">
            <w:pPr>
              <w:ind w:firstLine="0"/>
            </w:pPr>
            <w:r w:rsidRPr="005012EF">
              <w:t>Опис: ідентифікатор товару</w:t>
            </w:r>
          </w:p>
        </w:tc>
      </w:tr>
      <w:tr w:rsidR="00A145CE" w:rsidRPr="005012EF" w14:paraId="126123FA" w14:textId="77777777" w:rsidTr="000D2C5A">
        <w:trPr>
          <w:trHeight w:val="600"/>
        </w:trPr>
        <w:tc>
          <w:tcPr>
            <w:tcW w:w="5265" w:type="dxa"/>
            <w:vMerge w:val="restart"/>
          </w:tcPr>
          <w:p w14:paraId="4D476516" w14:textId="77777777" w:rsidR="00A145CE" w:rsidRPr="005012EF" w:rsidRDefault="00A145CE" w:rsidP="000D2C5A">
            <w:pPr>
              <w:ind w:firstLine="0"/>
            </w:pPr>
            <w:proofErr w:type="spellStart"/>
            <w:r w:rsidRPr="005012EF">
              <w:lastRenderedPageBreak/>
              <w:t>quantity</w:t>
            </w:r>
            <w:proofErr w:type="spellEnd"/>
          </w:p>
        </w:tc>
        <w:tc>
          <w:tcPr>
            <w:tcW w:w="5265" w:type="dxa"/>
          </w:tcPr>
          <w:p w14:paraId="46FDD1A9" w14:textId="77777777" w:rsidR="00A145CE" w:rsidRPr="005012EF" w:rsidRDefault="00A145CE" w:rsidP="000D2C5A">
            <w:pPr>
              <w:ind w:firstLine="0"/>
            </w:pPr>
            <w:r w:rsidRPr="005012EF">
              <w:t xml:space="preserve">Тип: </w:t>
            </w:r>
            <w:proofErr w:type="spellStart"/>
            <w:r w:rsidRPr="005012EF">
              <w:t>int</w:t>
            </w:r>
            <w:proofErr w:type="spellEnd"/>
          </w:p>
        </w:tc>
      </w:tr>
      <w:tr w:rsidR="00A145CE" w:rsidRPr="005012EF" w14:paraId="2AC65922" w14:textId="77777777" w:rsidTr="000D2C5A">
        <w:trPr>
          <w:trHeight w:val="600"/>
        </w:trPr>
        <w:tc>
          <w:tcPr>
            <w:tcW w:w="5265" w:type="dxa"/>
            <w:vMerge/>
          </w:tcPr>
          <w:p w14:paraId="33ADF0A8" w14:textId="77777777" w:rsidR="00A145CE" w:rsidRPr="005012EF" w:rsidRDefault="00A145CE" w:rsidP="000D2C5A">
            <w:pPr>
              <w:ind w:firstLine="0"/>
            </w:pPr>
          </w:p>
        </w:tc>
        <w:tc>
          <w:tcPr>
            <w:tcW w:w="5265" w:type="dxa"/>
          </w:tcPr>
          <w:p w14:paraId="32F637C5" w14:textId="77777777" w:rsidR="00A145CE" w:rsidRPr="005012EF" w:rsidRDefault="00A145CE" w:rsidP="000D2C5A">
            <w:pPr>
              <w:ind w:firstLine="0"/>
            </w:pPr>
            <w:r w:rsidRPr="005012EF">
              <w:t>Опис: кількість одиниць товару</w:t>
            </w:r>
          </w:p>
        </w:tc>
      </w:tr>
    </w:tbl>
    <w:p w14:paraId="48A36050" w14:textId="77777777" w:rsidR="008A6962" w:rsidRDefault="008A6962" w:rsidP="003A4C40">
      <w:pPr>
        <w:rPr>
          <w:ins w:id="776" w:author="Rodion Kharabet" w:date="2019-12-06T03:05:00Z"/>
        </w:rPr>
      </w:pPr>
    </w:p>
    <w:p w14:paraId="05F1E8DC" w14:textId="7E4F70B2" w:rsidR="004163BB" w:rsidRPr="005012EF" w:rsidRDefault="004163BB" w:rsidP="003A4C40">
      <w:r w:rsidRPr="005012EF">
        <w:t xml:space="preserve">Якщо запит виконано успішно, тіло відповіді буде мати наступний вигляд у JSON форматі: {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7D986454" w14:textId="4940B5E4" w:rsidR="004163BB" w:rsidRPr="005012EF" w:rsidRDefault="004163BB" w:rsidP="00601511">
      <w:pPr>
        <w:ind w:firstLine="0"/>
      </w:pPr>
    </w:p>
    <w:p w14:paraId="7D89B38A" w14:textId="4D5A8D6A" w:rsidR="003A4C40" w:rsidRPr="005012EF" w:rsidRDefault="003A4C40" w:rsidP="00F347BE">
      <w:pPr>
        <w:pStyle w:val="Heading4"/>
      </w:pPr>
      <w:del w:id="777" w:author="Rodion Kharabet" w:date="2019-12-06T03:09:00Z">
        <w:r w:rsidRPr="005012EF" w:rsidDel="005713BF">
          <w:delText>4</w:delText>
        </w:r>
      </w:del>
      <w:ins w:id="778" w:author="Rodion Kharabet" w:date="2019-12-06T03:09:00Z">
        <w:r w:rsidR="005713BF">
          <w:t>3</w:t>
        </w:r>
      </w:ins>
      <w:r w:rsidRPr="005012EF">
        <w:t xml:space="preserve">.3.1.6 </w:t>
      </w:r>
      <w:proofErr w:type="spellStart"/>
      <w:r w:rsidRPr="005012EF">
        <w:t>UserProductToBinByBarcode</w:t>
      </w:r>
      <w:proofErr w:type="spellEnd"/>
    </w:p>
    <w:p w14:paraId="26B9BACF" w14:textId="77777777" w:rsidR="003A4C40" w:rsidRPr="005012EF" w:rsidRDefault="003A4C40" w:rsidP="003A4C40"/>
    <w:p w14:paraId="4AB4FD9F" w14:textId="5D8B047A" w:rsidR="000D2C5A" w:rsidRPr="005012EF" w:rsidRDefault="000D2C5A" w:rsidP="008A6962">
      <w:pPr>
        <w:pPrChange w:id="779" w:author="Rodion Kharabet" w:date="2019-12-06T03:08:00Z">
          <w:pPr>
            <w:ind w:firstLine="0"/>
          </w:pPr>
        </w:pPrChange>
      </w:pPr>
      <w:proofErr w:type="spellStart"/>
      <w:r w:rsidRPr="005012EF">
        <w:t>UserProductToBinByBarcode</w:t>
      </w:r>
      <w:proofErr w:type="spellEnd"/>
      <w:r w:rsidRPr="005012EF">
        <w:t xml:space="preserve"> </w:t>
      </w:r>
      <w:r w:rsidR="003A4C40" w:rsidRPr="005012EF">
        <w:t>в</w:t>
      </w:r>
      <w:r w:rsidRPr="005012EF">
        <w:t xml:space="preserve">иконує ті самі дії, що і метод </w:t>
      </w:r>
      <w:proofErr w:type="spellStart"/>
      <w:r w:rsidRPr="005012EF">
        <w:t>UserProductToBin</w:t>
      </w:r>
      <w:proofErr w:type="spellEnd"/>
      <w:r w:rsidRPr="005012EF">
        <w:t xml:space="preserve"> за тим виключенням, що </w:t>
      </w:r>
      <w:r w:rsidR="00743D40" w:rsidRPr="005012EF">
        <w:t>критерієм</w:t>
      </w:r>
      <w:r w:rsidRPr="005012EF">
        <w:t xml:space="preserve"> </w:t>
      </w:r>
      <w:r w:rsidR="00743D40" w:rsidRPr="005012EF">
        <w:t xml:space="preserve">пошуку </w:t>
      </w:r>
      <w:r w:rsidRPr="005012EF">
        <w:t xml:space="preserve">запису </w:t>
      </w:r>
      <w:r w:rsidR="00B13814" w:rsidRPr="005012EF">
        <w:t>в</w:t>
      </w:r>
      <w:r w:rsidR="00743D40" w:rsidRPr="005012EF">
        <w:t xml:space="preserve"> базі даних є штрих-код</w:t>
      </w:r>
      <w:r w:rsidRPr="005012EF">
        <w:t>.</w:t>
      </w:r>
    </w:p>
    <w:p w14:paraId="1C728AC4" w14:textId="1585972D" w:rsidR="000D2C5A" w:rsidRPr="005012EF" w:rsidRDefault="000D2C5A" w:rsidP="000D2C5A">
      <w:pPr>
        <w:ind w:firstLine="0"/>
      </w:pPr>
      <w:r w:rsidRPr="005012EF">
        <w:t>HTTP запит: POST /</w:t>
      </w:r>
      <w:proofErr w:type="spellStart"/>
      <w:r w:rsidRPr="005012EF">
        <w:t>api</w:t>
      </w:r>
      <w:proofErr w:type="spellEnd"/>
      <w:r w:rsidRPr="005012EF">
        <w:t>/</w:t>
      </w:r>
      <w:proofErr w:type="spellStart"/>
      <w:r w:rsidRPr="005012EF">
        <w:t>user-product-to-bin</w:t>
      </w:r>
      <w:r w:rsidR="00743D40" w:rsidRPr="005012EF">
        <w:t>-by-barcode</w:t>
      </w:r>
      <w:proofErr w:type="spellEnd"/>
      <w:r w:rsidRPr="005012EF">
        <w:t>.</w:t>
      </w:r>
    </w:p>
    <w:p w14:paraId="27A89891" w14:textId="41536880" w:rsidR="00BD4BB2" w:rsidRPr="005012EF" w:rsidRDefault="000D2C5A" w:rsidP="00BD4BB2">
      <w:r w:rsidRPr="005012EF">
        <w:t>Параметри URL запиту</w:t>
      </w:r>
      <w:r w:rsidR="00BD4BB2" w:rsidRPr="005012EF">
        <w:t xml:space="preserve"> методу </w:t>
      </w:r>
      <w:proofErr w:type="spellStart"/>
      <w:r w:rsidR="00BD4BB2" w:rsidRPr="005012EF">
        <w:t>UserProductToBinByBarcode</w:t>
      </w:r>
      <w:proofErr w:type="spellEnd"/>
      <w:r w:rsidR="00BD4BB2" w:rsidRPr="005012EF">
        <w:t xml:space="preserve"> наведено у </w:t>
      </w:r>
      <w:del w:id="780" w:author="Rodion Kharabet" w:date="2019-12-06T03:02:00Z">
        <w:r w:rsidR="00BD4BB2" w:rsidRPr="005012EF" w:rsidDel="006B702B">
          <w:delText>таблиці 4.</w:delText>
        </w:r>
      </w:del>
      <w:ins w:id="781" w:author="Rodion Kharabet" w:date="2019-12-06T03:02:00Z">
        <w:r w:rsidR="006B702B">
          <w:t>таблиці 3.</w:t>
        </w:r>
      </w:ins>
      <w:r w:rsidR="00BD4BB2" w:rsidRPr="005012EF">
        <w:t>6.</w:t>
      </w:r>
    </w:p>
    <w:p w14:paraId="09F1BBF6" w14:textId="77777777" w:rsidR="00BD4BB2" w:rsidRPr="005012EF" w:rsidRDefault="00BD4BB2" w:rsidP="00BD4BB2"/>
    <w:p w14:paraId="7142380C" w14:textId="4E3127B4" w:rsidR="000D2C5A" w:rsidRPr="005012EF" w:rsidRDefault="00BD4BB2" w:rsidP="00BD4BB2">
      <w:pPr>
        <w:ind w:firstLine="0"/>
      </w:pPr>
      <w:del w:id="782" w:author="Rodion Kharabet" w:date="2019-12-06T03:02:00Z">
        <w:r w:rsidRPr="005012EF" w:rsidDel="006B702B">
          <w:delText>Таблиця 4.</w:delText>
        </w:r>
      </w:del>
      <w:ins w:id="783" w:author="Rodion Kharabet" w:date="2019-12-06T03:02:00Z">
        <w:r w:rsidR="006B702B">
          <w:t>Таблиця 3.</w:t>
        </w:r>
      </w:ins>
      <w:r w:rsidRPr="005012EF">
        <w:t>6</w:t>
      </w:r>
    </w:p>
    <w:tbl>
      <w:tblPr>
        <w:tblStyle w:val="TableGrid"/>
        <w:tblW w:w="0" w:type="auto"/>
        <w:tblLook w:val="04A0" w:firstRow="1" w:lastRow="0" w:firstColumn="1" w:lastColumn="0" w:noHBand="0" w:noVBand="1"/>
      </w:tblPr>
      <w:tblGrid>
        <w:gridCol w:w="5235"/>
        <w:gridCol w:w="5241"/>
      </w:tblGrid>
      <w:tr w:rsidR="000D2C5A" w:rsidRPr="005012EF" w14:paraId="6D772BFE" w14:textId="77777777" w:rsidTr="000D2C5A">
        <w:trPr>
          <w:trHeight w:val="600"/>
        </w:trPr>
        <w:tc>
          <w:tcPr>
            <w:tcW w:w="5265" w:type="dxa"/>
            <w:vMerge w:val="restart"/>
          </w:tcPr>
          <w:p w14:paraId="146D2311" w14:textId="77777777" w:rsidR="000D2C5A" w:rsidRPr="005012EF" w:rsidRDefault="000D2C5A" w:rsidP="000D2C5A">
            <w:pPr>
              <w:ind w:firstLine="0"/>
            </w:pPr>
            <w:proofErr w:type="spellStart"/>
            <w:r w:rsidRPr="005012EF">
              <w:t>userId</w:t>
            </w:r>
            <w:proofErr w:type="spellEnd"/>
          </w:p>
        </w:tc>
        <w:tc>
          <w:tcPr>
            <w:tcW w:w="5265" w:type="dxa"/>
          </w:tcPr>
          <w:p w14:paraId="39E6FCA5" w14:textId="77777777" w:rsidR="000D2C5A" w:rsidRPr="005012EF" w:rsidRDefault="000D2C5A" w:rsidP="000D2C5A">
            <w:pPr>
              <w:ind w:firstLine="0"/>
            </w:pPr>
            <w:r w:rsidRPr="005012EF">
              <w:t xml:space="preserve">Тип: </w:t>
            </w:r>
            <w:proofErr w:type="spellStart"/>
            <w:r w:rsidRPr="005012EF">
              <w:t>string</w:t>
            </w:r>
            <w:proofErr w:type="spellEnd"/>
          </w:p>
        </w:tc>
      </w:tr>
      <w:tr w:rsidR="000D2C5A" w:rsidRPr="005012EF" w14:paraId="35C70B6E" w14:textId="77777777" w:rsidTr="000D2C5A">
        <w:trPr>
          <w:trHeight w:val="600"/>
        </w:trPr>
        <w:tc>
          <w:tcPr>
            <w:tcW w:w="5265" w:type="dxa"/>
            <w:vMerge/>
          </w:tcPr>
          <w:p w14:paraId="0FDF9840" w14:textId="77777777" w:rsidR="000D2C5A" w:rsidRPr="005012EF" w:rsidRDefault="000D2C5A" w:rsidP="000D2C5A">
            <w:pPr>
              <w:ind w:firstLine="0"/>
            </w:pPr>
          </w:p>
        </w:tc>
        <w:tc>
          <w:tcPr>
            <w:tcW w:w="5265" w:type="dxa"/>
          </w:tcPr>
          <w:p w14:paraId="0FE09529" w14:textId="77777777" w:rsidR="000D2C5A" w:rsidRPr="005012EF" w:rsidRDefault="000D2C5A" w:rsidP="000D2C5A">
            <w:pPr>
              <w:ind w:firstLine="0"/>
            </w:pPr>
            <w:r w:rsidRPr="005012EF">
              <w:t>Опис: ідентифікатор користувача</w:t>
            </w:r>
          </w:p>
        </w:tc>
      </w:tr>
      <w:tr w:rsidR="000D2C5A" w:rsidRPr="005012EF" w14:paraId="6E06D352" w14:textId="77777777" w:rsidTr="000D2C5A">
        <w:trPr>
          <w:trHeight w:val="600"/>
        </w:trPr>
        <w:tc>
          <w:tcPr>
            <w:tcW w:w="5265" w:type="dxa"/>
            <w:vMerge w:val="restart"/>
          </w:tcPr>
          <w:p w14:paraId="300E4404" w14:textId="2C9E36AF" w:rsidR="000D2C5A" w:rsidRPr="005012EF" w:rsidRDefault="00743D40" w:rsidP="000D2C5A">
            <w:pPr>
              <w:ind w:firstLine="0"/>
            </w:pPr>
            <w:proofErr w:type="spellStart"/>
            <w:r w:rsidRPr="005012EF">
              <w:t>barcode</w:t>
            </w:r>
            <w:proofErr w:type="spellEnd"/>
          </w:p>
        </w:tc>
        <w:tc>
          <w:tcPr>
            <w:tcW w:w="5265" w:type="dxa"/>
          </w:tcPr>
          <w:p w14:paraId="2E542B1D" w14:textId="66E2BB32" w:rsidR="000D2C5A" w:rsidRPr="005012EF" w:rsidRDefault="000D2C5A" w:rsidP="000D2C5A">
            <w:pPr>
              <w:ind w:firstLine="0"/>
            </w:pPr>
            <w:r w:rsidRPr="005012EF">
              <w:t xml:space="preserve">Тип: </w:t>
            </w:r>
            <w:proofErr w:type="spellStart"/>
            <w:r w:rsidR="00743D40" w:rsidRPr="005012EF">
              <w:t>string</w:t>
            </w:r>
            <w:proofErr w:type="spellEnd"/>
          </w:p>
        </w:tc>
      </w:tr>
      <w:tr w:rsidR="000D2C5A" w:rsidRPr="005012EF" w14:paraId="37C277BF" w14:textId="77777777" w:rsidTr="000D2C5A">
        <w:trPr>
          <w:trHeight w:val="600"/>
        </w:trPr>
        <w:tc>
          <w:tcPr>
            <w:tcW w:w="5265" w:type="dxa"/>
            <w:vMerge/>
          </w:tcPr>
          <w:p w14:paraId="16E5DE30" w14:textId="77777777" w:rsidR="000D2C5A" w:rsidRPr="005012EF" w:rsidRDefault="000D2C5A" w:rsidP="000D2C5A">
            <w:pPr>
              <w:ind w:firstLine="0"/>
            </w:pPr>
          </w:p>
        </w:tc>
        <w:tc>
          <w:tcPr>
            <w:tcW w:w="5265" w:type="dxa"/>
          </w:tcPr>
          <w:p w14:paraId="0B899269" w14:textId="48C714C9" w:rsidR="000D2C5A" w:rsidRPr="005012EF" w:rsidRDefault="000D2C5A" w:rsidP="000D2C5A">
            <w:pPr>
              <w:ind w:firstLine="0"/>
            </w:pPr>
            <w:r w:rsidRPr="005012EF">
              <w:t xml:space="preserve">Опис: </w:t>
            </w:r>
            <w:r w:rsidR="00743D40" w:rsidRPr="005012EF">
              <w:t>штрих-код</w:t>
            </w:r>
            <w:r w:rsidRPr="005012EF">
              <w:t xml:space="preserve"> товару</w:t>
            </w:r>
          </w:p>
        </w:tc>
      </w:tr>
    </w:tbl>
    <w:p w14:paraId="69F44404" w14:textId="77777777" w:rsidR="008A6962" w:rsidRDefault="008A6962" w:rsidP="003A4C40">
      <w:pPr>
        <w:rPr>
          <w:ins w:id="784" w:author="Rodion Kharabet" w:date="2019-12-06T03:05:00Z"/>
        </w:rPr>
      </w:pPr>
    </w:p>
    <w:p w14:paraId="35687DB9" w14:textId="3EB2BC72" w:rsidR="003A4C40" w:rsidRPr="005012EF" w:rsidRDefault="000D2C5A" w:rsidP="003A4C40">
      <w:r w:rsidRPr="005012EF">
        <w:t xml:space="preserve">Якщо запит виконано успішно, тіло відповіді буде мати наступний вигляд у JSON форматі: </w:t>
      </w:r>
    </w:p>
    <w:p w14:paraId="6264555F" w14:textId="25CFF14A" w:rsidR="000D2C5A" w:rsidRPr="005012EF" w:rsidRDefault="000D2C5A"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528EC8AA" w14:textId="40EC20BE" w:rsidR="008A6962" w:rsidRDefault="008A6962">
      <w:pPr>
        <w:spacing w:after="160" w:line="259" w:lineRule="auto"/>
        <w:ind w:firstLine="0"/>
        <w:jc w:val="left"/>
        <w:rPr>
          <w:ins w:id="785" w:author="Rodion Kharabet" w:date="2019-12-06T03:07:00Z"/>
        </w:rPr>
      </w:pPr>
      <w:ins w:id="786" w:author="Rodion Kharabet" w:date="2019-12-06T03:07:00Z">
        <w:r>
          <w:br w:type="page"/>
        </w:r>
      </w:ins>
    </w:p>
    <w:p w14:paraId="3DB0E6A6" w14:textId="468D4F09" w:rsidR="000D2C5A" w:rsidRPr="005012EF" w:rsidDel="008A6962" w:rsidRDefault="000D2C5A" w:rsidP="00601511">
      <w:pPr>
        <w:ind w:firstLine="0"/>
        <w:rPr>
          <w:del w:id="787" w:author="Rodion Kharabet" w:date="2019-12-06T03:07:00Z"/>
        </w:rPr>
      </w:pPr>
    </w:p>
    <w:p w14:paraId="3E404C79" w14:textId="02F19A02" w:rsidR="003A4C40" w:rsidRPr="005012EF" w:rsidRDefault="005713BF" w:rsidP="00F347BE">
      <w:pPr>
        <w:pStyle w:val="Heading4"/>
      </w:pPr>
      <w:ins w:id="788" w:author="Rodion Kharabet" w:date="2019-12-06T03:09:00Z">
        <w:r>
          <w:t>3</w:t>
        </w:r>
      </w:ins>
      <w:del w:id="789" w:author="Rodion Kharabet" w:date="2019-12-06T03:09:00Z">
        <w:r w:rsidR="003A4C40" w:rsidRPr="005012EF" w:rsidDel="005713BF">
          <w:delText>4</w:delText>
        </w:r>
      </w:del>
      <w:r w:rsidR="003A4C40" w:rsidRPr="005012EF">
        <w:t xml:space="preserve">.3.1.7 </w:t>
      </w:r>
      <w:proofErr w:type="spellStart"/>
      <w:r w:rsidR="003A4C40" w:rsidRPr="005012EF">
        <w:t>UserProductToBinByRfid</w:t>
      </w:r>
      <w:proofErr w:type="spellEnd"/>
    </w:p>
    <w:p w14:paraId="43C29D6A" w14:textId="77777777" w:rsidR="003A4C40" w:rsidRPr="005012EF" w:rsidRDefault="003A4C40" w:rsidP="003A4C40"/>
    <w:p w14:paraId="29149F6D" w14:textId="36EE90DE" w:rsidR="00D44BBC" w:rsidRPr="005012EF" w:rsidRDefault="00D44BBC" w:rsidP="003A4C40">
      <w:proofErr w:type="spellStart"/>
      <w:r w:rsidRPr="005012EF">
        <w:t>UserProductToBinByRfid</w:t>
      </w:r>
      <w:proofErr w:type="spellEnd"/>
      <w:del w:id="790" w:author="Rodion Kharabet" w:date="2019-12-06T03:08:00Z">
        <w:r w:rsidRPr="005012EF" w:rsidDel="008A6962">
          <w:delText xml:space="preserve"> –</w:delText>
        </w:r>
      </w:del>
      <w:ins w:id="791" w:author="Rodion Kharabet" w:date="2019-12-06T03:08:00Z">
        <w:r w:rsidR="008A6962">
          <w:t>.</w:t>
        </w:r>
      </w:ins>
      <w:r w:rsidRPr="005012EF">
        <w:t xml:space="preserve"> Виконує ті самі дії, що і метод </w:t>
      </w:r>
      <w:proofErr w:type="spellStart"/>
      <w:r w:rsidRPr="005012EF">
        <w:t>UserProductToBin</w:t>
      </w:r>
      <w:proofErr w:type="spellEnd"/>
      <w:r w:rsidR="00B13814" w:rsidRPr="005012EF">
        <w:t xml:space="preserve">. Критерієм пошуку запису для видалення є інший запис, що пов’язує </w:t>
      </w:r>
      <w:del w:id="792" w:author="Rodion Kharabet" w:date="2019-12-06T02:35:00Z">
        <w:r w:rsidR="00B13814" w:rsidRPr="005012EF" w:rsidDel="00CA5EF9">
          <w:delText>RFID мітку</w:delText>
        </w:r>
      </w:del>
      <w:ins w:id="793" w:author="Rodion Kharabet" w:date="2019-12-06T02:35:00Z">
        <w:r w:rsidR="00CA5EF9">
          <w:t>RFID-мітку</w:t>
        </w:r>
      </w:ins>
      <w:r w:rsidR="00B13814" w:rsidRPr="005012EF">
        <w:t xml:space="preserve"> та товар</w:t>
      </w:r>
      <w:r w:rsidRPr="005012EF">
        <w:t>.</w:t>
      </w:r>
      <w:r w:rsidR="0036323D" w:rsidRPr="005012EF">
        <w:t xml:space="preserve"> </w:t>
      </w:r>
      <w:r w:rsidR="00A032BC" w:rsidRPr="005012EF">
        <w:t xml:space="preserve">Цей запис знаходиться за переданим до </w:t>
      </w:r>
      <w:r w:rsidR="006402FB" w:rsidRPr="005012EF">
        <w:t>запиту</w:t>
      </w:r>
      <w:r w:rsidR="00A032BC" w:rsidRPr="005012EF">
        <w:t xml:space="preserve"> ідентифікатором мітки. </w:t>
      </w:r>
      <w:r w:rsidR="0036323D" w:rsidRPr="005012EF">
        <w:t xml:space="preserve">Після успішного видалення </w:t>
      </w:r>
      <w:r w:rsidR="00A032BC" w:rsidRPr="005012EF">
        <w:t xml:space="preserve">товару з моніторингу для поточного користувача, </w:t>
      </w:r>
      <w:r w:rsidR="0036323D" w:rsidRPr="005012EF">
        <w:t xml:space="preserve">запис, що пов’язує </w:t>
      </w:r>
      <w:del w:id="794" w:author="Rodion Kharabet" w:date="2019-12-06T02:35:00Z">
        <w:r w:rsidR="0036323D" w:rsidRPr="005012EF" w:rsidDel="00CA5EF9">
          <w:delText>RFID мітку</w:delText>
        </w:r>
      </w:del>
      <w:ins w:id="795" w:author="Rodion Kharabet" w:date="2019-12-06T02:35:00Z">
        <w:r w:rsidR="00CA5EF9">
          <w:t>RFID-мітку</w:t>
        </w:r>
      </w:ins>
      <w:r w:rsidR="0036323D" w:rsidRPr="005012EF">
        <w:t xml:space="preserve"> та товар, видаляється з бази даних. </w:t>
      </w:r>
      <w:del w:id="796" w:author="Rodion" w:date="2019-12-05T23:59:00Z">
        <w:r w:rsidR="0036323D" w:rsidRPr="005012EF" w:rsidDel="00AB0F99">
          <w:delText>RFID мітка</w:delText>
        </w:r>
      </w:del>
      <w:ins w:id="797" w:author="Rodion" w:date="2019-12-05T23:59:00Z">
        <w:r w:rsidR="00AB0F99">
          <w:t>RFID-мітка</w:t>
        </w:r>
      </w:ins>
      <w:r w:rsidR="0036323D" w:rsidRPr="005012EF">
        <w:t xml:space="preserve"> з відповідним ідентифікатором може бути знову використана для прив’язання до іншого товару.</w:t>
      </w:r>
    </w:p>
    <w:p w14:paraId="1734E6AD" w14:textId="5419E20E" w:rsidR="00D44BBC" w:rsidRPr="005012EF" w:rsidRDefault="00D44BBC" w:rsidP="003A4C40">
      <w:r w:rsidRPr="005012EF">
        <w:t>HTTP запит: POST /</w:t>
      </w:r>
      <w:proofErr w:type="spellStart"/>
      <w:r w:rsidRPr="005012EF">
        <w:t>api</w:t>
      </w:r>
      <w:proofErr w:type="spellEnd"/>
      <w:r w:rsidRPr="005012EF">
        <w:t>/</w:t>
      </w:r>
      <w:proofErr w:type="spellStart"/>
      <w:r w:rsidRPr="005012EF">
        <w:t>user-product-to-bin-by-</w:t>
      </w:r>
      <w:r w:rsidR="00796E15" w:rsidRPr="005012EF">
        <w:t>rfid</w:t>
      </w:r>
      <w:proofErr w:type="spellEnd"/>
      <w:r w:rsidRPr="005012EF">
        <w:t>.</w:t>
      </w:r>
    </w:p>
    <w:p w14:paraId="708E867A" w14:textId="37DCC9F9" w:rsidR="00F51806" w:rsidRPr="005012EF" w:rsidRDefault="00D44BBC" w:rsidP="00F51806">
      <w:r w:rsidRPr="005012EF">
        <w:t>Параметри URL запиту</w:t>
      </w:r>
      <w:r w:rsidR="00F51806" w:rsidRPr="005012EF">
        <w:t xml:space="preserve"> методу </w:t>
      </w:r>
      <w:proofErr w:type="spellStart"/>
      <w:r w:rsidR="00F51806" w:rsidRPr="005012EF">
        <w:t>UserProductToBinByRfid</w:t>
      </w:r>
      <w:proofErr w:type="spellEnd"/>
      <w:r w:rsidR="00F51806" w:rsidRPr="005012EF">
        <w:t xml:space="preserve"> наведено у </w:t>
      </w:r>
      <w:del w:id="798" w:author="Rodion Kharabet" w:date="2019-12-06T03:02:00Z">
        <w:r w:rsidR="00F51806" w:rsidRPr="005012EF" w:rsidDel="006B702B">
          <w:delText>таблиці 4.</w:delText>
        </w:r>
      </w:del>
      <w:ins w:id="799" w:author="Rodion Kharabet" w:date="2019-12-06T03:02:00Z">
        <w:r w:rsidR="006B702B">
          <w:t>таблиці 3.</w:t>
        </w:r>
      </w:ins>
      <w:r w:rsidR="00F51806" w:rsidRPr="005012EF">
        <w:t>7.</w:t>
      </w:r>
    </w:p>
    <w:p w14:paraId="26C9F27A" w14:textId="77777777" w:rsidR="00F51806" w:rsidRPr="005012EF" w:rsidRDefault="00F51806" w:rsidP="00F51806"/>
    <w:p w14:paraId="638238A9" w14:textId="4ECCF53D" w:rsidR="00D44BBC" w:rsidRPr="005012EF" w:rsidRDefault="00F51806" w:rsidP="00F51806">
      <w:del w:id="800" w:author="Rodion Kharabet" w:date="2019-12-06T03:02:00Z">
        <w:r w:rsidRPr="005012EF" w:rsidDel="006B702B">
          <w:delText>Таблиця 4.</w:delText>
        </w:r>
      </w:del>
      <w:ins w:id="801" w:author="Rodion Kharabet" w:date="2019-12-06T03:02:00Z">
        <w:r w:rsidR="006B702B">
          <w:t>Таблиця 3.</w:t>
        </w:r>
      </w:ins>
      <w:r w:rsidRPr="005012EF">
        <w:t>7</w:t>
      </w:r>
    </w:p>
    <w:tbl>
      <w:tblPr>
        <w:tblStyle w:val="TableGrid"/>
        <w:tblW w:w="0" w:type="auto"/>
        <w:tblLook w:val="04A0" w:firstRow="1" w:lastRow="0" w:firstColumn="1" w:lastColumn="0" w:noHBand="0" w:noVBand="1"/>
      </w:tblPr>
      <w:tblGrid>
        <w:gridCol w:w="5234"/>
        <w:gridCol w:w="5242"/>
      </w:tblGrid>
      <w:tr w:rsidR="00D44BBC" w:rsidRPr="005012EF" w14:paraId="55753734" w14:textId="77777777" w:rsidTr="00A54298">
        <w:trPr>
          <w:trHeight w:val="600"/>
        </w:trPr>
        <w:tc>
          <w:tcPr>
            <w:tcW w:w="5265" w:type="dxa"/>
            <w:vMerge w:val="restart"/>
          </w:tcPr>
          <w:p w14:paraId="15C4A5FB" w14:textId="5E531D0A" w:rsidR="00D44BBC" w:rsidRPr="005012EF" w:rsidRDefault="00796E15" w:rsidP="00A54298">
            <w:pPr>
              <w:ind w:firstLine="0"/>
            </w:pPr>
            <w:proofErr w:type="spellStart"/>
            <w:r w:rsidRPr="005012EF">
              <w:t>rfid</w:t>
            </w:r>
            <w:proofErr w:type="spellEnd"/>
          </w:p>
        </w:tc>
        <w:tc>
          <w:tcPr>
            <w:tcW w:w="5265" w:type="dxa"/>
          </w:tcPr>
          <w:p w14:paraId="342047F4" w14:textId="77777777" w:rsidR="00D44BBC" w:rsidRPr="005012EF" w:rsidRDefault="00D44BBC" w:rsidP="00A54298">
            <w:pPr>
              <w:ind w:firstLine="0"/>
            </w:pPr>
            <w:r w:rsidRPr="005012EF">
              <w:t xml:space="preserve">Тип: </w:t>
            </w:r>
            <w:proofErr w:type="spellStart"/>
            <w:r w:rsidRPr="005012EF">
              <w:t>string</w:t>
            </w:r>
            <w:proofErr w:type="spellEnd"/>
          </w:p>
        </w:tc>
      </w:tr>
      <w:tr w:rsidR="00D44BBC" w:rsidRPr="005012EF" w14:paraId="377B93AB" w14:textId="77777777" w:rsidTr="00A54298">
        <w:trPr>
          <w:trHeight w:val="600"/>
        </w:trPr>
        <w:tc>
          <w:tcPr>
            <w:tcW w:w="5265" w:type="dxa"/>
            <w:vMerge/>
          </w:tcPr>
          <w:p w14:paraId="0CD39E62" w14:textId="77777777" w:rsidR="00D44BBC" w:rsidRPr="005012EF" w:rsidRDefault="00D44BBC" w:rsidP="00A54298">
            <w:pPr>
              <w:ind w:firstLine="0"/>
            </w:pPr>
          </w:p>
        </w:tc>
        <w:tc>
          <w:tcPr>
            <w:tcW w:w="5265" w:type="dxa"/>
          </w:tcPr>
          <w:p w14:paraId="2D6FDCEF" w14:textId="298199B2" w:rsidR="00D44BBC" w:rsidRPr="005012EF" w:rsidRDefault="00D44BBC" w:rsidP="00A54298">
            <w:pPr>
              <w:ind w:firstLine="0"/>
            </w:pPr>
            <w:r w:rsidRPr="005012EF">
              <w:t xml:space="preserve">Опис: ідентифікатор </w:t>
            </w:r>
            <w:del w:id="802" w:author="Rodion Kharabet" w:date="2019-12-06T02:57:00Z">
              <w:r w:rsidR="00796E15" w:rsidRPr="005012EF" w:rsidDel="003E415E">
                <w:delText>RFID мітки</w:delText>
              </w:r>
            </w:del>
            <w:ins w:id="803" w:author="Rodion Kharabet" w:date="2019-12-06T02:57:00Z">
              <w:r w:rsidR="003E415E">
                <w:t>RFID-мітки</w:t>
              </w:r>
            </w:ins>
          </w:p>
        </w:tc>
      </w:tr>
    </w:tbl>
    <w:p w14:paraId="30D861BC" w14:textId="77777777" w:rsidR="003A4C40" w:rsidRPr="005012EF" w:rsidRDefault="00D44BBC" w:rsidP="003A4C40">
      <w:r w:rsidRPr="005012EF">
        <w:t xml:space="preserve">Якщо запит виконано успішно, тіло відповіді буде мати наступний вигляд у JSON форматі: </w:t>
      </w:r>
    </w:p>
    <w:p w14:paraId="5F1EFA6D" w14:textId="4EEB3836" w:rsidR="00D44BBC" w:rsidRPr="005012EF" w:rsidRDefault="00D44BBC"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55FB69BF" w14:textId="1C1DD516" w:rsidR="00D44BBC" w:rsidRPr="005012EF" w:rsidRDefault="00326093" w:rsidP="003A4C40">
      <w:r w:rsidRPr="005012EF">
        <w:t>За допомогою вищеописаних методів реалізована вся бізнес-логіка програмно-апаратного комплексу автоматизації. Всі пристрої, що так або інакше взаємодіють з товарами (камера смартфону, сканер штрих-коду, сканер RFID), надсилають отримані дані в якості параметрів до методів API через Інтернет.</w:t>
      </w:r>
    </w:p>
    <w:p w14:paraId="3F845DD9" w14:textId="782A3545" w:rsidR="003A4C40" w:rsidRPr="005012EF" w:rsidRDefault="003A4C40" w:rsidP="00601511">
      <w:pPr>
        <w:ind w:firstLine="0"/>
      </w:pPr>
    </w:p>
    <w:p w14:paraId="064A9F51" w14:textId="6E79E5DC" w:rsidR="003A4C40" w:rsidRPr="005012EF" w:rsidRDefault="003A4C40" w:rsidP="003A4C40">
      <w:pPr>
        <w:pStyle w:val="Heading3"/>
      </w:pPr>
      <w:bookmarkStart w:id="804" w:name="_Toc25923571"/>
      <w:del w:id="805" w:author="Rodion Kharabet" w:date="2019-12-06T03:09:00Z">
        <w:r w:rsidRPr="005012EF" w:rsidDel="005713BF">
          <w:delText>4</w:delText>
        </w:r>
      </w:del>
      <w:ins w:id="806" w:author="Rodion Kharabet" w:date="2019-12-06T03:09:00Z">
        <w:r w:rsidR="005713BF">
          <w:t>3</w:t>
        </w:r>
      </w:ins>
      <w:r w:rsidRPr="005012EF">
        <w:t>.</w:t>
      </w:r>
      <w:r w:rsidR="008A5660" w:rsidRPr="005012EF">
        <w:t>3</w:t>
      </w:r>
      <w:r w:rsidRPr="005012EF">
        <w:t>.2 Клієнтський веб-застосунок</w:t>
      </w:r>
      <w:bookmarkEnd w:id="804"/>
    </w:p>
    <w:p w14:paraId="2DE468EC" w14:textId="77777777" w:rsidR="003A4C40" w:rsidRPr="005012EF" w:rsidRDefault="003A4C40" w:rsidP="00601511">
      <w:pPr>
        <w:ind w:firstLine="0"/>
      </w:pPr>
    </w:p>
    <w:p w14:paraId="6B6C7A9F" w14:textId="19CB8189" w:rsidR="00AB4C62" w:rsidRPr="005012EF" w:rsidRDefault="00326093" w:rsidP="003A4C40">
      <w:r w:rsidRPr="005012EF">
        <w:t xml:space="preserve">Клієнтська частина представлена у вигляді веб-застосунку, що складається з кількох сторінок. </w:t>
      </w:r>
    </w:p>
    <w:p w14:paraId="6C9E0B84" w14:textId="22B57EA8" w:rsidR="00326093" w:rsidRPr="005012EF" w:rsidRDefault="00DF273A" w:rsidP="003A4C40">
      <w:r w:rsidRPr="005012EF">
        <w:lastRenderedPageBreak/>
        <w:t xml:space="preserve">Головна сторінка є основною та містить у собі </w:t>
      </w:r>
      <w:r w:rsidR="00831018" w:rsidRPr="005012EF">
        <w:t>посилання на сторінки для додавання та видалення товарів</w:t>
      </w:r>
      <w:r w:rsidR="00AB4C62" w:rsidRPr="005012EF">
        <w:t xml:space="preserve"> через камеру смартфону</w:t>
      </w:r>
      <w:r w:rsidR="00831018" w:rsidRPr="005012EF">
        <w:t xml:space="preserve">, список </w:t>
      </w:r>
      <w:r w:rsidR="00AB4C62" w:rsidRPr="005012EF">
        <w:t>наявних в домі товарів на поточний момент часу та кнопку для запису голосових команд.</w:t>
      </w:r>
      <w:r w:rsidR="00712AB7" w:rsidRPr="005012EF">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наявних одиниць цього товару. В кінці кожного рядка є функціональне меню, що складається з наступних елементів:</w:t>
      </w:r>
    </w:p>
    <w:p w14:paraId="27C8BD70" w14:textId="32F22DC2" w:rsidR="00712AB7" w:rsidRPr="005012EF" w:rsidRDefault="00712AB7" w:rsidP="003A4C40">
      <w:pPr>
        <w:pStyle w:val="ListParagraph"/>
      </w:pPr>
      <w:r w:rsidRPr="005012EF">
        <w:t xml:space="preserve">Прив’язати </w:t>
      </w:r>
      <w:del w:id="807" w:author="Rodion Kharabet" w:date="2019-12-06T02:35:00Z">
        <w:r w:rsidRPr="005012EF" w:rsidDel="00CA5EF9">
          <w:delText>RFID мітку</w:delText>
        </w:r>
      </w:del>
      <w:ins w:id="808" w:author="Rodion Kharabet" w:date="2019-12-06T02:35:00Z">
        <w:r w:rsidR="00CA5EF9">
          <w:t>RFID-мітку</w:t>
        </w:r>
      </w:ins>
      <w:r w:rsidRPr="005012EF">
        <w:t>. При натисканні на ц</w:t>
      </w:r>
      <w:r w:rsidR="00877F23" w:rsidRPr="005012EF">
        <w:t xml:space="preserve">ей пункт меню, якщо в системі існує вільна </w:t>
      </w:r>
      <w:del w:id="809" w:author="Rodion" w:date="2019-12-05T23:59:00Z">
        <w:r w:rsidR="00877F23" w:rsidRPr="005012EF" w:rsidDel="00AB0F99">
          <w:delText>RFID мітка</w:delText>
        </w:r>
      </w:del>
      <w:ins w:id="810" w:author="Rodion" w:date="2019-12-05T23:59:00Z">
        <w:r w:rsidR="00AB0F99">
          <w:t>RFID-мітка</w:t>
        </w:r>
      </w:ins>
      <w:r w:rsidR="00877F23" w:rsidRPr="005012EF">
        <w:t>, то вона буде зв’язана з обраним товаром. Відповідний запис буде додано до бази даних.</w:t>
      </w:r>
    </w:p>
    <w:p w14:paraId="432475F1" w14:textId="5179570C" w:rsidR="00712AB7" w:rsidRPr="005012EF" w:rsidRDefault="00712AB7" w:rsidP="003A4C40">
      <w:pPr>
        <w:pStyle w:val="ListParagraph"/>
      </w:pPr>
      <w:r w:rsidRPr="005012EF">
        <w:t>Редагувати</w:t>
      </w:r>
      <w:r w:rsidR="00877F23" w:rsidRPr="005012EF">
        <w:t xml:space="preserve">. </w:t>
      </w:r>
      <w:r w:rsidR="0038298E" w:rsidRPr="005012EF">
        <w:t xml:space="preserve">Ця дія перенаправляє користувача на </w:t>
      </w:r>
      <w:r w:rsidR="006402FB" w:rsidRPr="005012EF">
        <w:t>сторінку</w:t>
      </w:r>
      <w:r w:rsidR="0038298E" w:rsidRPr="005012EF">
        <w:t xml:space="preserve"> редагування,  де можна </w:t>
      </w:r>
      <w:r w:rsidR="0042722F" w:rsidRPr="005012EF">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539D5410" w:rsidR="00712AB7" w:rsidRPr="005012EF" w:rsidRDefault="00712AB7" w:rsidP="003A4C40">
      <w:pPr>
        <w:pStyle w:val="ListParagraph"/>
      </w:pPr>
      <w:r w:rsidRPr="005012EF">
        <w:t>Видалити</w:t>
      </w:r>
      <w:r w:rsidR="0042722F" w:rsidRPr="005012EF">
        <w:t xml:space="preserve">. </w:t>
      </w:r>
      <w:r w:rsidR="0038298E" w:rsidRPr="005012EF">
        <w:t>Ця дія</w:t>
      </w:r>
      <w:r w:rsidR="0042722F" w:rsidRPr="005012EF">
        <w:t xml:space="preserve"> повністю видаляє запис про обраний товар з бази даних</w:t>
      </w:r>
      <w:r w:rsidR="0012177D" w:rsidRPr="005012EF">
        <w:t xml:space="preserve"> для поточного користувача.</w:t>
      </w:r>
      <w:r w:rsidR="0042722F" w:rsidRPr="005012EF">
        <w:t xml:space="preserve"> </w:t>
      </w:r>
    </w:p>
    <w:p w14:paraId="7A71867B" w14:textId="4EF5F737" w:rsidR="00F1013F" w:rsidRDefault="00F1013F" w:rsidP="00F1013F">
      <w:pPr>
        <w:rPr>
          <w:ins w:id="811" w:author="Rodion Kharabet" w:date="2019-12-06T03:11:00Z"/>
        </w:rPr>
        <w:pPrChange w:id="812" w:author="Rodion Kharabet" w:date="2019-12-06T03:11:00Z">
          <w:pPr>
            <w:pStyle w:val="ListParagraph"/>
          </w:pPr>
        </w:pPrChange>
      </w:pPr>
      <w:moveToRangeStart w:id="813" w:author="Rodion Kharabet" w:date="2019-12-06T03:10:00Z" w:name="move26494243"/>
      <w:moveTo w:id="814" w:author="Rodion Kharabet" w:date="2019-12-06T03:10:00Z">
        <w:r w:rsidRPr="005012EF">
          <w:t>Веб-застосунок підтримує управління голосом. Таке управління може виявитись для користувачів більш зручним, ніж послідовність дій, пов'язаних із скануванням штрих-коду за допомогою камери смартфону. Особливо наявність такого функціоналу полегшить користування мобільним веб-додатком людям з обмеженими можливостями. Для забезпечення базової взаємодії з товарами, керування підтримує дві команди: на додавання та на видалення товару з підсистеми моніторингу. Для коректного виконання команди необхідно чітко вимовити найменування товару саме так, як воно відображається в веб-застосунку. Тому що пошук товару буде здійснюватися саме за назвою, а не за ідентифікатором що нанесений на упаковці товару.</w:t>
        </w:r>
      </w:moveTo>
    </w:p>
    <w:p w14:paraId="4D19D238" w14:textId="23512491" w:rsidR="00F1013F" w:rsidDel="00F1013F" w:rsidRDefault="00F1013F" w:rsidP="00F1013F">
      <w:pPr>
        <w:ind w:firstLine="0"/>
        <w:rPr>
          <w:del w:id="815" w:author="Rodion Kharabet" w:date="2019-12-06T03:11:00Z"/>
        </w:rPr>
      </w:pPr>
      <w:ins w:id="816" w:author="Rodion Kharabet" w:date="2019-12-06T03:11:00Z">
        <w:r w:rsidRPr="005012EF">
          <w:t>Щоб здійснити голосове управління, необхідно на головній сторінці натиснути червону кнопку</w:t>
        </w:r>
      </w:ins>
      <w:ins w:id="817" w:author="Rodion Kharabet" w:date="2019-12-06T03:12:00Z">
        <w:r>
          <w:t xml:space="preserve"> (в</w:t>
        </w:r>
        <w:r w:rsidRPr="005012EF">
          <w:t xml:space="preserve">игляд головної сторінки наведено на </w:t>
        </w:r>
        <w:r>
          <w:t>рисунку 3.</w:t>
        </w:r>
        <w:r w:rsidRPr="005012EF">
          <w:t>6</w:t>
        </w:r>
        <w:r>
          <w:t>)</w:t>
        </w:r>
      </w:ins>
      <w:ins w:id="818" w:author="Rodion Kharabet" w:date="2019-12-06T03:11:00Z">
        <w:r w:rsidRPr="005012EF">
          <w:t xml:space="preserve">. Це призведе до активації мікрофону пристрою та початку запису голосової команди. Наступним кроком </w:t>
        </w:r>
        <w:r w:rsidRPr="005012EF">
          <w:lastRenderedPageBreak/>
          <w:t>людина має вимовити команду згідно шаблону, що складається з дії (додавання або видалення) та найменування товару, до якого необхідно застосувати цю дію.</w:t>
        </w:r>
        <w:r>
          <w:t xml:space="preserve"> </w:t>
        </w:r>
      </w:ins>
    </w:p>
    <w:p w14:paraId="7AF49987" w14:textId="77777777" w:rsidR="00F1013F" w:rsidRPr="005012EF" w:rsidRDefault="00F1013F" w:rsidP="00F1013F">
      <w:pPr>
        <w:rPr>
          <w:ins w:id="819" w:author="Rodion Kharabet" w:date="2019-12-06T03:13:00Z"/>
          <w:moveTo w:id="820" w:author="Rodion Kharabet" w:date="2019-12-06T03:10:00Z"/>
        </w:rPr>
        <w:pPrChange w:id="821" w:author="Rodion Kharabet" w:date="2019-12-06T03:12:00Z">
          <w:pPr>
            <w:pStyle w:val="ListParagraph"/>
          </w:pPr>
        </w:pPrChange>
      </w:pPr>
    </w:p>
    <w:moveToRangeEnd w:id="813"/>
    <w:p w14:paraId="73B05EC2" w14:textId="16C0264F" w:rsidR="00F1013F" w:rsidRPr="005012EF" w:rsidRDefault="000F1156" w:rsidP="00F1013F">
      <w:pPr>
        <w:ind w:firstLine="0"/>
        <w:pPrChange w:id="822" w:author="Rodion Kharabet" w:date="2019-12-06T03:12:00Z">
          <w:pPr/>
        </w:pPrChange>
      </w:pPr>
      <w:del w:id="823" w:author="Rodion Kharabet" w:date="2019-12-06T03:12:00Z">
        <w:r w:rsidRPr="005012EF" w:rsidDel="00F1013F">
          <w:delText xml:space="preserve">Вигляд головної сторінки наведено на </w:delText>
        </w:r>
      </w:del>
      <w:del w:id="824" w:author="Rodion Kharabet" w:date="2019-12-06T02:44:00Z">
        <w:r w:rsidRPr="005012EF" w:rsidDel="007F1A84">
          <w:delText>рисунку 4.</w:delText>
        </w:r>
      </w:del>
      <w:del w:id="825" w:author="Rodion Kharabet" w:date="2019-12-06T03:12:00Z">
        <w:r w:rsidRPr="005012EF" w:rsidDel="00F1013F">
          <w:delText>6</w:delText>
        </w:r>
      </w:del>
    </w:p>
    <w:p w14:paraId="6CE409C5" w14:textId="74E70D85" w:rsidR="00831018" w:rsidRPr="005012EF" w:rsidRDefault="00DF1D17" w:rsidP="00831018">
      <w:pPr>
        <w:ind w:firstLine="0"/>
        <w:jc w:val="center"/>
      </w:pPr>
      <w:r w:rsidRPr="005012EF">
        <w:rPr>
          <w:noProof/>
        </w:rPr>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rsidRPr="005012EF">
        <w:t>’</w:t>
      </w:r>
    </w:p>
    <w:p w14:paraId="5EFE93E3" w14:textId="254FBA8A" w:rsidR="000F1156" w:rsidRPr="005012EF" w:rsidRDefault="000F1156" w:rsidP="00831018">
      <w:pPr>
        <w:ind w:firstLine="0"/>
        <w:jc w:val="center"/>
      </w:pPr>
      <w:del w:id="826" w:author="Rodion Kharabet" w:date="2019-12-06T02:45:00Z">
        <w:r w:rsidRPr="005012EF" w:rsidDel="007F1A84">
          <w:delText>Рисунок 4.</w:delText>
        </w:r>
      </w:del>
      <w:ins w:id="827" w:author="Rodion Kharabet" w:date="2019-12-06T02:45:00Z">
        <w:r w:rsidR="007F1A84">
          <w:t>Рисунок 3.</w:t>
        </w:r>
      </w:ins>
      <w:r w:rsidRPr="005012EF">
        <w:t>6 – Головна сторінка веб-застосунку</w:t>
      </w:r>
    </w:p>
    <w:p w14:paraId="6E59C838" w14:textId="77777777" w:rsidR="000F1156" w:rsidRPr="005012EF" w:rsidRDefault="000F1156" w:rsidP="00831018">
      <w:pPr>
        <w:ind w:firstLine="0"/>
        <w:jc w:val="center"/>
      </w:pPr>
    </w:p>
    <w:p w14:paraId="7401FEEF" w14:textId="3C574151" w:rsidR="00362B9B" w:rsidRPr="005012EF" w:rsidDel="00F1013F" w:rsidRDefault="00804A04" w:rsidP="00DF1D17">
      <w:pPr>
        <w:rPr>
          <w:moveFrom w:id="828" w:author="Rodion Kharabet" w:date="2019-12-06T03:10:00Z"/>
        </w:rPr>
      </w:pPr>
      <w:moveFromRangeStart w:id="829" w:author="Rodion Kharabet" w:date="2019-12-06T03:10:00Z" w:name="move26494243"/>
      <w:moveFrom w:id="830" w:author="Rodion Kharabet" w:date="2019-12-06T03:10:00Z">
        <w:r w:rsidRPr="005012EF" w:rsidDel="00F1013F">
          <w:t xml:space="preserve">Веб-застосунок підтримує управління голосом. Таке управління може виявитись для користувачів більш зручним, ніж послідовність дій, пов'язаних із скануванням штрих-коду за допомогою камери смартфону. Особливо </w:t>
        </w:r>
        <w:r w:rsidR="006402FB" w:rsidRPr="005012EF" w:rsidDel="00F1013F">
          <w:t>наявність</w:t>
        </w:r>
        <w:r w:rsidRPr="005012EF" w:rsidDel="00F1013F">
          <w:t xml:space="preserve"> такого функціоналу полегшить користування мобільним веб-додатком людям з обмеженими можливостями. </w:t>
        </w:r>
        <w:r w:rsidR="00362B9B" w:rsidRPr="005012EF" w:rsidDel="00F1013F">
          <w:t xml:space="preserve">Для забезпечення базової взаємодії з товарами, керування </w:t>
        </w:r>
        <w:r w:rsidR="006402FB" w:rsidRPr="005012EF" w:rsidDel="00F1013F">
          <w:t>підтримує</w:t>
        </w:r>
        <w:r w:rsidR="00362B9B" w:rsidRPr="005012EF" w:rsidDel="00F1013F">
          <w:t xml:space="preserve"> дві команди: на додавання та на видалення товару з підсистеми моніторингу. Для коректного виконання команди необхідно чітко вимовити найменування товару саме так, як воно відображається в веб-застосунку. </w:t>
        </w:r>
        <w:r w:rsidR="006402FB" w:rsidRPr="005012EF" w:rsidDel="00F1013F">
          <w:t>Тому що</w:t>
        </w:r>
        <w:r w:rsidR="00362B9B" w:rsidRPr="005012EF" w:rsidDel="00F1013F">
          <w:t xml:space="preserve"> пошук товару буде здійснюватися саме за назвою, а не за ідентифікатором що нанесений на упаковці товару.</w:t>
        </w:r>
      </w:moveFrom>
    </w:p>
    <w:moveFromRangeEnd w:id="829"/>
    <w:p w14:paraId="7BA0FB35" w14:textId="770D294A" w:rsidR="00804A04" w:rsidRPr="005012EF" w:rsidRDefault="00EC2284" w:rsidP="00DF1D17">
      <w:del w:id="831" w:author="Rodion Kharabet" w:date="2019-12-06T03:11:00Z">
        <w:r w:rsidRPr="005012EF" w:rsidDel="00F1013F">
          <w:delText xml:space="preserve">Щоб </w:delText>
        </w:r>
        <w:r w:rsidR="006E01E3" w:rsidRPr="005012EF" w:rsidDel="00F1013F">
          <w:delText xml:space="preserve">здійснити голосове управління, необхідно на головній сторінці натиснути червону кнопку. Це призведе до активації мікрофону пристрою та початку запису </w:delText>
        </w:r>
        <w:r w:rsidR="006402FB" w:rsidRPr="005012EF" w:rsidDel="00F1013F">
          <w:delText>голосової</w:delText>
        </w:r>
        <w:r w:rsidR="006E01E3" w:rsidRPr="005012EF" w:rsidDel="00F1013F">
          <w:delText xml:space="preserve"> команди. Наступним кроком людина має вимовити команду</w:delText>
        </w:r>
        <w:r w:rsidR="008A3B90" w:rsidRPr="005012EF" w:rsidDel="00F1013F">
          <w:delText xml:space="preserve"> згідно шаблону</w:delText>
        </w:r>
        <w:r w:rsidR="006E01E3" w:rsidRPr="005012EF" w:rsidDel="00F1013F">
          <w:delText xml:space="preserve">, що </w:delText>
        </w:r>
        <w:r w:rsidR="008A3B90" w:rsidRPr="005012EF" w:rsidDel="00F1013F">
          <w:delText>складається</w:delText>
        </w:r>
        <w:r w:rsidR="006E01E3" w:rsidRPr="005012EF" w:rsidDel="00F1013F">
          <w:delText xml:space="preserve"> з дії (додавання або видалення) та найменування товару, до якого необхідно застосувати цю дію</w:delText>
        </w:r>
        <w:r w:rsidR="007F7511" w:rsidRPr="005012EF" w:rsidDel="00F1013F">
          <w:delText xml:space="preserve">. </w:delText>
        </w:r>
      </w:del>
      <w:r w:rsidR="007F7511" w:rsidRPr="005012EF">
        <w:t xml:space="preserve">У спливаючому вікні буде відображено результат розпізнавання команди. </w:t>
      </w:r>
      <w:r w:rsidR="001B2A55" w:rsidRPr="005012EF">
        <w:t xml:space="preserve">Оскільки навіть сучасні алгоритми не гарантують точного розпізнавання людської мови </w:t>
      </w:r>
      <w:r w:rsidR="001B2A55" w:rsidRPr="005012EF">
        <w:lastRenderedPageBreak/>
        <w:t xml:space="preserve">українською, такий спосіб підтвердження дії є доречним. </w:t>
      </w:r>
      <w:r w:rsidR="007F7511" w:rsidRPr="005012EF">
        <w:t xml:space="preserve">Якщо команду було розібрано правильно – до API веб-застосунку автоматично будуть здійснені відповідні запити. Користувачу </w:t>
      </w:r>
      <w:r w:rsidR="005077CF" w:rsidRPr="005012EF">
        <w:t>лише буде відображена</w:t>
      </w:r>
      <w:r w:rsidR="007F7511" w:rsidRPr="005012EF">
        <w:t xml:space="preserve"> інформація про успішне виконання операції.</w:t>
      </w:r>
      <w:r w:rsidR="000316AD" w:rsidRPr="005012EF">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1EF9FAFD" w14:textId="77777777" w:rsidR="008569C2" w:rsidRPr="005012EF" w:rsidRDefault="00221E57" w:rsidP="00DF1D17">
      <w:r w:rsidRPr="005012EF">
        <w:t xml:space="preserve">Для реалізації розпізнавання людської мови, в веб-застосунку було використано </w:t>
      </w:r>
      <w:proofErr w:type="spellStart"/>
      <w:r w:rsidRPr="005012EF">
        <w:t>Web</w:t>
      </w:r>
      <w:proofErr w:type="spellEnd"/>
      <w:r w:rsidRPr="005012EF">
        <w:t xml:space="preserve"> </w:t>
      </w:r>
      <w:proofErr w:type="spellStart"/>
      <w:r w:rsidRPr="005012EF">
        <w:t>Speech</w:t>
      </w:r>
      <w:proofErr w:type="spellEnd"/>
      <w:r w:rsidRPr="005012EF">
        <w:t xml:space="preserve"> API. </w:t>
      </w:r>
      <w:proofErr w:type="spellStart"/>
      <w:r w:rsidR="00D80F59" w:rsidRPr="005012EF">
        <w:t>Web</w:t>
      </w:r>
      <w:proofErr w:type="spellEnd"/>
      <w:r w:rsidR="00D80F59" w:rsidRPr="005012EF">
        <w:t xml:space="preserve"> </w:t>
      </w:r>
      <w:proofErr w:type="spellStart"/>
      <w:r w:rsidR="00D80F59" w:rsidRPr="005012EF">
        <w:t>Speech</w:t>
      </w:r>
      <w:proofErr w:type="spellEnd"/>
      <w:r w:rsidRPr="005012EF">
        <w:t xml:space="preserve"> API складається з двох частин: </w:t>
      </w:r>
      <w:proofErr w:type="spellStart"/>
      <w:r w:rsidRPr="005012EF">
        <w:t>Speech</w:t>
      </w:r>
      <w:proofErr w:type="spellEnd"/>
      <w:r w:rsidR="006E7D99" w:rsidRPr="005012EF">
        <w:t xml:space="preserve"> </w:t>
      </w:r>
      <w:proofErr w:type="spellStart"/>
      <w:r w:rsidRPr="005012EF">
        <w:t>Synthesis</w:t>
      </w:r>
      <w:proofErr w:type="spellEnd"/>
      <w:r w:rsidRPr="005012EF">
        <w:t xml:space="preserve"> та </w:t>
      </w:r>
      <w:proofErr w:type="spellStart"/>
      <w:r w:rsidRPr="005012EF">
        <w:t>Speech</w:t>
      </w:r>
      <w:proofErr w:type="spellEnd"/>
      <w:r w:rsidR="006E7D99" w:rsidRPr="005012EF">
        <w:t xml:space="preserve"> </w:t>
      </w:r>
      <w:proofErr w:type="spellStart"/>
      <w:r w:rsidRPr="005012EF">
        <w:t>Recognition</w:t>
      </w:r>
      <w:proofErr w:type="spellEnd"/>
      <w:r w:rsidRPr="005012EF">
        <w:t xml:space="preserve">. </w:t>
      </w:r>
    </w:p>
    <w:p w14:paraId="3BEC48FF" w14:textId="695D7022" w:rsidR="00804A04" w:rsidRPr="005012EF" w:rsidRDefault="00221E57" w:rsidP="00DF1D17">
      <w:proofErr w:type="spellStart"/>
      <w:r w:rsidRPr="005012EF">
        <w:t>Speech</w:t>
      </w:r>
      <w:proofErr w:type="spellEnd"/>
      <w:r w:rsidR="006E7D99" w:rsidRPr="005012EF">
        <w:t xml:space="preserve"> </w:t>
      </w:r>
      <w:proofErr w:type="spellStart"/>
      <w:r w:rsidRPr="005012EF">
        <w:t>Synthesis</w:t>
      </w:r>
      <w:proofErr w:type="spellEnd"/>
      <w:r w:rsidRPr="005012EF">
        <w:t xml:space="preserve"> </w:t>
      </w:r>
      <w:r w:rsidR="008569C2" w:rsidRPr="005012EF">
        <w:t xml:space="preserve">доступна розробнику через інтерфейс </w:t>
      </w:r>
      <w:proofErr w:type="spellStart"/>
      <w:r w:rsidR="008569C2" w:rsidRPr="005012EF">
        <w:t>SpeechSynthesis</w:t>
      </w:r>
      <w:proofErr w:type="spellEnd"/>
      <w:r w:rsidR="008569C2" w:rsidRPr="005012EF">
        <w:t xml:space="preserve">. Це, так званий, </w:t>
      </w:r>
      <w:proofErr w:type="spellStart"/>
      <w:r w:rsidR="008569C2" w:rsidRPr="005012EF">
        <w:t>text-to-speech</w:t>
      </w:r>
      <w:proofErr w:type="spellEnd"/>
      <w:r w:rsidR="008569C2" w:rsidRPr="005012EF">
        <w:t xml:space="preserve"> компонент, що дозволяє програмам читати людською мовою текст. Зазвичай це відбувається через вбудовані динаміки</w:t>
      </w:r>
      <w:r w:rsidR="00DB1E30" w:rsidRPr="005012EF">
        <w:t xml:space="preserve"> [46]</w:t>
      </w:r>
      <w:r w:rsidR="008569C2" w:rsidRPr="005012EF">
        <w:t xml:space="preserve">. Аудіозапис може бути створений з використанням різних типів голосів та з емоційним </w:t>
      </w:r>
      <w:proofErr w:type="spellStart"/>
      <w:r w:rsidR="008569C2" w:rsidRPr="005012EF">
        <w:t>окрасом</w:t>
      </w:r>
      <w:proofErr w:type="spellEnd"/>
      <w:r w:rsidR="008569C2" w:rsidRPr="005012EF">
        <w:t xml:space="preserve">. Наприклад, </w:t>
      </w:r>
      <w:r w:rsidR="00795883" w:rsidRPr="005012EF">
        <w:t>напівжирний</w:t>
      </w:r>
      <w:r w:rsidR="008569C2" w:rsidRPr="005012EF">
        <w:t xml:space="preserve"> текст </w:t>
      </w:r>
      <w:r w:rsidR="00795883" w:rsidRPr="005012EF">
        <w:t xml:space="preserve">може бути виділено інтонацією. </w:t>
      </w:r>
    </w:p>
    <w:p w14:paraId="40AD974E" w14:textId="1F7FAA05" w:rsidR="00795883" w:rsidRPr="005012EF" w:rsidRDefault="00795883" w:rsidP="00DF1D17">
      <w:proofErr w:type="spellStart"/>
      <w:r w:rsidRPr="005012EF">
        <w:t>Speech</w:t>
      </w:r>
      <w:proofErr w:type="spellEnd"/>
      <w:r w:rsidRPr="005012EF">
        <w:t xml:space="preserve"> </w:t>
      </w:r>
      <w:proofErr w:type="spellStart"/>
      <w:r w:rsidRPr="005012EF">
        <w:t>Recognition</w:t>
      </w:r>
      <w:proofErr w:type="spellEnd"/>
      <w:r w:rsidRPr="005012EF">
        <w:t xml:space="preserve"> доступна розробникам через інтерфейс </w:t>
      </w:r>
      <w:proofErr w:type="spellStart"/>
      <w:r w:rsidRPr="005012EF">
        <w:t>SpeechRecognition</w:t>
      </w:r>
      <w:proofErr w:type="spellEnd"/>
      <w:r w:rsidRPr="005012EF">
        <w:t>, що надає можливість розпізнати голосовий контекст з аудіозапису, зробленого мікрофоном пристрою</w:t>
      </w:r>
      <w:r w:rsidR="00DB1E30" w:rsidRPr="005012EF">
        <w:t xml:space="preserve"> [47]</w:t>
      </w:r>
      <w:r w:rsidRPr="005012EF">
        <w:t xml:space="preserve">. </w:t>
      </w:r>
      <w:r w:rsidR="006215BA" w:rsidRPr="005012EF">
        <w:t>Конструктором інтерфейсу створюється</w:t>
      </w:r>
      <w:r w:rsidRPr="005012EF">
        <w:t xml:space="preserve"> об'єкт </w:t>
      </w:r>
      <w:proofErr w:type="spellStart"/>
      <w:r w:rsidRPr="005012EF">
        <w:t>SpeechRecognition</w:t>
      </w:r>
      <w:proofErr w:type="spellEnd"/>
      <w:r w:rsidRPr="005012EF">
        <w:t xml:space="preserve">, </w:t>
      </w:r>
      <w:r w:rsidR="006215BA" w:rsidRPr="005012EF">
        <w:t>що</w:t>
      </w:r>
      <w:r w:rsidRPr="005012EF">
        <w:t xml:space="preserve"> виявл</w:t>
      </w:r>
      <w:r w:rsidR="006215BA" w:rsidRPr="005012EF">
        <w:t>яє</w:t>
      </w:r>
      <w:r w:rsidRPr="005012EF">
        <w:t xml:space="preserve">, </w:t>
      </w:r>
      <w:r w:rsidR="006215BA" w:rsidRPr="005012EF">
        <w:t xml:space="preserve">в аудіозаписі з’являється </w:t>
      </w:r>
      <w:r w:rsidR="006402FB" w:rsidRPr="005012EF">
        <w:t>людська</w:t>
      </w:r>
      <w:r w:rsidR="006215BA" w:rsidRPr="005012EF">
        <w:t xml:space="preserve"> мова</w:t>
      </w:r>
      <w:r w:rsidRPr="005012EF">
        <w:t xml:space="preserve">. Інтерфейс </w:t>
      </w:r>
      <w:proofErr w:type="spellStart"/>
      <w:r w:rsidRPr="005012EF">
        <w:t>SpeechGrammar</w:t>
      </w:r>
      <w:proofErr w:type="spellEnd"/>
      <w:r w:rsidRPr="005012EF">
        <w:t xml:space="preserve"> являє собою контейнер для певного набору граматик, який повинен розпізнавати</w:t>
      </w:r>
      <w:r w:rsidR="006215BA" w:rsidRPr="005012EF">
        <w:t xml:space="preserve"> веб-застосунок</w:t>
      </w:r>
      <w:r w:rsidRPr="005012EF">
        <w:t xml:space="preserve">. Граматика визначається за допомогою </w:t>
      </w:r>
      <w:proofErr w:type="spellStart"/>
      <w:r w:rsidR="006215BA" w:rsidRPr="005012EF">
        <w:t>JSpeech</w:t>
      </w:r>
      <w:proofErr w:type="spellEnd"/>
      <w:r w:rsidR="006215BA" w:rsidRPr="005012EF">
        <w:t xml:space="preserve"> </w:t>
      </w:r>
      <w:proofErr w:type="spellStart"/>
      <w:r w:rsidR="006215BA" w:rsidRPr="005012EF">
        <w:t>Grammar</w:t>
      </w:r>
      <w:proofErr w:type="spellEnd"/>
      <w:r w:rsidR="006215BA" w:rsidRPr="005012EF">
        <w:t xml:space="preserve"> </w:t>
      </w:r>
      <w:proofErr w:type="spellStart"/>
      <w:r w:rsidR="006215BA" w:rsidRPr="005012EF">
        <w:t>Format</w:t>
      </w:r>
      <w:proofErr w:type="spellEnd"/>
      <w:r w:rsidR="006215BA" w:rsidRPr="005012EF">
        <w:t xml:space="preserve"> </w:t>
      </w:r>
      <w:r w:rsidRPr="005012EF">
        <w:t>(JSGF)</w:t>
      </w:r>
      <w:r w:rsidR="006215BA" w:rsidRPr="005012EF">
        <w:t>.</w:t>
      </w:r>
    </w:p>
    <w:p w14:paraId="084970E9" w14:textId="2C2A3906" w:rsidR="00D35DB9" w:rsidRPr="005012EF" w:rsidRDefault="00D35DB9" w:rsidP="00DF1D17">
      <w:proofErr w:type="spellStart"/>
      <w:r w:rsidRPr="005012EF">
        <w:t>JSpeech</w:t>
      </w:r>
      <w:proofErr w:type="spellEnd"/>
      <w:r w:rsidRPr="005012EF">
        <w:t xml:space="preserve"> </w:t>
      </w:r>
      <w:proofErr w:type="spellStart"/>
      <w:r w:rsidRPr="005012EF">
        <w:t>Grammar</w:t>
      </w:r>
      <w:proofErr w:type="spellEnd"/>
      <w:r w:rsidRPr="005012EF">
        <w:t xml:space="preserve"> </w:t>
      </w:r>
      <w:proofErr w:type="spellStart"/>
      <w:r w:rsidRPr="005012EF">
        <w:t>Format</w:t>
      </w:r>
      <w:proofErr w:type="spellEnd"/>
      <w:r w:rsidRPr="005012EF">
        <w:t xml:space="preserve"> – це </w:t>
      </w:r>
      <w:proofErr w:type="spellStart"/>
      <w:r w:rsidRPr="005012EF">
        <w:t>кросплатформний</w:t>
      </w:r>
      <w:proofErr w:type="spellEnd"/>
      <w:r w:rsidRPr="005012EF">
        <w:t xml:space="preserve"> спосіб представлення граматик для </w:t>
      </w:r>
      <w:r w:rsidR="006402FB" w:rsidRPr="005012EF">
        <w:t>розпізнавання</w:t>
      </w:r>
      <w:r w:rsidRPr="005012EF">
        <w:t xml:space="preserve"> людської мови</w:t>
      </w:r>
      <w:r w:rsidR="009369C8" w:rsidRPr="005012EF">
        <w:t xml:space="preserve"> [48]</w:t>
      </w:r>
      <w:r w:rsidRPr="005012EF">
        <w:t xml:space="preserve">. Ці граматики </w:t>
      </w:r>
      <w:r w:rsidR="006402FB" w:rsidRPr="005012EF">
        <w:t>використовуються</w:t>
      </w:r>
      <w:r w:rsidRPr="005012EF">
        <w:t xml:space="preserve"> системами розпізнавання </w:t>
      </w:r>
      <w:del w:id="832" w:author="Rodion Kharabet" w:date="2019-12-06T03:13:00Z">
        <w:r w:rsidRPr="005012EF" w:rsidDel="00F1013F">
          <w:delText xml:space="preserve">речі </w:delText>
        </w:r>
      </w:del>
      <w:ins w:id="833" w:author="Rodion Kharabet" w:date="2019-12-06T03:14:00Z">
        <w:r w:rsidR="00F1013F">
          <w:t>м</w:t>
        </w:r>
      </w:ins>
      <w:ins w:id="834" w:author="Rodion Kharabet" w:date="2019-12-06T03:13:00Z">
        <w:r w:rsidR="00F1013F">
          <w:t>ови</w:t>
        </w:r>
        <w:r w:rsidR="00F1013F" w:rsidRPr="005012EF">
          <w:t xml:space="preserve"> </w:t>
        </w:r>
      </w:ins>
      <w:r w:rsidRPr="005012EF">
        <w:t xml:space="preserve">для того, щоб визначати що саме необхідно слухати. Інакше кажучи, за </w:t>
      </w:r>
      <w:r w:rsidR="006402FB" w:rsidRPr="005012EF">
        <w:t>допомогою</w:t>
      </w:r>
      <w:r w:rsidRPr="005012EF">
        <w:t xml:space="preserve"> граматики створюється шаблон повідомлення, по якому орієнтується система розпізнавання людської мови. </w:t>
      </w:r>
    </w:p>
    <w:p w14:paraId="3E9F70DB" w14:textId="16000BCE" w:rsidR="00FA27BC" w:rsidRPr="005012EF" w:rsidRDefault="00FA27BC" w:rsidP="00DF1D17">
      <w:r w:rsidRPr="005012EF">
        <w:t xml:space="preserve">Слід зазначити, що для браузерів </w:t>
      </w:r>
      <w:proofErr w:type="spellStart"/>
      <w:r w:rsidRPr="005012EF">
        <w:t>Chrome</w:t>
      </w:r>
      <w:proofErr w:type="spellEnd"/>
      <w:r w:rsidRPr="005012EF">
        <w:t xml:space="preserve">, використання інтерфейсу </w:t>
      </w:r>
      <w:proofErr w:type="spellStart"/>
      <w:r w:rsidRPr="005012EF">
        <w:t>SpeechRecognition</w:t>
      </w:r>
      <w:proofErr w:type="spellEnd"/>
      <w:r w:rsidRPr="005012EF">
        <w:t xml:space="preserve"> використовує серверні ресурси для </w:t>
      </w:r>
      <w:r w:rsidR="006402FB" w:rsidRPr="005012EF">
        <w:t>розпізнавання</w:t>
      </w:r>
      <w:r w:rsidR="00CA7D8B" w:rsidRPr="005012EF">
        <w:t xml:space="preserve"> [47]</w:t>
      </w:r>
      <w:r w:rsidRPr="005012EF">
        <w:t xml:space="preserve">. Тобто аудіо </w:t>
      </w:r>
      <w:r w:rsidRPr="005012EF">
        <w:lastRenderedPageBreak/>
        <w:t>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Pr="005012EF" w:rsidRDefault="00DF1D17" w:rsidP="00DF1D17">
      <w:r w:rsidRPr="005012EF">
        <w:t>Для ідентифікації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sidRPr="005012EF">
        <w:t xml:space="preserve"> Якщо запит на сторінку був зробленій за захищеним протоколом, то користувач отрима</w:t>
      </w:r>
      <w:r w:rsidR="00DE64D0" w:rsidRPr="005012EF">
        <w:t xml:space="preserve">є </w:t>
      </w:r>
      <w:r w:rsidR="00A32E67" w:rsidRPr="005012EF">
        <w:t xml:space="preserve">запит на </w:t>
      </w:r>
      <w:r w:rsidR="00DE64D0" w:rsidRPr="005012EF">
        <w:t>дозвіл скористатися</w:t>
      </w:r>
      <w:r w:rsidR="00A32E67" w:rsidRPr="005012EF">
        <w:t xml:space="preserve"> камерою пристрою</w:t>
      </w:r>
      <w:r w:rsidR="00DE64D0" w:rsidRPr="005012EF">
        <w:t xml:space="preserve"> для захвату зображення</w:t>
      </w:r>
      <w:r w:rsidR="00A32E67" w:rsidRPr="005012EF">
        <w:t>.</w:t>
      </w:r>
      <w:r w:rsidR="00DE64D0" w:rsidRPr="005012EF">
        <w:t xml:space="preserve"> Після надання користувачем доступу, веб-застосунок почне отримувати інформації з камери смартфону. Коли в поле зору камери потрапить штрих-код, він буде розпізнаний.</w:t>
      </w:r>
    </w:p>
    <w:p w14:paraId="4A59CB64" w14:textId="40D7BCD3" w:rsidR="00142BE9" w:rsidRPr="005012EF" w:rsidRDefault="00DE64D0" w:rsidP="00142BE9">
      <w:r w:rsidRPr="005012EF">
        <w:t>Оскільки програмні засоби розпізнають штри</w:t>
      </w:r>
      <w:r w:rsidR="00BC3BDC" w:rsidRPr="005012EF">
        <w:t>х</w:t>
      </w:r>
      <w:r w:rsidRPr="005012EF">
        <w:t xml:space="preserve">-код значно гірше за апаратні, користувач побачить спливаюче вікно. У ньому буде міститися інформація про розпізнаний ідентифікатор. </w:t>
      </w:r>
      <w:r w:rsidR="00142BE9" w:rsidRPr="005012EF">
        <w:t xml:space="preserve">Для продовження процесу користувач має підтвердити, що код було розпізнано без помилок. В </w:t>
      </w:r>
      <w:r w:rsidR="0092474C" w:rsidRPr="005012EF">
        <w:t>зворотному</w:t>
      </w:r>
      <w:r w:rsidR="00142BE9" w:rsidRPr="005012EF">
        <w:t xml:space="preserve"> випадку застосунок спробує розпізнати його знов. </w:t>
      </w:r>
      <w:r w:rsidRPr="005012EF">
        <w:t xml:space="preserve">Слід зазначити, що на якість розпізнавання сильно впливає </w:t>
      </w:r>
      <w:r w:rsidR="00142BE9" w:rsidRPr="005012EF">
        <w:t xml:space="preserve">якість камери  смартфону. Тож етап перевірки правильності розпізнання має бути невід'ємною частиною процесу додавання товару засобами смартфону. Описаний вище етап взаємодії користувача з застосунком </w:t>
      </w:r>
      <w:r w:rsidR="005A42E4" w:rsidRPr="005012EF">
        <w:t xml:space="preserve">зображено на </w:t>
      </w:r>
      <w:del w:id="835" w:author="Rodion Kharabet" w:date="2019-12-06T02:44:00Z">
        <w:r w:rsidR="005A42E4" w:rsidRPr="005012EF" w:rsidDel="007F1A84">
          <w:delText xml:space="preserve">рисунку </w:delText>
        </w:r>
        <w:r w:rsidR="00305D39" w:rsidRPr="005012EF" w:rsidDel="007F1A84">
          <w:delText>4.</w:delText>
        </w:r>
      </w:del>
      <w:ins w:id="836" w:author="Rodion Kharabet" w:date="2019-12-06T02:44:00Z">
        <w:r w:rsidR="007F1A84">
          <w:t>рисунку 3.</w:t>
        </w:r>
      </w:ins>
      <w:r w:rsidR="00305D39" w:rsidRPr="005012EF">
        <w:t>7</w:t>
      </w:r>
      <w:r w:rsidR="005A42E4" w:rsidRPr="005012EF">
        <w:t>.</w:t>
      </w:r>
    </w:p>
    <w:p w14:paraId="44CAB05A" w14:textId="77777777" w:rsidR="00534E18" w:rsidRPr="005012EF" w:rsidRDefault="00534E18" w:rsidP="00534E18">
      <w:pPr>
        <w:rPr>
          <w:ins w:id="837" w:author="Rodion Kharabet" w:date="2019-12-06T03:16:00Z"/>
        </w:rPr>
      </w:pPr>
      <w:ins w:id="838" w:author="Rodion Kharabet" w:date="2019-12-06T03:16:00Z">
        <w:r w:rsidRPr="005012EF">
          <w:t xml:space="preserve">На сторінці, де </w:t>
        </w:r>
        <w:r>
          <w:t>відбувається</w:t>
        </w:r>
        <w:r w:rsidRPr="005012EF">
          <w:t xml:space="preserve"> </w:t>
        </w:r>
        <w:r w:rsidRPr="005012EF">
          <w:t xml:space="preserve">взаємодія з камерою можна вибирати параметри зображення, що надає пристрій: розподільна здатність зйомки, включений або виключений діод для освітлення, фронтальний чи основний модуль камери. Розпізнається зображення за допомогою використання </w:t>
        </w:r>
        <w:proofErr w:type="spellStart"/>
        <w:r w:rsidRPr="005012EF">
          <w:t>Quagga</w:t>
        </w:r>
        <w:proofErr w:type="spellEnd"/>
        <w:r w:rsidRPr="005012EF">
          <w:t xml:space="preserve"> JS. </w:t>
        </w:r>
      </w:ins>
    </w:p>
    <w:p w14:paraId="2EDC46FC" w14:textId="77777777" w:rsidR="00534E18" w:rsidRPr="005012EF" w:rsidRDefault="00534E18" w:rsidP="00534E18">
      <w:pPr>
        <w:rPr>
          <w:ins w:id="839" w:author="Rodion Kharabet" w:date="2019-12-06T03:16:00Z"/>
        </w:rPr>
      </w:pPr>
      <w:proofErr w:type="spellStart"/>
      <w:ins w:id="840" w:author="Rodion Kharabet" w:date="2019-12-06T03:16:00Z">
        <w:r w:rsidRPr="005012EF">
          <w:t>QuaggaJS</w:t>
        </w:r>
        <w:proofErr w:type="spellEnd"/>
        <w:r w:rsidRPr="005012EF">
          <w:t xml:space="preserve"> – це </w:t>
        </w:r>
        <w:proofErr w:type="spellStart"/>
        <w:r w:rsidRPr="005012EF">
          <w:t>javascript</w:t>
        </w:r>
        <w:proofErr w:type="spellEnd"/>
        <w:r w:rsidRPr="005012EF">
          <w:t xml:space="preserve"> бібліотека, що виконує функції сканеру штрих-коду. Вона повністю написана на </w:t>
        </w:r>
        <w:proofErr w:type="spellStart"/>
        <w:r w:rsidRPr="005012EF">
          <w:t>JavaScript</w:t>
        </w:r>
        <w:proofErr w:type="spellEnd"/>
        <w:r w:rsidRPr="005012EF">
          <w:t xml:space="preserve">, та підтримує декодування багатьох типів штрих-кодів, таких як: EAN, CODE 128, CODE 39, EAN 8, UPC-A, UPC-C, I2of5, 2of5, CODE 93 та CODBAR. Для розпізнавання у метод бібліотеки потрібно передати зображення штрих-коду. Відмінністю цієї бібліотеки від інших є можливість використовувати </w:t>
        </w:r>
        <w:proofErr w:type="spellStart"/>
        <w:r w:rsidRPr="005012EF">
          <w:t>getUserMedia</w:t>
        </w:r>
        <w:proofErr w:type="spellEnd"/>
        <w:r w:rsidRPr="005012EF">
          <w:t xml:space="preserve"> API, що надається сучасними браузерами, для отримання прямого доступу до камери пристрою [49]. </w:t>
        </w:r>
      </w:ins>
    </w:p>
    <w:p w14:paraId="2095E9D2" w14:textId="539C06AA" w:rsidR="00142BE9" w:rsidRPr="005012EF" w:rsidDel="00534E18" w:rsidRDefault="00142BE9" w:rsidP="00142BE9">
      <w:pPr>
        <w:rPr>
          <w:del w:id="841" w:author="Rodion Kharabet" w:date="2019-12-06T03:16:00Z"/>
        </w:rPr>
      </w:pPr>
    </w:p>
    <w:p w14:paraId="2E6F2A9E" w14:textId="67D49585" w:rsidR="00A32E67" w:rsidRPr="005012EF" w:rsidRDefault="00A32E67" w:rsidP="00A32E67">
      <w:pPr>
        <w:jc w:val="center"/>
      </w:pPr>
      <w:r w:rsidRPr="005012EF">
        <w:rPr>
          <w:noProof/>
        </w:rPr>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3279" cy="5713018"/>
                    </a:xfrm>
                    <a:prstGeom prst="rect">
                      <a:avLst/>
                    </a:prstGeom>
                  </pic:spPr>
                </pic:pic>
              </a:graphicData>
            </a:graphic>
          </wp:inline>
        </w:drawing>
      </w:r>
    </w:p>
    <w:p w14:paraId="6178FA03" w14:textId="7EB41759" w:rsidR="005A42E4" w:rsidRPr="005012EF" w:rsidRDefault="005A42E4" w:rsidP="00A32E67">
      <w:pPr>
        <w:jc w:val="center"/>
      </w:pPr>
      <w:del w:id="842" w:author="Rodion Kharabet" w:date="2019-12-06T02:45:00Z">
        <w:r w:rsidRPr="005012EF" w:rsidDel="007F1A84">
          <w:delText xml:space="preserve">Рисунок </w:delText>
        </w:r>
        <w:r w:rsidR="00305D39" w:rsidRPr="005012EF" w:rsidDel="007F1A84">
          <w:delText>4.</w:delText>
        </w:r>
      </w:del>
      <w:ins w:id="843" w:author="Rodion Kharabet" w:date="2019-12-06T02:45:00Z">
        <w:r w:rsidR="007F1A84">
          <w:t>Рисунок 3.</w:t>
        </w:r>
      </w:ins>
      <w:r w:rsidR="00305D39" w:rsidRPr="005012EF">
        <w:t xml:space="preserve">7 </w:t>
      </w:r>
      <w:r w:rsidRPr="005012EF">
        <w:t xml:space="preserve">– Зчитування </w:t>
      </w:r>
      <w:r w:rsidR="006402FB" w:rsidRPr="005012EF">
        <w:t>штрих-коду</w:t>
      </w:r>
      <w:r w:rsidRPr="005012EF">
        <w:t xml:space="preserve"> </w:t>
      </w:r>
      <w:r w:rsidR="006402FB" w:rsidRPr="005012EF">
        <w:t>камерою</w:t>
      </w:r>
      <w:r w:rsidRPr="005012EF">
        <w:t xml:space="preserve"> смартфону через веб-застосунок</w:t>
      </w:r>
    </w:p>
    <w:p w14:paraId="3E01A94D" w14:textId="60C8CC68" w:rsidR="005A42E4" w:rsidRPr="005012EF" w:rsidRDefault="005A42E4" w:rsidP="005A42E4"/>
    <w:p w14:paraId="6382A119" w14:textId="0EE77BA4" w:rsidR="00BA2B56" w:rsidRPr="005012EF" w:rsidDel="00534E18" w:rsidRDefault="0050418F" w:rsidP="0050418F">
      <w:pPr>
        <w:rPr>
          <w:del w:id="844" w:author="Rodion Kharabet" w:date="2019-12-06T03:15:00Z"/>
        </w:rPr>
      </w:pPr>
      <w:del w:id="845" w:author="Rodion Kharabet" w:date="2019-12-06T03:15:00Z">
        <w:r w:rsidRPr="005012EF" w:rsidDel="00534E18">
          <w:delText xml:space="preserve">На сторінці, де існує взаємодія з камерою можна вибирати параметри </w:delText>
        </w:r>
        <w:r w:rsidR="006402FB" w:rsidRPr="005012EF" w:rsidDel="00534E18">
          <w:delText>зображення</w:delText>
        </w:r>
        <w:r w:rsidRPr="005012EF" w:rsidDel="00534E18">
          <w:delText xml:space="preserve">, що надає пристрій: розподільна здатність зйомки, включений або виключений діод для освітлення, фронтальний чи основний модуль камери. Розпізнається зображення за допомогою використання </w:delText>
        </w:r>
        <w:r w:rsidR="00BA2B56" w:rsidRPr="005012EF" w:rsidDel="00534E18">
          <w:delText xml:space="preserve">Quagga JS. </w:delText>
        </w:r>
      </w:del>
    </w:p>
    <w:p w14:paraId="12569F08" w14:textId="22D79DBA" w:rsidR="005A42E4" w:rsidRPr="005012EF" w:rsidDel="00534E18" w:rsidRDefault="00BA2B56" w:rsidP="0050418F">
      <w:pPr>
        <w:rPr>
          <w:del w:id="846" w:author="Rodion Kharabet" w:date="2019-12-06T03:15:00Z"/>
        </w:rPr>
      </w:pPr>
      <w:del w:id="847" w:author="Rodion Kharabet" w:date="2019-12-06T03:15:00Z">
        <w:r w:rsidRPr="005012EF" w:rsidDel="00534E18">
          <w:delText>QuaggaJS – це javascript бібліотека, що виконує функції сканеру штрих-коду. Вона повністю написана на JavaScript, та підтримує декодування багатьох типів штрих-кодів, таких як: EAN, CODE 128, CODE 39, EAN 8, UPC-A, UPC-C, I2of5, 2of5, CODE 93 та CODBAR. Для розпізнавання у метод бібліотеки потрібно передати зображення штрих-коду. Відмінністю цієї бібліотеки від інших є можливість використовувати getUserMedia API, що надається сучасними браузерами, для отримання прямого доступу до камери пристрою</w:delText>
        </w:r>
        <w:r w:rsidR="005821F9" w:rsidRPr="005012EF" w:rsidDel="00534E18">
          <w:delText xml:space="preserve"> [49]</w:delText>
        </w:r>
        <w:r w:rsidRPr="005012EF" w:rsidDel="00534E18">
          <w:delText xml:space="preserve">. </w:delText>
        </w:r>
      </w:del>
    </w:p>
    <w:p w14:paraId="51B049AC" w14:textId="685618AC" w:rsidR="00BA2B56" w:rsidRPr="005012EF" w:rsidRDefault="00BA2B56" w:rsidP="0050418F">
      <w:r w:rsidRPr="005012EF">
        <w:t xml:space="preserve">Важливим є той факт, що </w:t>
      </w:r>
      <w:proofErr w:type="spellStart"/>
      <w:r w:rsidRPr="005012EF">
        <w:t>getUserMedia</w:t>
      </w:r>
      <w:proofErr w:type="spellEnd"/>
      <w:r w:rsidRPr="005012EF">
        <w:t xml:space="preserve"> API потребує забезпечення захищеного доступу до веб-застосунку </w:t>
      </w:r>
      <w:r w:rsidR="00F91A30" w:rsidRPr="005012EF">
        <w:t>через браузер [</w:t>
      </w:r>
      <w:r w:rsidR="00E058E1" w:rsidRPr="005012EF">
        <w:t>50</w:t>
      </w:r>
      <w:r w:rsidR="00F91A30" w:rsidRPr="005012EF">
        <w:t xml:space="preserve">]. Таке обмеження дуже доречно в контексті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r w:rsidR="0092474C" w:rsidRPr="005012EF">
        <w:t>зворотному</w:t>
      </w:r>
      <w:r w:rsidR="00F91A30" w:rsidRPr="005012EF">
        <w:t xml:space="preserve"> випадку це </w:t>
      </w:r>
      <w:proofErr w:type="spellStart"/>
      <w:r w:rsidR="00F91A30" w:rsidRPr="005012EF">
        <w:t>компроментує</w:t>
      </w:r>
      <w:proofErr w:type="spellEnd"/>
      <w:r w:rsidR="00F91A30" w:rsidRPr="005012EF">
        <w:t xml:space="preserve"> місцезнаходження користувача та іншу особисту інформацію, що може потрапити </w:t>
      </w:r>
      <w:r w:rsidR="00CF5822" w:rsidRPr="005012EF">
        <w:t>до кадру.</w:t>
      </w:r>
    </w:p>
    <w:p w14:paraId="179314F7" w14:textId="2BA69B25" w:rsidR="00BC3BDC" w:rsidRPr="005012EF" w:rsidRDefault="00BC3BDC" w:rsidP="00126341">
      <w:r w:rsidRPr="005012EF">
        <w:lastRenderedPageBreak/>
        <w:t xml:space="preserve">Навіть за </w:t>
      </w:r>
      <w:r w:rsidR="006402FB" w:rsidRPr="005012EF">
        <w:t>умови</w:t>
      </w:r>
      <w:r w:rsidRPr="005012EF">
        <w:t xml:space="preserve"> захищеного з’єднання </w:t>
      </w:r>
      <w:proofErr w:type="spellStart"/>
      <w:r w:rsidRPr="005012EF">
        <w:t>getUserMedia</w:t>
      </w:r>
      <w:proofErr w:type="spellEnd"/>
      <w:r w:rsidRPr="005012EF">
        <w:t xml:space="preserve"> API не буде активовано, поки користувач не дозволить веб-застосунку використати камеру свого пристрою. Кожен браузер </w:t>
      </w:r>
      <w:r w:rsidR="006402FB" w:rsidRPr="005012EF">
        <w:t>зобов’язаний</w:t>
      </w:r>
      <w:r w:rsidRPr="005012EF">
        <w:t xml:space="preserve"> показати індикатор про те, що камера або мікрофон знаходяться у використанні конкретної веб-сторінки. </w:t>
      </w:r>
      <w:r w:rsidR="00126341" w:rsidRPr="005012EF">
        <w:t xml:space="preserve">Такий ідентифікатор працює окремо від апаратних індикаторів, що може мати пристрій. Наприклад, як </w:t>
      </w:r>
      <w:r w:rsidR="006402FB" w:rsidRPr="005012EF">
        <w:t>світлодіод</w:t>
      </w:r>
      <w:r w:rsidR="00126341" w:rsidRPr="005012EF">
        <w:t xml:space="preserve"> поруч з об’єктивом фронтальної камери на ноутбуках. В браузерах </w:t>
      </w:r>
      <w:proofErr w:type="spellStart"/>
      <w:r w:rsidR="00126341" w:rsidRPr="005012EF">
        <w:t>Firefox</w:t>
      </w:r>
      <w:proofErr w:type="spellEnd"/>
      <w:r w:rsidR="00126341" w:rsidRPr="005012EF">
        <w:t>, в рядку URL-адрес відображається пульсуюча червона піктограма. Вона вказує на те, що запис ведеться. Піктограма стає сірого кольору, якщо дозвіл є, але запис наразі не ведеться. Якщо відключи</w:t>
      </w:r>
      <w:r w:rsidR="00E058E1" w:rsidRPr="005012EF">
        <w:t>ти</w:t>
      </w:r>
      <w:r w:rsidR="00126341" w:rsidRPr="005012EF">
        <w:t xml:space="preserve"> камеру, індикатор активності камери згасне, вказуючи на те, що камера не здійснює запис відео. При цьому, дозв</w:t>
      </w:r>
      <w:r w:rsidR="00DC781F" w:rsidRPr="005012EF">
        <w:t>іл на використання камери не відміняється. Тобто запис продовжиться, коли камера буде підключена знову</w:t>
      </w:r>
      <w:r w:rsidR="00E058E1" w:rsidRPr="005012EF">
        <w:t xml:space="preserve"> [51]</w:t>
      </w:r>
      <w:r w:rsidR="00DC781F" w:rsidRPr="005012EF">
        <w:t>.</w:t>
      </w:r>
    </w:p>
    <w:p w14:paraId="0A341AB0" w14:textId="5A1202D2" w:rsidR="00CF5822" w:rsidRPr="005012EF" w:rsidRDefault="00BB185C" w:rsidP="0050418F">
      <w:r w:rsidRPr="005012EF">
        <w:t>Аналогічну будову</w:t>
      </w:r>
      <w:r w:rsidR="00FE0F9F" w:rsidRPr="005012EF">
        <w:t xml:space="preserve"> до розглянутої сторінки додавання товарів</w:t>
      </w:r>
      <w:r w:rsidRPr="005012EF">
        <w:t xml:space="preserve"> має сторінка для видалення товар</w:t>
      </w:r>
      <w:r w:rsidR="00FE0F9F" w:rsidRPr="005012EF">
        <w:t>ів</w:t>
      </w:r>
      <w:r w:rsidRPr="005012EF">
        <w:t xml:space="preserve"> з підсистеми </w:t>
      </w:r>
      <w:r w:rsidR="006402FB" w:rsidRPr="005012EF">
        <w:t>моніторингу</w:t>
      </w:r>
      <w:r w:rsidRPr="005012EF">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сканування штрих-коду, </w:t>
      </w:r>
      <w:r w:rsidR="00A62895" w:rsidRPr="005012EF">
        <w:t xml:space="preserve">за отриманим ідентифікатором буде знайдено відповідний запис у базі даних та змінено. </w:t>
      </w:r>
    </w:p>
    <w:p w14:paraId="60DE076D" w14:textId="0F0AD07A" w:rsidR="00BB185C" w:rsidRPr="005012EF" w:rsidRDefault="001632A1" w:rsidP="0050418F">
      <w:r w:rsidRPr="005012EF">
        <w:t xml:space="preserve">Недолік штрих-коду полягає в тому що він містить в собі тільки ідентифікатор товару. Так було зроблено, оскільки його фізичний розмір має пряму залежність від об'єму інформації, що в ньому міститься. </w:t>
      </w:r>
      <w:r w:rsidR="001724F2" w:rsidRPr="005012EF">
        <w:t xml:space="preserve">З цього виходить, що сторона, що сканує штрих-код має самостійно визначити за отриманим </w:t>
      </w:r>
      <w:r w:rsidR="006402FB" w:rsidRPr="005012EF">
        <w:t>ідентифікатором</w:t>
      </w:r>
      <w:r w:rsidR="001724F2" w:rsidRPr="005012EF">
        <w:t xml:space="preserve">, якому товару належить отриманий ідентифікатор. Це означає, що має існувати база даних, де міститься запис про товари з їх штрих-кодами. Окрім ідентифікатору та найменування товару, в </w:t>
      </w:r>
      <w:r w:rsidR="00E32829" w:rsidRPr="005012EF">
        <w:t xml:space="preserve">базах даних </w:t>
      </w:r>
      <w:r w:rsidR="006402FB" w:rsidRPr="005012EF">
        <w:t>повинна</w:t>
      </w:r>
      <w:r w:rsidR="00E32829" w:rsidRPr="005012EF">
        <w:t xml:space="preserve"> міститися інша внутрішня інформація, що стосується організації або </w:t>
      </w:r>
      <w:r w:rsidR="006402FB" w:rsidRPr="005012EF">
        <w:t>підприємства</w:t>
      </w:r>
      <w:r w:rsidR="00E32829" w:rsidRPr="005012EF">
        <w:t xml:space="preserve"> на якому було скановано цей товар. Наприклад, супермаркети </w:t>
      </w:r>
      <w:r w:rsidR="006402FB" w:rsidRPr="005012EF">
        <w:t>мають</w:t>
      </w:r>
      <w:r w:rsidR="00E32829" w:rsidRPr="005012EF">
        <w:t xml:space="preserve"> відповідні баз</w:t>
      </w:r>
      <w:ins w:id="848" w:author="Rodion Kharabet" w:date="2019-12-06T03:17:00Z">
        <w:r w:rsidR="00534E18">
          <w:t>и</w:t>
        </w:r>
      </w:ins>
      <w:r w:rsidR="00E32829" w:rsidRPr="005012EF">
        <w:t xml:space="preserve"> даних, де, окрім ідентифікаторів і найменувань, вірогідно зберігаються дані про кількість та роздрібну ціну товарів. Ця інформація є комерційною тайною магазину, і не може бути викладена у вільний доступ. </w:t>
      </w:r>
      <w:r w:rsidR="00CB5E58" w:rsidRPr="005012EF">
        <w:t xml:space="preserve">Аналогічно </w:t>
      </w:r>
      <w:r w:rsidR="00CB5E58" w:rsidRPr="005012EF">
        <w:lastRenderedPageBreak/>
        <w:t>для багатьох інших компаній, що мають зв’язок з ідентифікаці</w:t>
      </w:r>
      <w:r w:rsidR="00F9244F" w:rsidRPr="005012EF">
        <w:t xml:space="preserve">єю </w:t>
      </w:r>
      <w:r w:rsidR="00CB5E58" w:rsidRPr="005012EF">
        <w:t>товарів за штрих-кодами, інформація в базах даних є прихованою.</w:t>
      </w:r>
    </w:p>
    <w:p w14:paraId="458614F3" w14:textId="0F60926B" w:rsidR="00E32829" w:rsidRPr="005012EF" w:rsidRDefault="0063682B" w:rsidP="0050418F">
      <w:r w:rsidRPr="005012EF">
        <w:t xml:space="preserve">Існують закордонні відкриті бази даних штрих-кодів, але в них не міститься інформації про розповсюджені в Україні товари. </w:t>
      </w:r>
      <w:r w:rsidR="005F1270" w:rsidRPr="005012EF">
        <w:t>Наприклад</w:t>
      </w:r>
      <w:r w:rsidR="0007558E" w:rsidRPr="005012EF">
        <w:t>,</w:t>
      </w:r>
      <w:r w:rsidR="005F1270" w:rsidRPr="005012EF">
        <w:t xml:space="preserve"> одна з найвідоміших баз </w:t>
      </w:r>
      <w:r w:rsidR="0007558E" w:rsidRPr="005012EF">
        <w:t xml:space="preserve">штрих-кодів </w:t>
      </w:r>
      <w:proofErr w:type="spellStart"/>
      <w:r w:rsidR="0007558E" w:rsidRPr="005012EF">
        <w:t>International</w:t>
      </w:r>
      <w:proofErr w:type="spellEnd"/>
      <w:r w:rsidR="0007558E" w:rsidRPr="005012EF">
        <w:t xml:space="preserve"> </w:t>
      </w:r>
      <w:proofErr w:type="spellStart"/>
      <w:r w:rsidR="0007558E" w:rsidRPr="005012EF">
        <w:t>Barcodes</w:t>
      </w:r>
      <w:proofErr w:type="spellEnd"/>
      <w:r w:rsidR="0007558E" w:rsidRPr="005012EF">
        <w:t xml:space="preserve"> </w:t>
      </w:r>
      <w:proofErr w:type="spellStart"/>
      <w:r w:rsidR="0007558E" w:rsidRPr="005012EF">
        <w:t>Database</w:t>
      </w:r>
      <w:proofErr w:type="spellEnd"/>
      <w:r w:rsidR="0007558E" w:rsidRPr="005012EF">
        <w:t>, містить у собі лише 7 записів про товари, вироблені в Україні [</w:t>
      </w:r>
      <w:del w:id="849" w:author="Rodion Kharabet" w:date="2019-12-06T03:16:00Z">
        <w:r w:rsidR="00C514DB" w:rsidDel="00534E18">
          <w:fldChar w:fldCharType="begin"/>
        </w:r>
        <w:r w:rsidR="00C514DB" w:rsidDel="00534E18">
          <w:delInstrText xml:space="preserve"> HYPERLINK "https://barcodesdatabase.org/selected-products/?country_list_select=UA&amp;sort_options=0" </w:delInstrText>
        </w:r>
        <w:r w:rsidR="00C514DB" w:rsidDel="00534E18">
          <w:fldChar w:fldCharType="separate"/>
        </w:r>
        <w:r w:rsidR="005C2D87" w:rsidRPr="005012EF" w:rsidDel="00534E18">
          <w:rPr>
            <w:rStyle w:val="Hyperlink"/>
          </w:rPr>
          <w:delText>52</w:delText>
        </w:r>
        <w:r w:rsidR="00C514DB" w:rsidDel="00534E18">
          <w:rPr>
            <w:rStyle w:val="Hyperlink"/>
          </w:rPr>
          <w:fldChar w:fldCharType="end"/>
        </w:r>
      </w:del>
      <w:ins w:id="850" w:author="Rodion Kharabet" w:date="2019-12-06T03:16:00Z">
        <w:r w:rsidR="00534E18" w:rsidRPr="00534E18">
          <w:rPr>
            <w:rPrChange w:id="851" w:author="Rodion Kharabet" w:date="2019-12-06T03:16:00Z">
              <w:rPr>
                <w:rStyle w:val="Hyperlink"/>
              </w:rPr>
            </w:rPrChange>
          </w:rPr>
          <w:t>5</w:t>
        </w:r>
        <w:r w:rsidR="00534E18">
          <w:t>2</w:t>
        </w:r>
      </w:ins>
      <w:r w:rsidR="0007558E" w:rsidRPr="005012EF">
        <w:t xml:space="preserve">]. </w:t>
      </w:r>
      <w:r w:rsidRPr="005012EF">
        <w:t>Додавання товару до такої бази даних зводиться до певного процес</w:t>
      </w:r>
      <w:r w:rsidR="0007558E" w:rsidRPr="005012EF">
        <w:t xml:space="preserve">у. Наприклад, щоб додати товар до бази </w:t>
      </w:r>
      <w:proofErr w:type="spellStart"/>
      <w:r w:rsidR="0007558E" w:rsidRPr="005012EF">
        <w:t>Barecode</w:t>
      </w:r>
      <w:proofErr w:type="spellEnd"/>
      <w:r w:rsidR="0007558E" w:rsidRPr="005012EF">
        <w:t xml:space="preserve"> </w:t>
      </w:r>
      <w:proofErr w:type="spellStart"/>
      <w:r w:rsidR="0007558E" w:rsidRPr="005012EF">
        <w:t>Lookup</w:t>
      </w:r>
      <w:proofErr w:type="spellEnd"/>
      <w:r w:rsidR="0007558E" w:rsidRPr="005012EF">
        <w:t>, необхідно заповнити форму з 6 обов’язкових полів (всього в форма складається з 22 полів). І так</w:t>
      </w:r>
      <w:r w:rsidR="000E502D" w:rsidRPr="005012EF">
        <w:t>у</w:t>
      </w:r>
      <w:r w:rsidR="0007558E" w:rsidRPr="005012EF">
        <w:t xml:space="preserve"> </w:t>
      </w:r>
      <w:r w:rsidR="00885E23" w:rsidRPr="005012EF">
        <w:t>форму</w:t>
      </w:r>
      <w:r w:rsidR="0007558E" w:rsidRPr="005012EF">
        <w:t xml:space="preserve"> необхідно </w:t>
      </w:r>
      <w:r w:rsidR="00885E23" w:rsidRPr="005012EF">
        <w:t>заповнити</w:t>
      </w:r>
      <w:r w:rsidR="0007558E" w:rsidRPr="005012EF">
        <w:t xml:space="preserve"> </w:t>
      </w:r>
      <w:r w:rsidR="00885E23" w:rsidRPr="005012EF">
        <w:t>інформацією про</w:t>
      </w:r>
      <w:r w:rsidR="0007558E" w:rsidRPr="005012EF">
        <w:t xml:space="preserve"> </w:t>
      </w:r>
      <w:r w:rsidR="00885E23" w:rsidRPr="005012EF">
        <w:t>кожен</w:t>
      </w:r>
      <w:r w:rsidR="0007558E" w:rsidRPr="005012EF">
        <w:t xml:space="preserve"> товар</w:t>
      </w:r>
      <w:del w:id="852" w:author="Rodion Kharabet" w:date="2019-12-06T03:17:00Z">
        <w:r w:rsidR="0007558E" w:rsidRPr="005012EF" w:rsidDel="00534E18">
          <w:delText>у</w:delText>
        </w:r>
      </w:del>
      <w:r w:rsidR="0007558E" w:rsidRPr="005012EF">
        <w:t>, що присутній в роздрібній торгівлі</w:t>
      </w:r>
      <w:r w:rsidR="000E502D" w:rsidRPr="005012EF">
        <w:t xml:space="preserve">. </w:t>
      </w:r>
      <w:r w:rsidR="00885E23" w:rsidRPr="005012EF">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sidRPr="005012EF">
        <w:t xml:space="preserve">розповсюдженням інформації про свої товари українські 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sidRPr="005012EF">
        <w:t xml:space="preserve">того, щоб додати товар до вищезгаданої </w:t>
      </w:r>
      <w:proofErr w:type="spellStart"/>
      <w:r w:rsidR="00B51D40" w:rsidRPr="005012EF">
        <w:t>International</w:t>
      </w:r>
      <w:proofErr w:type="spellEnd"/>
      <w:r w:rsidR="00B51D40" w:rsidRPr="005012EF">
        <w:t xml:space="preserve"> </w:t>
      </w:r>
      <w:proofErr w:type="spellStart"/>
      <w:r w:rsidR="00B51D40" w:rsidRPr="005012EF">
        <w:t>Barcodes</w:t>
      </w:r>
      <w:proofErr w:type="spellEnd"/>
      <w:r w:rsidR="00B51D40" w:rsidRPr="005012EF">
        <w:t xml:space="preserve"> </w:t>
      </w:r>
      <w:proofErr w:type="spellStart"/>
      <w:r w:rsidR="00B51D40" w:rsidRPr="005012EF">
        <w:t>Database</w:t>
      </w:r>
      <w:proofErr w:type="spellEnd"/>
      <w:r w:rsidR="00B51D40" w:rsidRPr="005012EF">
        <w:t xml:space="preserve">, потрібно </w:t>
      </w:r>
      <w:proofErr w:type="spellStart"/>
      <w:r w:rsidR="00B51D40" w:rsidRPr="005012EF">
        <w:t>внести</w:t>
      </w:r>
      <w:proofErr w:type="spellEnd"/>
      <w:r w:rsidR="00B51D40" w:rsidRPr="005012EF">
        <w:t xml:space="preserve"> оплату в розмірі від 10$ за одиницю, якщо додається одразу більше 50 товарів та 20$ за одиницю – якщо додається тільки один товар [</w:t>
      </w:r>
      <w:r w:rsidR="005C2D87" w:rsidRPr="005012EF">
        <w:t>53</w:t>
      </w:r>
      <w:r w:rsidR="00B51D40" w:rsidRPr="005012EF">
        <w:t>].</w:t>
      </w:r>
      <w:del w:id="853" w:author="Rodion Kharabet" w:date="2019-12-06T03:17:00Z">
        <w:r w:rsidR="00B51D40" w:rsidRPr="005012EF" w:rsidDel="00534E18">
          <w:delText xml:space="preserve"> Також, </w:delText>
        </w:r>
        <w:r w:rsidR="001C4064" w:rsidRPr="005012EF" w:rsidDel="00534E18">
          <w:delText>тільки</w:delText>
        </w:r>
        <w:r w:rsidR="00B51D40" w:rsidRPr="005012EF" w:rsidDel="00534E18">
          <w:delText xml:space="preserve"> </w:delText>
        </w:r>
        <w:r w:rsidR="001C4064" w:rsidRPr="005012EF" w:rsidDel="00534E18">
          <w:delText>законим</w:delText>
        </w:r>
        <w:r w:rsidR="00B51D40" w:rsidRPr="005012EF" w:rsidDel="00534E18">
          <w:delText xml:space="preserve"> власник </w:delText>
        </w:r>
        <w:r w:rsidR="001C4064" w:rsidRPr="005012EF" w:rsidDel="00534E18">
          <w:delTex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delText>
        </w:r>
        <w:r w:rsidR="00DD4F15" w:rsidRPr="005012EF" w:rsidDel="00534E18">
          <w:delText>прикріпити</w:delText>
        </w:r>
        <w:r w:rsidR="001C4064" w:rsidRPr="005012EF" w:rsidDel="00534E18">
          <w:delText xml:space="preserve"> відповідний документ [</w:delText>
        </w:r>
        <w:r w:rsidR="005C2D87" w:rsidRPr="005012EF" w:rsidDel="00534E18">
          <w:delText>54</w:delText>
        </w:r>
        <w:r w:rsidR="001C4064" w:rsidRPr="005012EF" w:rsidDel="00534E18">
          <w:delText xml:space="preserve">]. </w:delText>
        </w:r>
      </w:del>
    </w:p>
    <w:p w14:paraId="4FC3B0C9" w14:textId="4D8F4CA4" w:rsidR="00675824" w:rsidRPr="005012EF" w:rsidRDefault="004B046C" w:rsidP="0050418F">
      <w:r w:rsidRPr="005012EF">
        <w:t>В першу чергу, розроблювана система орієнтована на використанн</w:t>
      </w:r>
      <w:del w:id="854" w:author="Rodion Kharabet" w:date="2019-12-06T03:18:00Z">
        <w:r w:rsidRPr="005012EF" w:rsidDel="00534E18">
          <w:delText>я</w:delText>
        </w:r>
      </w:del>
      <w:ins w:id="855" w:author="Rodion Kharabet" w:date="2019-12-06T03:18:00Z">
        <w:r w:rsidR="00534E18">
          <w:t>і для</w:t>
        </w:r>
      </w:ins>
      <w:del w:id="856" w:author="Rodion Kharabet" w:date="2019-12-06T03:18:00Z">
        <w:r w:rsidRPr="005012EF" w:rsidDel="00534E18">
          <w:delText xml:space="preserve"> у</w:delText>
        </w:r>
      </w:del>
      <w:r w:rsidRPr="005012EF">
        <w:t xml:space="preserve"> внутрішньо</w:t>
      </w:r>
      <w:ins w:id="857" w:author="Rodion Kharabet" w:date="2019-12-06T03:18:00Z">
        <w:r w:rsidR="00534E18">
          <w:t>го</w:t>
        </w:r>
      </w:ins>
      <w:del w:id="858" w:author="Rodion Kharabet" w:date="2019-12-06T03:18:00Z">
        <w:r w:rsidRPr="005012EF" w:rsidDel="00534E18">
          <w:delText>му</w:delText>
        </w:r>
      </w:del>
      <w:r w:rsidRPr="005012EF">
        <w:t xml:space="preserve"> ринку України. Тож більшість штрих-кодів, що будуть скануватися, належатимуть українським виробникам</w:t>
      </w:r>
      <w:r w:rsidR="0084746F" w:rsidRPr="005012EF">
        <w:t>.</w:t>
      </w:r>
      <w:r w:rsidRPr="005012EF">
        <w:t xml:space="preserve"> </w:t>
      </w:r>
      <w:r w:rsidR="00EA4B91" w:rsidRPr="005012EF">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3B16A738" w:rsidR="007D48BE" w:rsidRPr="005012EF" w:rsidRDefault="00675824" w:rsidP="00675824">
      <w:r w:rsidRPr="005012EF">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r w:rsidR="00DD4F15" w:rsidRPr="005012EF">
        <w:t>штрих</w:t>
      </w:r>
      <w:r w:rsidRPr="005012EF">
        <w:t xml:space="preserve">-кодів в актуальному </w:t>
      </w:r>
      <w:r w:rsidRPr="005012EF">
        <w:lastRenderedPageBreak/>
        <w:t xml:space="preserve">стані є проблемою. </w:t>
      </w:r>
      <w:del w:id="859" w:author="Rodion Kharabet" w:date="2019-12-06T03:18:00Z">
        <w:r w:rsidR="00EA4B91" w:rsidRPr="005012EF" w:rsidDel="00534E18">
          <w:delText xml:space="preserve">Тож </w:delText>
        </w:r>
      </w:del>
      <w:ins w:id="860" w:author="Rodion Kharabet" w:date="2019-12-06T03:18:00Z">
        <w:r w:rsidR="00534E18">
          <w:t>Тому</w:t>
        </w:r>
        <w:r w:rsidR="00534E18" w:rsidRPr="005012EF">
          <w:t xml:space="preserve"> </w:t>
        </w:r>
      </w:ins>
      <w:r w:rsidR="00EA4B91" w:rsidRPr="005012EF">
        <w:t xml:space="preserve">було прийняте рішення надати змогу всім користувачам веб-застосунку </w:t>
      </w:r>
      <w:r w:rsidR="00DD4F15" w:rsidRPr="005012EF">
        <w:t>наповнювати</w:t>
      </w:r>
      <w:r w:rsidR="00EA4B91" w:rsidRPr="005012EF">
        <w:t xml:space="preserve"> власну базу даних інформацією про найменування товару, його </w:t>
      </w:r>
      <w:r w:rsidR="00DD4F15" w:rsidRPr="005012EF">
        <w:t>короткий</w:t>
      </w:r>
      <w:r w:rsidR="00EA4B91" w:rsidRPr="005012EF">
        <w:t xml:space="preserve"> опис та ідентифікатор штрих-коду, наліплений на упаковці. </w:t>
      </w:r>
      <w:r w:rsidR="00F07F43" w:rsidRPr="005012EF">
        <w:t>Оскільки база даних єдина в межах всієї програмної частини комплексу, оновлені записи в таблиці товарів будуть доступні для всіх користувачів</w:t>
      </w:r>
      <w:del w:id="861" w:author="Rodion Kharabet" w:date="2019-12-06T03:18:00Z">
        <w:r w:rsidR="00F07F43" w:rsidRPr="005012EF" w:rsidDel="00534E18">
          <w:delText xml:space="preserve"> миттєво</w:delText>
        </w:r>
      </w:del>
      <w:r w:rsidR="00F07F43" w:rsidRPr="005012EF">
        <w:t xml:space="preserve">. </w:t>
      </w:r>
    </w:p>
    <w:p w14:paraId="762D6F1E" w14:textId="2F73B522" w:rsidR="004B046C" w:rsidRPr="005012EF" w:rsidRDefault="00F07F43" w:rsidP="00675824">
      <w:r w:rsidRPr="005012EF">
        <w:t xml:space="preserve">Для того, щоб додати новий товар </w:t>
      </w:r>
      <w:r w:rsidR="00E101BD" w:rsidRPr="005012EF">
        <w:t>до внутрішньої бази даних веб-застосунку, користувачу необхідно перейти на відповідну сторінку</w:t>
      </w:r>
      <w:r w:rsidR="000F0C56" w:rsidRPr="005012EF">
        <w:t>.</w:t>
      </w:r>
      <w:r w:rsidR="00E101BD" w:rsidRPr="005012EF">
        <w:t xml:space="preserve"> </w:t>
      </w:r>
      <w:r w:rsidR="000F0C56" w:rsidRPr="005012EF">
        <w:t>П</w:t>
      </w:r>
      <w:r w:rsidR="00E101BD" w:rsidRPr="005012EF">
        <w:t xml:space="preserve">осилання на </w:t>
      </w:r>
      <w:r w:rsidR="000F0C56" w:rsidRPr="005012EF">
        <w:t>неї</w:t>
      </w:r>
      <w:r w:rsidR="00E101BD" w:rsidRPr="005012EF">
        <w:t xml:space="preserve"> знаходиться в головному меню. </w:t>
      </w:r>
      <w:r w:rsidR="007D48BE" w:rsidRPr="005012EF">
        <w:t xml:space="preserve">На цій сторінці знаходиться список всіх найменувань в базі даних. Скріншот цієї сторінки зображено на </w:t>
      </w:r>
      <w:del w:id="862" w:author="Rodion Kharabet" w:date="2019-12-06T02:44:00Z">
        <w:r w:rsidR="007D48BE" w:rsidRPr="005012EF" w:rsidDel="007F1A84">
          <w:delText xml:space="preserve">рисунку </w:delText>
        </w:r>
        <w:r w:rsidR="00E41515" w:rsidRPr="005012EF" w:rsidDel="007F1A84">
          <w:delText>4.</w:delText>
        </w:r>
      </w:del>
      <w:ins w:id="863" w:author="Rodion Kharabet" w:date="2019-12-06T02:44:00Z">
        <w:r w:rsidR="007F1A84">
          <w:t>рисунку 3.</w:t>
        </w:r>
      </w:ins>
      <w:r w:rsidR="00E41515" w:rsidRPr="005012EF">
        <w:t>8</w:t>
      </w:r>
      <w:r w:rsidR="007D48BE" w:rsidRPr="005012EF">
        <w:t>.</w:t>
      </w:r>
    </w:p>
    <w:p w14:paraId="6017B0C8" w14:textId="07E5D010" w:rsidR="007D48BE" w:rsidRPr="005012EF" w:rsidRDefault="007D48BE" w:rsidP="00675824"/>
    <w:p w14:paraId="166B9C67" w14:textId="2B7A34E7" w:rsidR="007D48BE" w:rsidRPr="005012EF" w:rsidRDefault="007D48BE" w:rsidP="007D48BE">
      <w:r w:rsidRPr="005012EF">
        <w:rPr>
          <w:noProof/>
        </w:rPr>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5104F6E2" w:rsidR="00EA4B91" w:rsidRPr="005012EF" w:rsidRDefault="007D48BE" w:rsidP="007D48BE">
      <w:pPr>
        <w:jc w:val="center"/>
      </w:pPr>
      <w:del w:id="864" w:author="Rodion Kharabet" w:date="2019-12-06T02:45:00Z">
        <w:r w:rsidRPr="005012EF" w:rsidDel="007F1A84">
          <w:delText xml:space="preserve">Рисунок </w:delText>
        </w:r>
        <w:r w:rsidR="00E41515" w:rsidRPr="005012EF" w:rsidDel="007F1A84">
          <w:delText>4.</w:delText>
        </w:r>
      </w:del>
      <w:ins w:id="865" w:author="Rodion Kharabet" w:date="2019-12-06T02:45:00Z">
        <w:r w:rsidR="007F1A84">
          <w:t>Рисунок 3.</w:t>
        </w:r>
      </w:ins>
      <w:r w:rsidR="00E41515" w:rsidRPr="005012EF">
        <w:t xml:space="preserve">8 </w:t>
      </w:r>
      <w:r w:rsidRPr="005012EF">
        <w:t>– Сторінка існуючих товарів у баз</w:t>
      </w:r>
      <w:del w:id="866" w:author="Rodion Kharabet" w:date="2019-12-06T03:18:00Z">
        <w:r w:rsidRPr="005012EF" w:rsidDel="00534E18">
          <w:delText>и</w:delText>
        </w:r>
      </w:del>
      <w:ins w:id="867" w:author="Rodion Kharabet" w:date="2019-12-06T03:18:00Z">
        <w:r w:rsidR="00534E18">
          <w:t>і</w:t>
        </w:r>
      </w:ins>
      <w:r w:rsidRPr="005012EF">
        <w:t xml:space="preserve"> даних веб-застосунку</w:t>
      </w:r>
    </w:p>
    <w:p w14:paraId="79DFD351" w14:textId="1AE914F0" w:rsidR="007D48BE" w:rsidRPr="005012EF" w:rsidRDefault="007D48BE" w:rsidP="0050418F"/>
    <w:p w14:paraId="7AD4F27B" w14:textId="04F8A1F6" w:rsidR="007D48BE" w:rsidRPr="005012EF" w:rsidRDefault="00F82EA0" w:rsidP="0050418F">
      <w:r w:rsidRPr="005012EF">
        <w:t xml:space="preserve">Окрім списку товарів, що вже додані до бази даних, на сторінці розміщене посилання на сторінку для додавання нового товару. Перейшовши за цим посиланням, користувач має заповнити форму з 3 полів, що зображена на </w:t>
      </w:r>
      <w:del w:id="868" w:author="Rodion Kharabet" w:date="2019-12-06T02:44:00Z">
        <w:r w:rsidRPr="005012EF" w:rsidDel="007F1A84">
          <w:delText xml:space="preserve">рисунку </w:delText>
        </w:r>
        <w:r w:rsidR="003B4681" w:rsidRPr="005012EF" w:rsidDel="007F1A84">
          <w:delText>4.</w:delText>
        </w:r>
      </w:del>
      <w:ins w:id="869" w:author="Rodion Kharabet" w:date="2019-12-06T02:44:00Z">
        <w:r w:rsidR="007F1A84">
          <w:t>рисунку 3.</w:t>
        </w:r>
      </w:ins>
      <w:r w:rsidR="003B4681" w:rsidRPr="005012EF">
        <w:t>9</w:t>
      </w:r>
      <w:r w:rsidRPr="005012EF">
        <w:t xml:space="preserve">. В цій формі </w:t>
      </w:r>
      <w:r w:rsidRPr="005012EF">
        <w:lastRenderedPageBreak/>
        <w:t>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Pr="005012EF" w:rsidRDefault="0088778B" w:rsidP="0050418F"/>
    <w:p w14:paraId="58DC3DAB" w14:textId="62D296A1" w:rsidR="0088778B" w:rsidRPr="005012EF" w:rsidRDefault="0088778B" w:rsidP="0088778B">
      <w:pPr>
        <w:jc w:val="center"/>
      </w:pPr>
      <w:r w:rsidRPr="005012EF">
        <w:rPr>
          <w:noProof/>
        </w:rPr>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72904C47" w:rsidR="0088778B" w:rsidRPr="005012EF" w:rsidRDefault="007044F2" w:rsidP="007044F2">
      <w:pPr>
        <w:jc w:val="center"/>
      </w:pPr>
      <w:del w:id="870" w:author="Rodion Kharabet" w:date="2019-12-06T02:45:00Z">
        <w:r w:rsidRPr="005012EF" w:rsidDel="007F1A84">
          <w:delText xml:space="preserve">Рисунок </w:delText>
        </w:r>
        <w:r w:rsidR="003B4681" w:rsidRPr="005012EF" w:rsidDel="007F1A84">
          <w:delText>4.</w:delText>
        </w:r>
      </w:del>
      <w:ins w:id="871" w:author="Rodion Kharabet" w:date="2019-12-06T02:45:00Z">
        <w:r w:rsidR="007F1A84">
          <w:t>Рисунок 3.</w:t>
        </w:r>
      </w:ins>
      <w:r w:rsidR="003B4681" w:rsidRPr="005012EF">
        <w:t xml:space="preserve">9 </w:t>
      </w:r>
      <w:r w:rsidRPr="005012EF">
        <w:t>– Форма додавання нового товару до бази даних веб-застосунку</w:t>
      </w:r>
    </w:p>
    <w:p w14:paraId="5FC4E851" w14:textId="201145CB" w:rsidR="008A5660" w:rsidRPr="005012EF" w:rsidRDefault="008A5660" w:rsidP="007044F2">
      <w:pPr>
        <w:jc w:val="center"/>
      </w:pPr>
    </w:p>
    <w:p w14:paraId="51AF3278" w14:textId="77777777" w:rsidR="008A5660" w:rsidRPr="005012EF" w:rsidRDefault="008A5660" w:rsidP="008A5660"/>
    <w:p w14:paraId="2840626B" w14:textId="4BF29961" w:rsidR="008A5660" w:rsidRPr="005012EF" w:rsidRDefault="008A5660" w:rsidP="008A5660">
      <w:pPr>
        <w:pStyle w:val="Heading2"/>
      </w:pPr>
      <w:bookmarkStart w:id="872" w:name="_Toc25923572"/>
      <w:del w:id="873" w:author="Rodion Kharabet" w:date="2019-12-06T03:53:00Z">
        <w:r w:rsidRPr="005012EF" w:rsidDel="003969F0">
          <w:delText>4</w:delText>
        </w:r>
      </w:del>
      <w:ins w:id="874" w:author="Rodion Kharabet" w:date="2019-12-06T03:53:00Z">
        <w:r w:rsidR="003969F0">
          <w:t>3</w:t>
        </w:r>
      </w:ins>
      <w:r w:rsidRPr="005012EF">
        <w:t>.4 Апаратна частина комплексу</w:t>
      </w:r>
      <w:bookmarkEnd w:id="872"/>
    </w:p>
    <w:p w14:paraId="588AA13A" w14:textId="77777777" w:rsidR="003B4681" w:rsidRPr="005012EF" w:rsidRDefault="003B4681" w:rsidP="003B4681"/>
    <w:p w14:paraId="2404E5DC" w14:textId="468014BE" w:rsidR="007044F2" w:rsidRPr="005012EF" w:rsidRDefault="008A5660" w:rsidP="008A5660">
      <w:r w:rsidRPr="005012EF">
        <w:t xml:space="preserve">Апаратна частина складається з трьох </w:t>
      </w:r>
      <w:del w:id="875" w:author="Rodion Kharabet" w:date="2019-12-06T03:19:00Z">
        <w:r w:rsidRPr="005012EF" w:rsidDel="00534E18">
          <w:delText xml:space="preserve">різних </w:delText>
        </w:r>
      </w:del>
      <w:r w:rsidRPr="005012EF">
        <w:t xml:space="preserve">пристроїв. Вони створені для того щоб автоматизувати процес </w:t>
      </w:r>
      <w:r w:rsidR="00A60CD4" w:rsidRPr="005012EF">
        <w:t>видалення</w:t>
      </w:r>
      <w:r w:rsidRPr="005012EF">
        <w:t xml:space="preserve"> товарів, після того як користувач </w:t>
      </w:r>
      <w:r w:rsidR="00A60CD4" w:rsidRPr="005012EF">
        <w:t xml:space="preserve">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w:t>
      </w:r>
      <w:r w:rsidR="00A60CD4" w:rsidRPr="005012EF">
        <w:lastRenderedPageBreak/>
        <w:t>кожної дії користувач</w:t>
      </w:r>
      <w:r w:rsidR="001B23CA" w:rsidRPr="005012EF">
        <w:t>а</w:t>
      </w:r>
      <w:r w:rsidR="00A60CD4" w:rsidRPr="005012EF">
        <w:t>.</w:t>
      </w:r>
      <w:r w:rsidR="00AA2AD5" w:rsidRPr="005012EF">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Pr="005012EF" w:rsidRDefault="00AA2AD5" w:rsidP="008A5660"/>
    <w:p w14:paraId="7038CE06" w14:textId="6780104F" w:rsidR="00AA2AD5" w:rsidRPr="005012EF" w:rsidRDefault="00AA2AD5" w:rsidP="00AA2AD5">
      <w:pPr>
        <w:pStyle w:val="Heading3"/>
      </w:pPr>
      <w:bookmarkStart w:id="876" w:name="_Toc25923573"/>
      <w:del w:id="877" w:author="Rodion Kharabet" w:date="2019-12-06T03:53:00Z">
        <w:r w:rsidRPr="005012EF" w:rsidDel="003969F0">
          <w:delText>4</w:delText>
        </w:r>
      </w:del>
      <w:ins w:id="878" w:author="Rodion Kharabet" w:date="2019-12-06T03:53:00Z">
        <w:r w:rsidR="003969F0">
          <w:t>3</w:t>
        </w:r>
      </w:ins>
      <w:r w:rsidRPr="005012EF">
        <w:t>.4.1 Пристрій ідентифікації за штрих-кодом</w:t>
      </w:r>
      <w:bookmarkEnd w:id="876"/>
    </w:p>
    <w:p w14:paraId="297CCD75" w14:textId="33E2D307" w:rsidR="00AA2AD5" w:rsidRPr="005012EF" w:rsidRDefault="00AA2AD5" w:rsidP="00AA2AD5"/>
    <w:p w14:paraId="1FC67F00" w14:textId="0B8D8FED" w:rsidR="00AA2AD5" w:rsidRPr="005012EF" w:rsidRDefault="00AA2AD5" w:rsidP="00AA2AD5">
      <w:r w:rsidRPr="005012EF">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sidRPr="005012EF">
        <w:t>у</w:t>
      </w:r>
      <w:r w:rsidRPr="005012EF">
        <w:t>паковці</w:t>
      </w:r>
      <w:r w:rsidR="00281239" w:rsidRPr="005012EF">
        <w:t xml:space="preserve">. </w:t>
      </w:r>
      <w:r w:rsidR="004016BB" w:rsidRPr="005012EF">
        <w:t xml:space="preserve">Отриманий ідентифікатор має бути переданий як параметр до відповідного методу API веб-застосунку для здійснення подальших дій на програмному рівні системи. </w:t>
      </w:r>
    </w:p>
    <w:p w14:paraId="50D72D58" w14:textId="658DBDB5" w:rsidR="00222DBE" w:rsidRPr="005012EF" w:rsidRDefault="00222DBE" w:rsidP="00AA2AD5">
      <w:r w:rsidRPr="005012EF">
        <w:t>Для того, щоб пристрій міг здійсн</w:t>
      </w:r>
      <w:r w:rsidR="00BE020E" w:rsidRPr="005012EF">
        <w:t xml:space="preserve">ювати ідентифікацію за штрих-кодом, його необхідно було оснастити відповідним сканером. Для базової ідентифікації буде достатньо можливостей світлодіодного сканеру штрих-кодів. В більшості випадків, такі сканери вже існують як самостійні пристрої, що вже готові до використання з інформаційними системами. Вони представляють собою ті пристрої, що можна </w:t>
      </w:r>
      <w:r w:rsidR="00DD4F15" w:rsidRPr="005012EF">
        <w:t>зустріти</w:t>
      </w:r>
      <w:r w:rsidR="00BE020E" w:rsidRPr="005012EF">
        <w:t xml:space="preserve"> в будь-якому </w:t>
      </w:r>
      <w:del w:id="879" w:author="Rodion Kharabet" w:date="2019-12-06T03:19:00Z">
        <w:r w:rsidR="00BE020E" w:rsidRPr="005012EF" w:rsidDel="008B657C">
          <w:delText>продуктовому</w:delText>
        </w:r>
      </w:del>
      <w:ins w:id="880" w:author="Rodion Kharabet" w:date="2019-12-06T03:19:00Z">
        <w:r w:rsidR="008B657C">
          <w:t>магазині</w:t>
        </w:r>
      </w:ins>
      <w:r w:rsidR="003A4E2A" w:rsidRPr="005012EF">
        <w:t xml:space="preserve">. Зображення такого сканеру представлено на </w:t>
      </w:r>
      <w:del w:id="881" w:author="Rodion Kharabet" w:date="2019-12-06T02:44:00Z">
        <w:r w:rsidR="003A4E2A" w:rsidRPr="005012EF" w:rsidDel="007F1A84">
          <w:delText xml:space="preserve">рисунку </w:delText>
        </w:r>
        <w:r w:rsidR="008E3D53" w:rsidRPr="005012EF" w:rsidDel="007F1A84">
          <w:delText>4.</w:delText>
        </w:r>
      </w:del>
      <w:ins w:id="882" w:author="Rodion Kharabet" w:date="2019-12-06T02:44:00Z">
        <w:r w:rsidR="007F1A84">
          <w:t>рисунку 3.</w:t>
        </w:r>
      </w:ins>
      <w:r w:rsidR="008E3D53" w:rsidRPr="005012EF">
        <w:t>10</w:t>
      </w:r>
      <w:r w:rsidR="003A4E2A" w:rsidRPr="005012EF">
        <w:t>.</w:t>
      </w:r>
    </w:p>
    <w:p w14:paraId="10C22CB0" w14:textId="77777777" w:rsidR="003A4E2A" w:rsidRPr="005012EF" w:rsidRDefault="003A4E2A" w:rsidP="00AA2AD5"/>
    <w:p w14:paraId="51AE460B" w14:textId="16CA846A" w:rsidR="003A4E2A" w:rsidRPr="005012EF" w:rsidRDefault="003A4E2A" w:rsidP="003A4E2A">
      <w:pPr>
        <w:jc w:val="center"/>
      </w:pPr>
      <w:r w:rsidRPr="005012EF">
        <w:rPr>
          <w:noProof/>
        </w:rPr>
        <w:drawing>
          <wp:inline distT="0" distB="0" distL="0" distR="0" wp14:anchorId="5F1F53B8" wp14:editId="768B00BA">
            <wp:extent cx="3504239" cy="2774398"/>
            <wp:effectExtent l="0" t="0" r="1270" b="698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4727" cy="2782702"/>
                    </a:xfrm>
                    <a:prstGeom prst="rect">
                      <a:avLst/>
                    </a:prstGeom>
                    <a:noFill/>
                    <a:ln>
                      <a:noFill/>
                    </a:ln>
                  </pic:spPr>
                </pic:pic>
              </a:graphicData>
            </a:graphic>
          </wp:inline>
        </w:drawing>
      </w:r>
    </w:p>
    <w:p w14:paraId="1B36B103" w14:textId="24CB2E3D" w:rsidR="003A4E2A" w:rsidRPr="005012EF" w:rsidRDefault="003A4E2A" w:rsidP="003A4E2A">
      <w:pPr>
        <w:jc w:val="center"/>
      </w:pPr>
      <w:del w:id="883" w:author="Rodion Kharabet" w:date="2019-12-06T02:45:00Z">
        <w:r w:rsidRPr="005012EF" w:rsidDel="007F1A84">
          <w:delText xml:space="preserve">Рисунок </w:delText>
        </w:r>
        <w:r w:rsidR="008E3D53" w:rsidRPr="005012EF" w:rsidDel="007F1A84">
          <w:delText>4.</w:delText>
        </w:r>
      </w:del>
      <w:ins w:id="884" w:author="Rodion Kharabet" w:date="2019-12-06T02:45:00Z">
        <w:r w:rsidR="007F1A84">
          <w:t>Рисунок 3.</w:t>
        </w:r>
      </w:ins>
      <w:r w:rsidR="008E3D53" w:rsidRPr="005012EF">
        <w:t xml:space="preserve">10 </w:t>
      </w:r>
      <w:r w:rsidRPr="005012EF">
        <w:t>– Світлодіодний сканер штрих-коду [</w:t>
      </w:r>
      <w:r w:rsidR="008E3D53" w:rsidRPr="005012EF">
        <w:t>55</w:t>
      </w:r>
      <w:r w:rsidRPr="005012EF">
        <w:t>]</w:t>
      </w:r>
    </w:p>
    <w:p w14:paraId="7B32699D" w14:textId="360C4CA5" w:rsidR="003A4E2A" w:rsidRPr="005012EF" w:rsidDel="008B657C" w:rsidRDefault="003A4E2A" w:rsidP="003A4E2A">
      <w:pPr>
        <w:rPr>
          <w:del w:id="885" w:author="Rodion Kharabet" w:date="2019-12-06T03:20:00Z"/>
        </w:rPr>
      </w:pPr>
    </w:p>
    <w:p w14:paraId="57D7C4ED" w14:textId="19D7D0AE" w:rsidR="003A4E2A" w:rsidRPr="005012EF" w:rsidRDefault="003A4E2A" w:rsidP="003A4E2A">
      <w:r w:rsidRPr="005012EF">
        <w:t>Для задач, поставлених перед апаратним пристроєм у системі автоматизації ведення домашнього господарства таких сканер не підходить</w:t>
      </w:r>
      <w:ins w:id="886" w:author="Rodion Kharabet" w:date="2019-12-06T03:20:00Z">
        <w:r w:rsidR="008B657C">
          <w:t xml:space="preserve">, </w:t>
        </w:r>
      </w:ins>
      <w:del w:id="887" w:author="Rodion Kharabet" w:date="2019-12-06T03:20:00Z">
        <w:r w:rsidRPr="005012EF" w:rsidDel="008B657C">
          <w:delText xml:space="preserve">. </w:delText>
        </w:r>
      </w:del>
      <w:ins w:id="888" w:author="Rodion Kharabet" w:date="2019-12-06T03:20:00Z">
        <w:r w:rsidR="008B657C">
          <w:t>о</w:t>
        </w:r>
      </w:ins>
      <w:del w:id="889" w:author="Rodion Kharabet" w:date="2019-12-06T03:20:00Z">
        <w:r w:rsidRPr="005012EF" w:rsidDel="008B657C">
          <w:delText>О</w:delText>
        </w:r>
      </w:del>
      <w:r w:rsidRPr="005012EF">
        <w:t>скільки в</w:t>
      </w:r>
      <w:r w:rsidR="00DD4F15" w:rsidRPr="005012EF">
        <w:t>ін</w:t>
      </w:r>
      <w:r w:rsidRPr="005012EF">
        <w:t xml:space="preserve"> призначений для постійної взаємодії людини з ним</w:t>
      </w:r>
      <w:ins w:id="890" w:author="Rodion Kharabet" w:date="2019-12-06T03:20:00Z">
        <w:r w:rsidR="008B657C">
          <w:t>.</w:t>
        </w:r>
      </w:ins>
      <w:del w:id="891" w:author="Rodion Kharabet" w:date="2019-12-06T03:20:00Z">
        <w:r w:rsidRPr="005012EF" w:rsidDel="008B657C">
          <w:delText xml:space="preserve">. Він ручний, та має бути під'єднаний </w:delText>
        </w:r>
        <w:r w:rsidR="00BC11F1" w:rsidRPr="005012EF" w:rsidDel="008B657C">
          <w:delText>через</w:delText>
        </w:r>
        <w:r w:rsidRPr="005012EF" w:rsidDel="008B657C">
          <w:delText xml:space="preserve"> безпров</w:delText>
        </w:r>
        <w:r w:rsidR="00BC11F1" w:rsidRPr="005012EF" w:rsidDel="008B657C">
          <w:delText>ідним</w:delText>
        </w:r>
        <w:r w:rsidRPr="005012EF" w:rsidDel="008B657C">
          <w:delText xml:space="preserve"> інтерфейсом до</w:delText>
        </w:r>
        <w:r w:rsidR="00BC11F1" w:rsidRPr="005012EF" w:rsidDel="008B657C">
          <w:delText xml:space="preserve"> комп'ютеру або іншого обчислювального пристрою.</w:delText>
        </w:r>
        <w:r w:rsidR="00F77032" w:rsidRPr="005012EF" w:rsidDel="008B657C">
          <w:delText xml:space="preserve"> </w:delText>
        </w:r>
      </w:del>
    </w:p>
    <w:p w14:paraId="2288A6AE" w14:textId="528DEE94" w:rsidR="00F77032" w:rsidRPr="005012EF" w:rsidRDefault="00F77032" w:rsidP="003A4E2A">
      <w:r w:rsidRPr="005012EF">
        <w:t>Однією з головних вимог до розроблюваного пристрою була компактність розмірів та стаціонарність, оскільки він має знаходитись постійно поруч з кошиком для сміття</w:t>
      </w:r>
      <w:r w:rsidR="00FF5F46" w:rsidRPr="005012EF">
        <w:t xml:space="preserve"> та не має бути об'єктом прямої взаємодії з користувачем</w:t>
      </w:r>
      <w:r w:rsidRPr="005012EF">
        <w:t>.</w:t>
      </w:r>
      <w:r w:rsidR="00FF5F46" w:rsidRPr="005012EF">
        <w:t xml:space="preserve"> Для виконання поставленої задачі було </w:t>
      </w:r>
      <w:del w:id="892" w:author="Rodion Kharabet" w:date="2019-12-06T03:20:00Z">
        <w:r w:rsidR="00FF5F46" w:rsidRPr="005012EF" w:rsidDel="008B657C">
          <w:delText xml:space="preserve">знайдено </w:delText>
        </w:r>
      </w:del>
      <w:ins w:id="893" w:author="Rodion Kharabet" w:date="2019-12-06T03:20:00Z">
        <w:r w:rsidR="008B657C">
          <w:t>обрано</w:t>
        </w:r>
        <w:r w:rsidR="008B657C" w:rsidRPr="005012EF">
          <w:t xml:space="preserve"> </w:t>
        </w:r>
      </w:ins>
      <w:r w:rsidR="00FF5F46" w:rsidRPr="005012EF">
        <w:t xml:space="preserve">окремий модуль сканеру штрих-кодів 1D </w:t>
      </w:r>
      <w:proofErr w:type="spellStart"/>
      <w:r w:rsidR="00FF5F46" w:rsidRPr="005012EF">
        <w:t>Barcode</w:t>
      </w:r>
      <w:proofErr w:type="spellEnd"/>
      <w:r w:rsidR="00FF5F46" w:rsidRPr="005012EF">
        <w:t xml:space="preserve"> </w:t>
      </w:r>
      <w:proofErr w:type="spellStart"/>
      <w:r w:rsidR="00FF5F46" w:rsidRPr="005012EF">
        <w:t>Scanner</w:t>
      </w:r>
      <w:proofErr w:type="spellEnd"/>
      <w:r w:rsidR="00FF5F46" w:rsidRPr="005012EF">
        <w:t xml:space="preserve"> E1005 виробництва </w:t>
      </w:r>
      <w:proofErr w:type="spellStart"/>
      <w:r w:rsidR="00FF5F46" w:rsidRPr="005012EF">
        <w:t>Guangzhou</w:t>
      </w:r>
      <w:proofErr w:type="spellEnd"/>
      <w:r w:rsidR="00FF5F46" w:rsidRPr="005012EF">
        <w:t xml:space="preserve"> YOKO </w:t>
      </w:r>
      <w:proofErr w:type="spellStart"/>
      <w:r w:rsidR="00FF5F46" w:rsidRPr="005012EF">
        <w:t>Electron</w:t>
      </w:r>
      <w:proofErr w:type="spellEnd"/>
      <w:r w:rsidR="00C35C96" w:rsidRPr="005012EF">
        <w:t xml:space="preserve">, </w:t>
      </w:r>
      <w:r w:rsidR="00DD4F15" w:rsidRPr="005012EF">
        <w:t>зображений</w:t>
      </w:r>
      <w:r w:rsidR="00C35C96" w:rsidRPr="005012EF">
        <w:t xml:space="preserve"> на </w:t>
      </w:r>
      <w:del w:id="894" w:author="Rodion Kharabet" w:date="2019-12-06T02:44:00Z">
        <w:r w:rsidR="00C35C96" w:rsidRPr="005012EF" w:rsidDel="007F1A84">
          <w:delText xml:space="preserve">рисунку </w:delText>
        </w:r>
        <w:r w:rsidR="008E3D53" w:rsidRPr="005012EF" w:rsidDel="007F1A84">
          <w:delText>4.</w:delText>
        </w:r>
      </w:del>
      <w:ins w:id="895" w:author="Rodion Kharabet" w:date="2019-12-06T02:44:00Z">
        <w:r w:rsidR="007F1A84">
          <w:t>рисунку 3.</w:t>
        </w:r>
      </w:ins>
      <w:r w:rsidR="008E3D53" w:rsidRPr="005012EF">
        <w:t>11</w:t>
      </w:r>
      <w:r w:rsidR="00C35C96" w:rsidRPr="005012EF">
        <w:t>.</w:t>
      </w:r>
    </w:p>
    <w:p w14:paraId="61D49DDB" w14:textId="74BB4661" w:rsidR="003A4E2A" w:rsidRPr="005012EF" w:rsidRDefault="003A4E2A" w:rsidP="003A4E2A"/>
    <w:p w14:paraId="4F87EB00" w14:textId="6A131570" w:rsidR="001D1B50" w:rsidRPr="005012EF" w:rsidRDefault="001D1B50" w:rsidP="001D1B50">
      <w:pPr>
        <w:jc w:val="center"/>
      </w:pPr>
      <w:r w:rsidRPr="005012EF">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99" cy="1977519"/>
                    </a:xfrm>
                    <a:prstGeom prst="rect">
                      <a:avLst/>
                    </a:prstGeom>
                  </pic:spPr>
                </pic:pic>
              </a:graphicData>
            </a:graphic>
          </wp:inline>
        </w:drawing>
      </w:r>
    </w:p>
    <w:p w14:paraId="08985F3D" w14:textId="21B9AA1C" w:rsidR="001D1B50" w:rsidRPr="005012EF" w:rsidRDefault="001D1B50" w:rsidP="001D1B50">
      <w:pPr>
        <w:jc w:val="center"/>
      </w:pPr>
      <w:del w:id="896" w:author="Rodion Kharabet" w:date="2019-12-06T02:45:00Z">
        <w:r w:rsidRPr="005012EF" w:rsidDel="007F1A84">
          <w:delText xml:space="preserve">Рисунок </w:delText>
        </w:r>
        <w:r w:rsidR="008E3D53" w:rsidRPr="005012EF" w:rsidDel="007F1A84">
          <w:delText>4.</w:delText>
        </w:r>
      </w:del>
      <w:ins w:id="897" w:author="Rodion Kharabet" w:date="2019-12-06T02:45:00Z">
        <w:r w:rsidR="007F1A84">
          <w:t>Рисунок 3.</w:t>
        </w:r>
      </w:ins>
      <w:r w:rsidR="008E3D53" w:rsidRPr="005012EF">
        <w:t xml:space="preserve">11 </w:t>
      </w:r>
      <w:r w:rsidRPr="005012EF">
        <w:t xml:space="preserve">– Світлодіодний сканер штрих-коду 1D </w:t>
      </w:r>
      <w:proofErr w:type="spellStart"/>
      <w:r w:rsidRPr="005012EF">
        <w:t>Barcode</w:t>
      </w:r>
      <w:proofErr w:type="spellEnd"/>
      <w:r w:rsidRPr="005012EF">
        <w:t xml:space="preserve"> </w:t>
      </w:r>
      <w:proofErr w:type="spellStart"/>
      <w:r w:rsidRPr="005012EF">
        <w:t>Scanner</w:t>
      </w:r>
      <w:proofErr w:type="spellEnd"/>
      <w:r w:rsidRPr="005012EF">
        <w:t xml:space="preserve"> E1005</w:t>
      </w:r>
      <w:r w:rsidR="008E3D53" w:rsidRPr="005012EF">
        <w:t xml:space="preserve"> [56]</w:t>
      </w:r>
    </w:p>
    <w:p w14:paraId="792A47CB" w14:textId="51771ED6" w:rsidR="001D1B50" w:rsidRPr="005012EF" w:rsidRDefault="001D1B50" w:rsidP="003A4E2A"/>
    <w:p w14:paraId="61E6D2EE" w14:textId="2110C5F6" w:rsidR="001D1B50" w:rsidRPr="005012EF" w:rsidRDefault="001D1B50" w:rsidP="003A4E2A">
      <w:r w:rsidRPr="005012EF">
        <w:t>E1005 має таку ж структуру, як і більшість сканерів. В</w:t>
      </w:r>
      <w:del w:id="898" w:author="Rodion Kharabet" w:date="2019-12-06T03:21:00Z">
        <w:r w:rsidRPr="005012EF" w:rsidDel="008B657C">
          <w:delText xml:space="preserve"> </w:delText>
        </w:r>
      </w:del>
      <w:r w:rsidRPr="005012EF">
        <w:t>середині корпусу знаходяться два світлодіоди, що є джерелами світла. Від</w:t>
      </w:r>
      <w:r w:rsidR="00F80BFB" w:rsidRPr="005012EF">
        <w:t xml:space="preserve">бите від штрих-коду світло </w:t>
      </w:r>
      <w:r w:rsidR="00DD4F15" w:rsidRPr="005012EF">
        <w:t>заломлюється</w:t>
      </w:r>
      <w:r w:rsidR="00F80BFB" w:rsidRPr="005012EF">
        <w:t xml:space="preserve"> через лінзу та потрапляє до </w:t>
      </w:r>
      <w:proofErr w:type="spellStart"/>
      <w:r w:rsidR="00F80BFB" w:rsidRPr="005012EF">
        <w:t>фотосенсора</w:t>
      </w:r>
      <w:proofErr w:type="spellEnd"/>
      <w:r w:rsidR="00F80BFB" w:rsidRPr="005012EF">
        <w:t>, що за силою потоку світла генерує коливальний сигнал,</w:t>
      </w:r>
      <w:ins w:id="899" w:author="Rodion Kharabet" w:date="2019-12-06T03:21:00Z">
        <w:r w:rsidR="008B657C">
          <w:t xml:space="preserve"> який</w:t>
        </w:r>
      </w:ins>
      <w:r w:rsidR="00F80BFB" w:rsidRPr="005012EF">
        <w:t xml:space="preserve"> оброблюється </w:t>
      </w:r>
      <w:r w:rsidR="00DD4F15" w:rsidRPr="005012EF">
        <w:t>мікроконтролером</w:t>
      </w:r>
      <w:r w:rsidR="00F80BFB" w:rsidRPr="005012EF">
        <w:t xml:space="preserve">. На вихідний інтерфейс вже подається декодована інформація у вигляди </w:t>
      </w:r>
      <w:proofErr w:type="spellStart"/>
      <w:r w:rsidR="00F80BFB" w:rsidRPr="005012EF">
        <w:t>байтової</w:t>
      </w:r>
      <w:proofErr w:type="spellEnd"/>
      <w:r w:rsidR="00F80BFB" w:rsidRPr="005012EF">
        <w:t xml:space="preserve"> послідовності символів. </w:t>
      </w:r>
      <w:r w:rsidR="0083359C" w:rsidRPr="005012EF">
        <w:t xml:space="preserve">Габарити модулю представлено на </w:t>
      </w:r>
      <w:del w:id="900" w:author="Rodion Kharabet" w:date="2019-12-06T02:44:00Z">
        <w:r w:rsidR="0083359C" w:rsidRPr="005012EF" w:rsidDel="007F1A84">
          <w:delText xml:space="preserve">рисунку </w:delText>
        </w:r>
        <w:r w:rsidR="008E3D53" w:rsidRPr="005012EF" w:rsidDel="007F1A84">
          <w:delText>4.</w:delText>
        </w:r>
      </w:del>
      <w:ins w:id="901" w:author="Rodion Kharabet" w:date="2019-12-06T02:44:00Z">
        <w:r w:rsidR="007F1A84">
          <w:t>рисунку 3.</w:t>
        </w:r>
      </w:ins>
      <w:r w:rsidR="008E3D53" w:rsidRPr="005012EF">
        <w:t>12</w:t>
      </w:r>
      <w:r w:rsidR="0083359C" w:rsidRPr="005012EF">
        <w:t>.</w:t>
      </w:r>
    </w:p>
    <w:p w14:paraId="1AEDD266" w14:textId="77777777" w:rsidR="0083359C" w:rsidRPr="005012EF" w:rsidRDefault="0083359C" w:rsidP="003A4E2A"/>
    <w:p w14:paraId="1660B354" w14:textId="4552F4B9" w:rsidR="00E93E7D" w:rsidRPr="005012EF" w:rsidRDefault="00E93E7D" w:rsidP="003A4E2A">
      <w:r w:rsidRPr="005012EF">
        <w:rPr>
          <w:noProof/>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5925" cy="3333750"/>
                    </a:xfrm>
                    <a:prstGeom prst="rect">
                      <a:avLst/>
                    </a:prstGeom>
                  </pic:spPr>
                </pic:pic>
              </a:graphicData>
            </a:graphic>
          </wp:inline>
        </w:drawing>
      </w:r>
    </w:p>
    <w:p w14:paraId="1A832F8E" w14:textId="6ABFC6BE" w:rsidR="00E93E7D" w:rsidRPr="005012EF" w:rsidRDefault="00E93E7D" w:rsidP="00D65FD0">
      <w:pPr>
        <w:jc w:val="center"/>
      </w:pPr>
      <w:del w:id="902" w:author="Rodion Kharabet" w:date="2019-12-06T02:45:00Z">
        <w:r w:rsidRPr="005012EF" w:rsidDel="007F1A84">
          <w:delText>Рисунок</w:delText>
        </w:r>
        <w:r w:rsidR="008E3D53" w:rsidRPr="005012EF" w:rsidDel="007F1A84">
          <w:delText xml:space="preserve"> 4.</w:delText>
        </w:r>
      </w:del>
      <w:ins w:id="903" w:author="Rodion Kharabet" w:date="2019-12-06T02:45:00Z">
        <w:r w:rsidR="007F1A84">
          <w:t>Рисунок 3.</w:t>
        </w:r>
      </w:ins>
      <w:r w:rsidR="008E3D53" w:rsidRPr="005012EF">
        <w:t>12</w:t>
      </w:r>
      <w:r w:rsidRPr="005012EF">
        <w:t xml:space="preserve"> – </w:t>
      </w:r>
      <w:r w:rsidR="0083359C" w:rsidRPr="005012EF">
        <w:t>Габарити модуля сканеру</w:t>
      </w:r>
      <w:r w:rsidRPr="005012EF">
        <w:t xml:space="preserve"> E1005</w:t>
      </w:r>
      <w:r w:rsidR="008E3D53" w:rsidRPr="005012EF">
        <w:t xml:space="preserve"> [5</w:t>
      </w:r>
      <w:r w:rsidR="004C1A53" w:rsidRPr="005012EF">
        <w:t>7</w:t>
      </w:r>
      <w:r w:rsidR="008E3D53" w:rsidRPr="005012EF">
        <w:t>]</w:t>
      </w:r>
    </w:p>
    <w:p w14:paraId="73789878" w14:textId="04DCA517" w:rsidR="00E93E7D" w:rsidRPr="005012EF" w:rsidRDefault="00E93E7D" w:rsidP="00E93E7D"/>
    <w:p w14:paraId="1FB61436" w14:textId="3D5D641A" w:rsidR="00D65FD0" w:rsidRPr="005012EF" w:rsidRDefault="00A12275" w:rsidP="00E93E7D">
      <w:r w:rsidRPr="005012EF">
        <w:t>Модуль сканера</w:t>
      </w:r>
      <w:r w:rsidR="00D65FD0" w:rsidRPr="005012EF">
        <w:t xml:space="preserve"> виконаний у </w:t>
      </w:r>
      <w:r w:rsidRPr="005012EF">
        <w:t>невеликих</w:t>
      </w:r>
      <w:r w:rsidR="00D65FD0" w:rsidRPr="005012EF">
        <w:t xml:space="preserve"> розмірах. Його ширина та довжина не перевищує 25мм</w:t>
      </w:r>
      <w:r w:rsidR="007A6AE1" w:rsidRPr="005012EF">
        <w:t xml:space="preserve">, що підходить для вищеописаних умов використання. </w:t>
      </w:r>
      <w:r w:rsidRPr="005012EF">
        <w:t>Модуль</w:t>
      </w:r>
      <w:r w:rsidR="007A6AE1" w:rsidRPr="005012EF">
        <w:t xml:space="preserve"> </w:t>
      </w:r>
      <w:proofErr w:type="spellStart"/>
      <w:r w:rsidR="007A6AE1" w:rsidRPr="005012EF">
        <w:t>оснащен</w:t>
      </w:r>
      <w:r w:rsidRPr="005012EF">
        <w:t>о</w:t>
      </w:r>
      <w:proofErr w:type="spellEnd"/>
      <w:r w:rsidR="007A6AE1" w:rsidRPr="005012EF">
        <w:t xml:space="preserve"> 32-бітним чіпом </w:t>
      </w:r>
      <w:r w:rsidR="00DD4F15" w:rsidRPr="005012EF">
        <w:t>власної</w:t>
      </w:r>
      <w:r w:rsidRPr="005012EF">
        <w:t xml:space="preserve"> розробки </w:t>
      </w:r>
      <w:r w:rsidR="00204B15" w:rsidRPr="005012EF">
        <w:t xml:space="preserve">з запатентованим програмним забезпеченням </w:t>
      </w:r>
      <w:r w:rsidRPr="005012EF">
        <w:t>компанії YOKO</w:t>
      </w:r>
      <w:r w:rsidR="007A6AE1" w:rsidRPr="005012EF">
        <w:t xml:space="preserve">. Виробник </w:t>
      </w:r>
      <w:r w:rsidR="00204B15" w:rsidRPr="005012EF">
        <w:t>стверджує</w:t>
      </w:r>
      <w:r w:rsidR="007A6AE1" w:rsidRPr="005012EF">
        <w:t>, що сканер може декодувати штрих-коди з наявними невеликими завадами, такими як відблиски світла, пом’ята або кольорова поверхня упаковки товару</w:t>
      </w:r>
      <w:r w:rsidR="008E3D53" w:rsidRPr="005012EF">
        <w:t xml:space="preserve"> [56]</w:t>
      </w:r>
      <w:r w:rsidR="007A6AE1" w:rsidRPr="005012EF">
        <w:t>.</w:t>
      </w:r>
      <w:r w:rsidR="001D1B50" w:rsidRPr="005012EF">
        <w:t xml:space="preserve"> </w:t>
      </w:r>
    </w:p>
    <w:p w14:paraId="0056D3E2" w14:textId="7DDE9ED6" w:rsidR="004D01EA" w:rsidRPr="005012EF" w:rsidRDefault="007A6AE1" w:rsidP="00E93E7D">
      <w:r w:rsidRPr="005012EF">
        <w:t xml:space="preserve">Сканер підтримує інтерфейси комунікації з </w:t>
      </w:r>
      <w:r w:rsidR="00DD4F15" w:rsidRPr="005012EF">
        <w:t>зовнішніми</w:t>
      </w:r>
      <w:r w:rsidRPr="005012EF">
        <w:t xml:space="preserve"> пристроями через</w:t>
      </w:r>
      <w:r w:rsidR="004E1EFC" w:rsidRPr="005012EF">
        <w:t xml:space="preserve"> </w:t>
      </w:r>
      <w:r w:rsidR="00096C10" w:rsidRPr="005012EF">
        <w:t xml:space="preserve">широко </w:t>
      </w:r>
      <w:r w:rsidR="00DD4F15" w:rsidRPr="005012EF">
        <w:t>розповсюджені</w:t>
      </w:r>
      <w:r w:rsidR="004E1EFC" w:rsidRPr="005012EF">
        <w:t xml:space="preserve"> </w:t>
      </w:r>
      <w:r w:rsidR="00096C10" w:rsidRPr="005012EF">
        <w:t>стандарти</w:t>
      </w:r>
      <w:r w:rsidRPr="005012EF">
        <w:t xml:space="preserve"> USB або RS-232.</w:t>
      </w:r>
      <w:r w:rsidR="00096C10" w:rsidRPr="005012EF">
        <w:t xml:space="preserve"> </w:t>
      </w:r>
      <w:r w:rsidR="004D01EA" w:rsidRPr="005012EF">
        <w:t>Комунікація через RS-232 здійснюється на швидкості від 1200біт/с до 115200біт/с. Стандартн</w:t>
      </w:r>
      <w:r w:rsidR="00CE6E08" w:rsidRPr="005012EF">
        <w:t xml:space="preserve">а конфігурація представляє собою </w:t>
      </w:r>
      <w:r w:rsidR="00DD4F15" w:rsidRPr="005012EF">
        <w:t>швидкість</w:t>
      </w:r>
      <w:r w:rsidR="00CE6E08" w:rsidRPr="005012EF">
        <w:t xml:space="preserve"> обміну даних 115200біт/с пакетами по 8 біт даних без біта парності та з одним стоп-бітом.</w:t>
      </w:r>
    </w:p>
    <w:p w14:paraId="2BF3E1EB" w14:textId="2C3D1646" w:rsidR="007A6AE1" w:rsidRPr="005012EF" w:rsidRDefault="00096C10" w:rsidP="00E93E7D">
      <w:r w:rsidRPr="005012EF">
        <w:t>Зовнішній інтерфейс</w:t>
      </w:r>
      <w:r w:rsidR="007A6AE1" w:rsidRPr="005012EF">
        <w:t xml:space="preserve"> </w:t>
      </w:r>
      <w:r w:rsidRPr="005012EF">
        <w:t xml:space="preserve">сканеру виконаний у вигляді </w:t>
      </w:r>
      <w:proofErr w:type="spellStart"/>
      <w:r w:rsidRPr="005012EF">
        <w:t>ко</w:t>
      </w:r>
      <w:r w:rsidR="00DD4F15" w:rsidRPr="005012EF">
        <w:t>н</w:t>
      </w:r>
      <w:r w:rsidRPr="005012EF">
        <w:t>ектору</w:t>
      </w:r>
      <w:proofErr w:type="spellEnd"/>
      <w:r w:rsidRPr="005012EF">
        <w:t xml:space="preserve"> </w:t>
      </w:r>
      <w:r w:rsidR="00283071" w:rsidRPr="005012EF">
        <w:t xml:space="preserve">з 12 </w:t>
      </w:r>
      <w:proofErr w:type="spellStart"/>
      <w:r w:rsidR="00283071" w:rsidRPr="005012EF">
        <w:t>пінами</w:t>
      </w:r>
      <w:proofErr w:type="spellEnd"/>
      <w:r w:rsidR="00283071" w:rsidRPr="005012EF">
        <w:t xml:space="preserve"> </w:t>
      </w:r>
      <w:r w:rsidRPr="005012EF">
        <w:t xml:space="preserve">EM1365-LD розробки </w:t>
      </w:r>
      <w:r w:rsidR="00283071" w:rsidRPr="005012EF">
        <w:t xml:space="preserve">компанії YOKO, що передає інформацію через </w:t>
      </w:r>
      <w:r w:rsidR="00DD4F15" w:rsidRPr="005012EF">
        <w:t>стандартний</w:t>
      </w:r>
      <w:r w:rsidR="00283071" w:rsidRPr="005012EF">
        <w:t xml:space="preserve"> роз’єм для гнучкого кабелю з 12 </w:t>
      </w:r>
      <w:proofErr w:type="spellStart"/>
      <w:r w:rsidR="00283071" w:rsidRPr="005012EF">
        <w:t>пінами</w:t>
      </w:r>
      <w:proofErr w:type="spellEnd"/>
      <w:r w:rsidR="00283071" w:rsidRPr="005012EF">
        <w:t xml:space="preserve"> та шагом 0.5мм</w:t>
      </w:r>
      <w:r w:rsidR="005A08F8" w:rsidRPr="005012EF">
        <w:t xml:space="preserve">. </w:t>
      </w:r>
      <w:r w:rsidR="004C1A53" w:rsidRPr="005012EF">
        <w:t>У</w:t>
      </w:r>
      <w:r w:rsidR="005A08F8" w:rsidRPr="005012EF">
        <w:t xml:space="preserve"> </w:t>
      </w:r>
      <w:del w:id="904" w:author="Rodion Kharabet" w:date="2019-12-06T03:02:00Z">
        <w:r w:rsidR="005A08F8" w:rsidRPr="005012EF" w:rsidDel="006B702B">
          <w:delText xml:space="preserve">таблиці </w:delText>
        </w:r>
        <w:r w:rsidR="004C1A53" w:rsidRPr="005012EF" w:rsidDel="006B702B">
          <w:delText>4.</w:delText>
        </w:r>
      </w:del>
      <w:ins w:id="905" w:author="Rodion Kharabet" w:date="2019-12-06T03:02:00Z">
        <w:r w:rsidR="006B702B">
          <w:t>таблиці 3.</w:t>
        </w:r>
      </w:ins>
      <w:r w:rsidR="004C1A53" w:rsidRPr="005012EF">
        <w:t>8</w:t>
      </w:r>
      <w:r w:rsidR="005A08F8" w:rsidRPr="005012EF">
        <w:t xml:space="preserve"> наведено опис кожного піну модуля сканеру E1005.</w:t>
      </w:r>
    </w:p>
    <w:p w14:paraId="77A926B7" w14:textId="1B87315B" w:rsidR="00AB2DBF" w:rsidRPr="005012EF" w:rsidDel="008B657C" w:rsidRDefault="00AB2DBF" w:rsidP="00E93E7D">
      <w:pPr>
        <w:rPr>
          <w:del w:id="906" w:author="Rodion Kharabet" w:date="2019-12-06T03:22:00Z"/>
        </w:rPr>
      </w:pPr>
    </w:p>
    <w:p w14:paraId="3FAF16D9" w14:textId="6B4F7163" w:rsidR="00A447EC" w:rsidRPr="005012EF" w:rsidRDefault="00AB2DBF" w:rsidP="00E93E7D">
      <w:del w:id="907" w:author="Rodion Kharabet" w:date="2019-12-06T03:02:00Z">
        <w:r w:rsidRPr="005012EF" w:rsidDel="006B702B">
          <w:delText>Таблиця 4.</w:delText>
        </w:r>
      </w:del>
      <w:ins w:id="908" w:author="Rodion Kharabet" w:date="2019-12-06T03:02:00Z">
        <w:r w:rsidR="006B702B">
          <w:t>Таблиця 3.</w:t>
        </w:r>
      </w:ins>
      <w:r w:rsidRPr="005012EF">
        <w:t>8</w:t>
      </w:r>
      <w:ins w:id="909" w:author="Rodion Kharabet" w:date="2019-12-06T03:22:00Z">
        <w:r w:rsidR="008B657C">
          <w:t xml:space="preserve"> –</w:t>
        </w:r>
      </w:ins>
      <w:ins w:id="910" w:author="Rodion Kharabet" w:date="2019-12-06T03:23:00Z">
        <w:r w:rsidR="008B657C">
          <w:t xml:space="preserve"> </w:t>
        </w:r>
      </w:ins>
      <w:ins w:id="911" w:author="Rodion Kharabet" w:date="2019-12-06T03:22:00Z">
        <w:r w:rsidR="008B657C">
          <w:t xml:space="preserve">Піни модуля сканеру </w:t>
        </w:r>
      </w:ins>
      <w:ins w:id="912" w:author="Rodion Kharabet" w:date="2019-12-06T03:23:00Z">
        <w:r w:rsidR="008B657C" w:rsidRPr="005012EF">
          <w:t>E1005</w:t>
        </w:r>
      </w:ins>
    </w:p>
    <w:tbl>
      <w:tblPr>
        <w:tblStyle w:val="TableGrid"/>
        <w:tblW w:w="0" w:type="auto"/>
        <w:tblLook w:val="04A0" w:firstRow="1" w:lastRow="0" w:firstColumn="1" w:lastColumn="0" w:noHBand="0" w:noVBand="1"/>
      </w:tblPr>
      <w:tblGrid>
        <w:gridCol w:w="704"/>
        <w:gridCol w:w="1418"/>
        <w:gridCol w:w="8221"/>
      </w:tblGrid>
      <w:tr w:rsidR="005A08F8" w:rsidRPr="005012EF" w14:paraId="01DE8761" w14:textId="77777777" w:rsidTr="009E2FD5">
        <w:tc>
          <w:tcPr>
            <w:tcW w:w="704" w:type="dxa"/>
          </w:tcPr>
          <w:p w14:paraId="7E8D827B" w14:textId="36894A8F" w:rsidR="005A08F8" w:rsidRPr="005012EF" w:rsidRDefault="005A08F8" w:rsidP="00E93E7D">
            <w:pPr>
              <w:ind w:firstLine="0"/>
            </w:pPr>
            <w:r w:rsidRPr="005012EF">
              <w:t>№</w:t>
            </w:r>
          </w:p>
        </w:tc>
        <w:tc>
          <w:tcPr>
            <w:tcW w:w="1418" w:type="dxa"/>
          </w:tcPr>
          <w:p w14:paraId="15D39E53" w14:textId="662C0AA1" w:rsidR="005A08F8" w:rsidRPr="005012EF" w:rsidRDefault="005A08F8" w:rsidP="00E93E7D">
            <w:pPr>
              <w:ind w:firstLine="0"/>
            </w:pPr>
            <w:r w:rsidRPr="005012EF">
              <w:t>Назва</w:t>
            </w:r>
          </w:p>
        </w:tc>
        <w:tc>
          <w:tcPr>
            <w:tcW w:w="8221" w:type="dxa"/>
          </w:tcPr>
          <w:p w14:paraId="704E2B42" w14:textId="44A5C038" w:rsidR="005A08F8" w:rsidRPr="005012EF" w:rsidRDefault="005A08F8" w:rsidP="00E93E7D">
            <w:pPr>
              <w:ind w:firstLine="0"/>
            </w:pPr>
            <w:r w:rsidRPr="005012EF">
              <w:t>Опис</w:t>
            </w:r>
          </w:p>
        </w:tc>
      </w:tr>
      <w:tr w:rsidR="005A08F8" w:rsidRPr="005012EF" w14:paraId="7365A527" w14:textId="77777777" w:rsidTr="009E2FD5">
        <w:tc>
          <w:tcPr>
            <w:tcW w:w="704" w:type="dxa"/>
          </w:tcPr>
          <w:p w14:paraId="50FC4637" w14:textId="25CC0574" w:rsidR="005A08F8" w:rsidRPr="005012EF" w:rsidRDefault="005A08F8" w:rsidP="00E93E7D">
            <w:pPr>
              <w:ind w:firstLine="0"/>
            </w:pPr>
            <w:r w:rsidRPr="005012EF">
              <w:t>1</w:t>
            </w:r>
          </w:p>
        </w:tc>
        <w:tc>
          <w:tcPr>
            <w:tcW w:w="1418" w:type="dxa"/>
          </w:tcPr>
          <w:p w14:paraId="791E8BBD" w14:textId="5A0982BC" w:rsidR="005A08F8" w:rsidRPr="005012EF" w:rsidRDefault="005A08F8" w:rsidP="00E93E7D">
            <w:pPr>
              <w:ind w:firstLine="0"/>
            </w:pPr>
            <w:r w:rsidRPr="005012EF">
              <w:t>NC</w:t>
            </w:r>
          </w:p>
        </w:tc>
        <w:tc>
          <w:tcPr>
            <w:tcW w:w="8221" w:type="dxa"/>
          </w:tcPr>
          <w:p w14:paraId="7472CE6A" w14:textId="277ADA1B" w:rsidR="005A08F8" w:rsidRPr="005012EF" w:rsidRDefault="005A08F8" w:rsidP="00E93E7D">
            <w:pPr>
              <w:ind w:firstLine="0"/>
            </w:pPr>
            <w:r w:rsidRPr="005012EF">
              <w:t xml:space="preserve">Резервний </w:t>
            </w:r>
            <w:proofErr w:type="spellStart"/>
            <w:r w:rsidRPr="005012EF">
              <w:t>пін</w:t>
            </w:r>
            <w:proofErr w:type="spellEnd"/>
          </w:p>
        </w:tc>
      </w:tr>
      <w:tr w:rsidR="005A08F8" w:rsidRPr="005012EF" w14:paraId="68332599" w14:textId="77777777" w:rsidTr="009E2FD5">
        <w:tc>
          <w:tcPr>
            <w:tcW w:w="704" w:type="dxa"/>
          </w:tcPr>
          <w:p w14:paraId="1D7DB1B2" w14:textId="2F0E1181" w:rsidR="005A08F8" w:rsidRPr="005012EF" w:rsidRDefault="005A08F8" w:rsidP="00E93E7D">
            <w:pPr>
              <w:ind w:firstLine="0"/>
            </w:pPr>
            <w:r w:rsidRPr="005012EF">
              <w:t>2</w:t>
            </w:r>
          </w:p>
        </w:tc>
        <w:tc>
          <w:tcPr>
            <w:tcW w:w="1418" w:type="dxa"/>
          </w:tcPr>
          <w:p w14:paraId="7A16BC1F" w14:textId="588F2FBF" w:rsidR="005A08F8" w:rsidRPr="005012EF" w:rsidRDefault="005A08F8" w:rsidP="00E93E7D">
            <w:pPr>
              <w:ind w:firstLine="0"/>
            </w:pPr>
            <w:r w:rsidRPr="005012EF">
              <w:t>VCC</w:t>
            </w:r>
          </w:p>
        </w:tc>
        <w:tc>
          <w:tcPr>
            <w:tcW w:w="8221" w:type="dxa"/>
          </w:tcPr>
          <w:p w14:paraId="7854CC6B" w14:textId="4E36C454" w:rsidR="005A08F8" w:rsidRPr="005012EF" w:rsidRDefault="005A08F8" w:rsidP="00E93E7D">
            <w:pPr>
              <w:ind w:firstLine="0"/>
            </w:pPr>
            <w:r w:rsidRPr="005012EF">
              <w:t xml:space="preserve">Живлення </w:t>
            </w:r>
            <w:r w:rsidR="00DD4F15" w:rsidRPr="005012EF">
              <w:t>постійним</w:t>
            </w:r>
            <w:r w:rsidRPr="005012EF">
              <w:t xml:space="preserve"> </w:t>
            </w:r>
            <w:r w:rsidR="00DD4F15" w:rsidRPr="005012EF">
              <w:t>струмом</w:t>
            </w:r>
            <w:r w:rsidRPr="005012EF">
              <w:t xml:space="preserve"> та напругою 5В</w:t>
            </w:r>
          </w:p>
        </w:tc>
      </w:tr>
      <w:tr w:rsidR="005A08F8" w:rsidRPr="005012EF" w14:paraId="71E99E8C" w14:textId="77777777" w:rsidTr="009E2FD5">
        <w:tc>
          <w:tcPr>
            <w:tcW w:w="704" w:type="dxa"/>
          </w:tcPr>
          <w:p w14:paraId="0D363AD2" w14:textId="49C25795" w:rsidR="005A08F8" w:rsidRPr="005012EF" w:rsidRDefault="005A08F8" w:rsidP="00E93E7D">
            <w:pPr>
              <w:ind w:firstLine="0"/>
            </w:pPr>
            <w:r w:rsidRPr="005012EF">
              <w:t>3</w:t>
            </w:r>
          </w:p>
        </w:tc>
        <w:tc>
          <w:tcPr>
            <w:tcW w:w="1418" w:type="dxa"/>
          </w:tcPr>
          <w:p w14:paraId="747B54C4" w14:textId="4A41D8FE" w:rsidR="005A08F8" w:rsidRPr="005012EF" w:rsidRDefault="005A08F8" w:rsidP="00E93E7D">
            <w:pPr>
              <w:ind w:firstLine="0"/>
            </w:pPr>
            <w:r w:rsidRPr="005012EF">
              <w:t>GND</w:t>
            </w:r>
          </w:p>
        </w:tc>
        <w:tc>
          <w:tcPr>
            <w:tcW w:w="8221" w:type="dxa"/>
          </w:tcPr>
          <w:p w14:paraId="6EDEBC45" w14:textId="33995328" w:rsidR="005A08F8" w:rsidRPr="005012EF" w:rsidRDefault="005A08F8" w:rsidP="00E93E7D">
            <w:pPr>
              <w:ind w:firstLine="0"/>
            </w:pPr>
            <w:r w:rsidRPr="005012EF">
              <w:t>Заземлення</w:t>
            </w:r>
          </w:p>
        </w:tc>
      </w:tr>
      <w:tr w:rsidR="005A08F8" w:rsidRPr="005012EF" w14:paraId="1696A0FC" w14:textId="77777777" w:rsidTr="009E2FD5">
        <w:tc>
          <w:tcPr>
            <w:tcW w:w="704" w:type="dxa"/>
          </w:tcPr>
          <w:p w14:paraId="2A7447E3" w14:textId="3FA6C12D" w:rsidR="005A08F8" w:rsidRPr="005012EF" w:rsidRDefault="005A08F8" w:rsidP="00E93E7D">
            <w:pPr>
              <w:ind w:firstLine="0"/>
            </w:pPr>
            <w:r w:rsidRPr="005012EF">
              <w:t>4</w:t>
            </w:r>
          </w:p>
        </w:tc>
        <w:tc>
          <w:tcPr>
            <w:tcW w:w="1418" w:type="dxa"/>
          </w:tcPr>
          <w:p w14:paraId="49F6A003" w14:textId="1C79CF97" w:rsidR="005A08F8" w:rsidRPr="005012EF" w:rsidRDefault="005A08F8" w:rsidP="00E93E7D">
            <w:pPr>
              <w:ind w:firstLine="0"/>
            </w:pPr>
            <w:r w:rsidRPr="005012EF">
              <w:t>RX</w:t>
            </w:r>
          </w:p>
        </w:tc>
        <w:tc>
          <w:tcPr>
            <w:tcW w:w="8221" w:type="dxa"/>
          </w:tcPr>
          <w:p w14:paraId="7094C6AC" w14:textId="4F2777A9" w:rsidR="005A08F8" w:rsidRPr="005012EF" w:rsidRDefault="00DD4F15" w:rsidP="00E93E7D">
            <w:pPr>
              <w:ind w:firstLine="0"/>
            </w:pPr>
            <w:r w:rsidRPr="005012EF">
              <w:t>Послідовний</w:t>
            </w:r>
            <w:r w:rsidR="005A08F8" w:rsidRPr="005012EF">
              <w:t xml:space="preserve"> порт прийому</w:t>
            </w:r>
          </w:p>
        </w:tc>
      </w:tr>
      <w:tr w:rsidR="005A08F8" w:rsidRPr="005012EF" w14:paraId="1223BF8D" w14:textId="77777777" w:rsidTr="009E2FD5">
        <w:tc>
          <w:tcPr>
            <w:tcW w:w="704" w:type="dxa"/>
          </w:tcPr>
          <w:p w14:paraId="2BAA97A0" w14:textId="7B4DB136" w:rsidR="005A08F8" w:rsidRPr="005012EF" w:rsidRDefault="005A08F8" w:rsidP="00E93E7D">
            <w:pPr>
              <w:ind w:firstLine="0"/>
            </w:pPr>
            <w:r w:rsidRPr="005012EF">
              <w:t>5</w:t>
            </w:r>
          </w:p>
        </w:tc>
        <w:tc>
          <w:tcPr>
            <w:tcW w:w="1418" w:type="dxa"/>
          </w:tcPr>
          <w:p w14:paraId="4A8791D1" w14:textId="00E9162A" w:rsidR="005A08F8" w:rsidRPr="005012EF" w:rsidRDefault="005A08F8" w:rsidP="00E93E7D">
            <w:pPr>
              <w:ind w:firstLine="0"/>
            </w:pPr>
            <w:r w:rsidRPr="005012EF">
              <w:t>TX</w:t>
            </w:r>
          </w:p>
        </w:tc>
        <w:tc>
          <w:tcPr>
            <w:tcW w:w="8221" w:type="dxa"/>
          </w:tcPr>
          <w:p w14:paraId="52D36057" w14:textId="7A6F4EB8" w:rsidR="005A08F8" w:rsidRPr="005012EF" w:rsidRDefault="005A08F8" w:rsidP="00E93E7D">
            <w:pPr>
              <w:ind w:firstLine="0"/>
            </w:pPr>
            <w:r w:rsidRPr="005012EF">
              <w:t>Послідовний порт передачі</w:t>
            </w:r>
          </w:p>
        </w:tc>
      </w:tr>
      <w:tr w:rsidR="005A08F8" w:rsidRPr="005012EF" w14:paraId="026F4299" w14:textId="77777777" w:rsidTr="009E2FD5">
        <w:tc>
          <w:tcPr>
            <w:tcW w:w="704" w:type="dxa"/>
          </w:tcPr>
          <w:p w14:paraId="007844D1" w14:textId="6E946AF6" w:rsidR="005A08F8" w:rsidRPr="005012EF" w:rsidRDefault="005A08F8" w:rsidP="00E93E7D">
            <w:pPr>
              <w:ind w:firstLine="0"/>
            </w:pPr>
            <w:r w:rsidRPr="005012EF">
              <w:t>6</w:t>
            </w:r>
          </w:p>
        </w:tc>
        <w:tc>
          <w:tcPr>
            <w:tcW w:w="1418" w:type="dxa"/>
          </w:tcPr>
          <w:p w14:paraId="20F4A912" w14:textId="4DB89F40" w:rsidR="005A08F8" w:rsidRPr="005012EF" w:rsidRDefault="005A08F8" w:rsidP="00E93E7D">
            <w:pPr>
              <w:ind w:firstLine="0"/>
            </w:pPr>
            <w:r w:rsidRPr="005012EF">
              <w:t>USB_D-</w:t>
            </w:r>
          </w:p>
        </w:tc>
        <w:tc>
          <w:tcPr>
            <w:tcW w:w="8221" w:type="dxa"/>
          </w:tcPr>
          <w:p w14:paraId="51BE0915" w14:textId="53C3A9CF" w:rsidR="005A08F8" w:rsidRPr="005012EF" w:rsidRDefault="005A08F8" w:rsidP="00E93E7D">
            <w:pPr>
              <w:ind w:firstLine="0"/>
            </w:pPr>
            <w:r w:rsidRPr="005012EF">
              <w:t>USB сигнал</w:t>
            </w:r>
          </w:p>
        </w:tc>
      </w:tr>
      <w:tr w:rsidR="005A08F8" w:rsidRPr="005012EF" w14:paraId="7A0D7718" w14:textId="77777777" w:rsidTr="009E2FD5">
        <w:tc>
          <w:tcPr>
            <w:tcW w:w="704" w:type="dxa"/>
          </w:tcPr>
          <w:p w14:paraId="015AA481" w14:textId="4ED8536E" w:rsidR="005A08F8" w:rsidRPr="005012EF" w:rsidRDefault="005A08F8" w:rsidP="00E93E7D">
            <w:pPr>
              <w:ind w:firstLine="0"/>
            </w:pPr>
            <w:r w:rsidRPr="005012EF">
              <w:t>7</w:t>
            </w:r>
          </w:p>
        </w:tc>
        <w:tc>
          <w:tcPr>
            <w:tcW w:w="1418" w:type="dxa"/>
          </w:tcPr>
          <w:p w14:paraId="0D658FD5" w14:textId="1652E91A" w:rsidR="005A08F8" w:rsidRPr="005012EF" w:rsidRDefault="005A08F8" w:rsidP="00E93E7D">
            <w:pPr>
              <w:ind w:firstLine="0"/>
            </w:pPr>
            <w:r w:rsidRPr="005012EF">
              <w:t>USB_D+</w:t>
            </w:r>
          </w:p>
        </w:tc>
        <w:tc>
          <w:tcPr>
            <w:tcW w:w="8221" w:type="dxa"/>
          </w:tcPr>
          <w:p w14:paraId="4A74B340" w14:textId="39391B10" w:rsidR="005A08F8" w:rsidRPr="005012EF" w:rsidRDefault="005A08F8" w:rsidP="00E93E7D">
            <w:pPr>
              <w:ind w:firstLine="0"/>
            </w:pPr>
            <w:r w:rsidRPr="005012EF">
              <w:t>USB сигнал</w:t>
            </w:r>
          </w:p>
        </w:tc>
      </w:tr>
      <w:tr w:rsidR="009E2FD5" w:rsidRPr="005012EF" w14:paraId="0325754B" w14:textId="77777777" w:rsidTr="009E2FD5">
        <w:tc>
          <w:tcPr>
            <w:tcW w:w="704" w:type="dxa"/>
          </w:tcPr>
          <w:p w14:paraId="3326C8AE" w14:textId="4F11788A" w:rsidR="009E2FD5" w:rsidRPr="005012EF" w:rsidRDefault="009E2FD5" w:rsidP="00E93E7D">
            <w:pPr>
              <w:ind w:firstLine="0"/>
            </w:pPr>
            <w:r w:rsidRPr="005012EF">
              <w:t>8</w:t>
            </w:r>
          </w:p>
        </w:tc>
        <w:tc>
          <w:tcPr>
            <w:tcW w:w="1418" w:type="dxa"/>
          </w:tcPr>
          <w:p w14:paraId="71ED81B7" w14:textId="6F020FC8" w:rsidR="009E2FD5" w:rsidRPr="005012EF" w:rsidRDefault="009E2FD5" w:rsidP="00E93E7D">
            <w:pPr>
              <w:ind w:firstLine="0"/>
            </w:pPr>
            <w:r w:rsidRPr="005012EF">
              <w:t>NC</w:t>
            </w:r>
          </w:p>
        </w:tc>
        <w:tc>
          <w:tcPr>
            <w:tcW w:w="8221" w:type="dxa"/>
          </w:tcPr>
          <w:p w14:paraId="3F9646C3" w14:textId="1ECC29D4" w:rsidR="009E2FD5" w:rsidRPr="005012EF" w:rsidRDefault="009E2FD5" w:rsidP="00E93E7D">
            <w:pPr>
              <w:ind w:firstLine="0"/>
            </w:pPr>
            <w:r w:rsidRPr="005012EF">
              <w:t xml:space="preserve">Резервний </w:t>
            </w:r>
            <w:proofErr w:type="spellStart"/>
            <w:r w:rsidRPr="005012EF">
              <w:t>пін</w:t>
            </w:r>
            <w:proofErr w:type="spellEnd"/>
          </w:p>
        </w:tc>
      </w:tr>
      <w:tr w:rsidR="009E2FD5" w:rsidRPr="005012EF" w14:paraId="6FA04C91" w14:textId="77777777" w:rsidTr="009E2FD5">
        <w:tc>
          <w:tcPr>
            <w:tcW w:w="704" w:type="dxa"/>
          </w:tcPr>
          <w:p w14:paraId="08E843C6" w14:textId="6C4A2C1C" w:rsidR="009E2FD5" w:rsidRPr="005012EF" w:rsidRDefault="009E2FD5" w:rsidP="00E93E7D">
            <w:pPr>
              <w:ind w:firstLine="0"/>
            </w:pPr>
            <w:r w:rsidRPr="005012EF">
              <w:t>9</w:t>
            </w:r>
          </w:p>
        </w:tc>
        <w:tc>
          <w:tcPr>
            <w:tcW w:w="1418" w:type="dxa"/>
          </w:tcPr>
          <w:p w14:paraId="517CAA0B" w14:textId="1674B57D" w:rsidR="009E2FD5" w:rsidRPr="005012EF" w:rsidRDefault="009E2FD5" w:rsidP="00E93E7D">
            <w:pPr>
              <w:ind w:firstLine="0"/>
            </w:pPr>
            <w:r w:rsidRPr="005012EF">
              <w:t>BPR</w:t>
            </w:r>
          </w:p>
        </w:tc>
        <w:tc>
          <w:tcPr>
            <w:tcW w:w="8221" w:type="dxa"/>
          </w:tcPr>
          <w:p w14:paraId="36943ACB" w14:textId="02202490" w:rsidR="009E2FD5" w:rsidRPr="005012EF" w:rsidRDefault="009E2FD5" w:rsidP="00E93E7D">
            <w:pPr>
              <w:ind w:firstLine="0"/>
            </w:pPr>
            <w:r w:rsidRPr="005012EF">
              <w:t>Вихідний сигнал для дзвінка</w:t>
            </w:r>
          </w:p>
        </w:tc>
      </w:tr>
      <w:tr w:rsidR="009E2FD5" w:rsidRPr="005012EF" w14:paraId="401CBB9E" w14:textId="77777777" w:rsidTr="009E2FD5">
        <w:tc>
          <w:tcPr>
            <w:tcW w:w="704" w:type="dxa"/>
          </w:tcPr>
          <w:p w14:paraId="5B5F1227" w14:textId="196AF70A" w:rsidR="009E2FD5" w:rsidRPr="005012EF" w:rsidRDefault="009E2FD5" w:rsidP="00E93E7D">
            <w:pPr>
              <w:ind w:firstLine="0"/>
            </w:pPr>
            <w:r w:rsidRPr="005012EF">
              <w:t>10</w:t>
            </w:r>
          </w:p>
        </w:tc>
        <w:tc>
          <w:tcPr>
            <w:tcW w:w="1418" w:type="dxa"/>
          </w:tcPr>
          <w:p w14:paraId="69485ABA" w14:textId="2B640086" w:rsidR="009E2FD5" w:rsidRPr="005012EF" w:rsidRDefault="009E2FD5" w:rsidP="00E93E7D">
            <w:pPr>
              <w:ind w:firstLine="0"/>
            </w:pPr>
            <w:r w:rsidRPr="005012EF">
              <w:t>LED</w:t>
            </w:r>
          </w:p>
        </w:tc>
        <w:tc>
          <w:tcPr>
            <w:tcW w:w="8221" w:type="dxa"/>
          </w:tcPr>
          <w:p w14:paraId="17CD7561" w14:textId="44339513" w:rsidR="009E2FD5" w:rsidRPr="005012EF" w:rsidRDefault="009E2FD5" w:rsidP="00E93E7D">
            <w:pPr>
              <w:ind w:firstLine="0"/>
            </w:pPr>
            <w:r w:rsidRPr="005012EF">
              <w:t>Вихід для індикатора успішного декодування</w:t>
            </w:r>
          </w:p>
        </w:tc>
      </w:tr>
      <w:tr w:rsidR="009E2FD5" w:rsidRPr="005012EF" w14:paraId="21F0780F" w14:textId="77777777" w:rsidTr="009E2FD5">
        <w:tc>
          <w:tcPr>
            <w:tcW w:w="704" w:type="dxa"/>
          </w:tcPr>
          <w:p w14:paraId="6F63A5A4" w14:textId="43EB59C5" w:rsidR="009E2FD5" w:rsidRPr="005012EF" w:rsidRDefault="009E2FD5" w:rsidP="00E93E7D">
            <w:pPr>
              <w:ind w:firstLine="0"/>
            </w:pPr>
            <w:r w:rsidRPr="005012EF">
              <w:t>11</w:t>
            </w:r>
          </w:p>
        </w:tc>
        <w:tc>
          <w:tcPr>
            <w:tcW w:w="1418" w:type="dxa"/>
          </w:tcPr>
          <w:p w14:paraId="5CD66BD4" w14:textId="7A482CD8" w:rsidR="009E2FD5" w:rsidRPr="005012EF" w:rsidRDefault="009E2FD5" w:rsidP="00E93E7D">
            <w:pPr>
              <w:ind w:firstLine="0"/>
            </w:pPr>
            <w:r w:rsidRPr="005012EF">
              <w:t>NC</w:t>
            </w:r>
          </w:p>
        </w:tc>
        <w:tc>
          <w:tcPr>
            <w:tcW w:w="8221" w:type="dxa"/>
          </w:tcPr>
          <w:p w14:paraId="28F3898C" w14:textId="1DF22E96" w:rsidR="009E2FD5" w:rsidRPr="005012EF" w:rsidRDefault="009E2FD5" w:rsidP="00E93E7D">
            <w:pPr>
              <w:ind w:firstLine="0"/>
            </w:pPr>
            <w:r w:rsidRPr="005012EF">
              <w:t xml:space="preserve">Резервний </w:t>
            </w:r>
            <w:proofErr w:type="spellStart"/>
            <w:r w:rsidRPr="005012EF">
              <w:t>пін</w:t>
            </w:r>
            <w:proofErr w:type="spellEnd"/>
          </w:p>
        </w:tc>
      </w:tr>
      <w:tr w:rsidR="009E2FD5" w:rsidRPr="005012EF" w14:paraId="3D20FF15" w14:textId="77777777" w:rsidTr="009E2FD5">
        <w:tc>
          <w:tcPr>
            <w:tcW w:w="704" w:type="dxa"/>
          </w:tcPr>
          <w:p w14:paraId="20532B48" w14:textId="4118746F" w:rsidR="009E2FD5" w:rsidRPr="005012EF" w:rsidRDefault="009E2FD5" w:rsidP="00E93E7D">
            <w:pPr>
              <w:ind w:firstLine="0"/>
            </w:pPr>
            <w:r w:rsidRPr="005012EF">
              <w:t>12</w:t>
            </w:r>
          </w:p>
        </w:tc>
        <w:tc>
          <w:tcPr>
            <w:tcW w:w="1418" w:type="dxa"/>
          </w:tcPr>
          <w:p w14:paraId="31B0349C" w14:textId="59C3ADA7" w:rsidR="009E2FD5" w:rsidRPr="005012EF" w:rsidRDefault="009E2FD5" w:rsidP="00E93E7D">
            <w:pPr>
              <w:ind w:firstLine="0"/>
            </w:pPr>
            <w:r w:rsidRPr="005012EF">
              <w:t>TRIG</w:t>
            </w:r>
          </w:p>
        </w:tc>
        <w:tc>
          <w:tcPr>
            <w:tcW w:w="8221" w:type="dxa"/>
          </w:tcPr>
          <w:p w14:paraId="4FDF1B23" w14:textId="2648CEAB" w:rsidR="009E2FD5" w:rsidRPr="005012EF" w:rsidRDefault="009E2FD5" w:rsidP="00E93E7D">
            <w:pPr>
              <w:ind w:firstLine="0"/>
            </w:pPr>
            <w:r w:rsidRPr="005012EF">
              <w:t xml:space="preserve">Тригер для </w:t>
            </w:r>
            <w:r w:rsidR="00F50E91" w:rsidRPr="005012EF">
              <w:t>сканування</w:t>
            </w:r>
          </w:p>
        </w:tc>
      </w:tr>
    </w:tbl>
    <w:p w14:paraId="1DB8A160" w14:textId="5CF43632" w:rsidR="00A447EC" w:rsidRPr="005012EF" w:rsidRDefault="00A447EC" w:rsidP="00A447EC"/>
    <w:p w14:paraId="5CE87DC4" w14:textId="48A1C9C1" w:rsidR="00BF10CC" w:rsidRPr="005012EF" w:rsidRDefault="00A447EC" w:rsidP="00A447EC">
      <w:r w:rsidRPr="005012EF">
        <w:t xml:space="preserve">Для активації </w:t>
      </w:r>
      <w:r w:rsidR="005F54D5" w:rsidRPr="005012EF">
        <w:t>сканеру</w:t>
      </w:r>
      <w:del w:id="913" w:author="Rodion Kharabet" w:date="2019-12-06T03:23:00Z">
        <w:r w:rsidRPr="005012EF" w:rsidDel="008B657C">
          <w:delText xml:space="preserve"> </w:delText>
        </w:r>
        <w:r w:rsidR="005F54D5" w:rsidRPr="005012EF" w:rsidDel="008B657C">
          <w:delText>–</w:delText>
        </w:r>
      </w:del>
      <w:r w:rsidRPr="005012EF">
        <w:t xml:space="preserve"> </w:t>
      </w:r>
      <w:r w:rsidR="005F54D5" w:rsidRPr="005012EF">
        <w:t xml:space="preserve">необхідно подати на 12 </w:t>
      </w:r>
      <w:proofErr w:type="spellStart"/>
      <w:r w:rsidR="005F54D5" w:rsidRPr="005012EF">
        <w:t>пін</w:t>
      </w:r>
      <w:proofErr w:type="spellEnd"/>
      <w:r w:rsidR="005F54D5" w:rsidRPr="005012EF">
        <w:t xml:space="preserve"> високий рівень сигналу. Для того, щоб сканер почав </w:t>
      </w:r>
      <w:r w:rsidR="00DD4F15" w:rsidRPr="005012EF">
        <w:t>спрацьовувати</w:t>
      </w:r>
      <w:r w:rsidR="005F54D5" w:rsidRPr="005012EF">
        <w:t xml:space="preserve"> тільки тоді, коли користувач </w:t>
      </w:r>
      <w:r w:rsidR="00DD4F15" w:rsidRPr="005012EF">
        <w:t>викидає</w:t>
      </w:r>
      <w:r w:rsidR="005F54D5" w:rsidRPr="005012EF">
        <w:t xml:space="preserve"> сміття – було вирішено використати</w:t>
      </w:r>
      <w:r w:rsidR="00A80116" w:rsidRPr="005012EF">
        <w:t xml:space="preserve"> цифровий </w:t>
      </w:r>
      <w:r w:rsidR="005F54D5" w:rsidRPr="005012EF">
        <w:t xml:space="preserve">інфрачервоний </w:t>
      </w:r>
      <w:r w:rsidR="00DD4F15" w:rsidRPr="005012EF">
        <w:t>датчик</w:t>
      </w:r>
      <w:r w:rsidR="00557809" w:rsidRPr="005012EF">
        <w:t xml:space="preserve"> виявлення</w:t>
      </w:r>
      <w:r w:rsidR="005F54D5" w:rsidRPr="005012EF">
        <w:t xml:space="preserve"> перешкод YL-63</w:t>
      </w:r>
      <w:r w:rsidR="00BF10CC" w:rsidRPr="005012EF">
        <w:t xml:space="preserve">, </w:t>
      </w:r>
      <w:proofErr w:type="spellStart"/>
      <w:r w:rsidR="00BF10CC" w:rsidRPr="005012EF">
        <w:t>зображенн</w:t>
      </w:r>
      <w:ins w:id="914" w:author="Rodion Kharabet" w:date="2019-12-06T03:23:00Z">
        <w:r w:rsidR="008B657C">
          <w:t>ий</w:t>
        </w:r>
      </w:ins>
      <w:proofErr w:type="spellEnd"/>
      <w:del w:id="915" w:author="Rodion Kharabet" w:date="2019-12-06T03:23:00Z">
        <w:r w:rsidR="00BF10CC" w:rsidRPr="005012EF" w:rsidDel="008B657C">
          <w:delText>я</w:delText>
        </w:r>
      </w:del>
      <w:r w:rsidR="00BF10CC" w:rsidRPr="005012EF">
        <w:t xml:space="preserve"> на </w:t>
      </w:r>
      <w:del w:id="916" w:author="Rodion Kharabet" w:date="2019-12-06T02:44:00Z">
        <w:r w:rsidR="00BF10CC" w:rsidRPr="005012EF" w:rsidDel="007F1A84">
          <w:delText xml:space="preserve">рисунку </w:delText>
        </w:r>
        <w:r w:rsidR="00573193" w:rsidRPr="005012EF" w:rsidDel="007F1A84">
          <w:delText>4.</w:delText>
        </w:r>
      </w:del>
      <w:ins w:id="917" w:author="Rodion Kharabet" w:date="2019-12-06T02:44:00Z">
        <w:r w:rsidR="007F1A84">
          <w:t>рисунку 3.</w:t>
        </w:r>
      </w:ins>
      <w:r w:rsidR="00573193" w:rsidRPr="005012EF">
        <w:t>13</w:t>
      </w:r>
      <w:r w:rsidR="005F54D5" w:rsidRPr="005012EF">
        <w:t xml:space="preserve">. </w:t>
      </w:r>
      <w:r w:rsidR="00A80116" w:rsidRPr="005012EF">
        <w:t>Його використовують, коли необхідно визначити наявність об’єкту</w:t>
      </w:r>
      <w:r w:rsidR="001129F3" w:rsidRPr="005012EF">
        <w:t xml:space="preserve">, без точної інформації про дистанцію, на якій він знаходиться. </w:t>
      </w:r>
    </w:p>
    <w:p w14:paraId="1A37F471" w14:textId="77777777" w:rsidR="00BF10CC" w:rsidRPr="005012EF" w:rsidRDefault="00BF10CC" w:rsidP="00A447EC"/>
    <w:p w14:paraId="5019CBA4" w14:textId="0FFC5DCF" w:rsidR="00BF10CC" w:rsidRPr="005012EF" w:rsidRDefault="00BF10CC" w:rsidP="00BF10CC">
      <w:pPr>
        <w:jc w:val="center"/>
      </w:pPr>
      <w:r w:rsidRPr="005012EF">
        <w:rPr>
          <w:noProof/>
        </w:rPr>
        <w:drawing>
          <wp:inline distT="0" distB="0" distL="0" distR="0" wp14:anchorId="33AF1C10" wp14:editId="13162A97">
            <wp:extent cx="3005628" cy="1714500"/>
            <wp:effectExtent l="0" t="0" r="4445"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8450" b="15493"/>
                    <a:stretch/>
                  </pic:blipFill>
                  <pic:spPr bwMode="auto">
                    <a:xfrm>
                      <a:off x="0" y="0"/>
                      <a:ext cx="3018639" cy="1721922"/>
                    </a:xfrm>
                    <a:prstGeom prst="rect">
                      <a:avLst/>
                    </a:prstGeom>
                    <a:noFill/>
                    <a:ln>
                      <a:noFill/>
                    </a:ln>
                    <a:extLst>
                      <a:ext uri="{53640926-AAD7-44D8-BBD7-CCE9431645EC}">
                        <a14:shadowObscured xmlns:a14="http://schemas.microsoft.com/office/drawing/2010/main"/>
                      </a:ext>
                    </a:extLst>
                  </pic:spPr>
                </pic:pic>
              </a:graphicData>
            </a:graphic>
          </wp:inline>
        </w:drawing>
      </w:r>
    </w:p>
    <w:p w14:paraId="5FA77516" w14:textId="5A38474E" w:rsidR="00BF10CC" w:rsidRPr="005012EF" w:rsidRDefault="00BF10CC" w:rsidP="00BF10CC">
      <w:pPr>
        <w:jc w:val="center"/>
      </w:pPr>
      <w:del w:id="918" w:author="Rodion Kharabet" w:date="2019-12-06T02:45:00Z">
        <w:r w:rsidRPr="005012EF" w:rsidDel="007F1A84">
          <w:delText xml:space="preserve">Рисунок </w:delText>
        </w:r>
        <w:r w:rsidR="00573193" w:rsidRPr="005012EF" w:rsidDel="007F1A84">
          <w:delText>4.</w:delText>
        </w:r>
      </w:del>
      <w:ins w:id="919" w:author="Rodion Kharabet" w:date="2019-12-06T02:45:00Z">
        <w:r w:rsidR="007F1A84">
          <w:t>Рисунок 3.</w:t>
        </w:r>
      </w:ins>
      <w:r w:rsidR="00573193" w:rsidRPr="005012EF">
        <w:t xml:space="preserve">13 </w:t>
      </w:r>
      <w:r w:rsidRPr="005012EF">
        <w:t xml:space="preserve">– Датчик </w:t>
      </w:r>
      <w:r w:rsidR="00CE6C5F" w:rsidRPr="005012EF">
        <w:t xml:space="preserve">виявлення </w:t>
      </w:r>
      <w:r w:rsidRPr="005012EF">
        <w:t>перешкод YL-63</w:t>
      </w:r>
      <w:r w:rsidR="006343C9" w:rsidRPr="005012EF">
        <w:t xml:space="preserve"> [</w:t>
      </w:r>
      <w:r w:rsidR="00573193" w:rsidRPr="005012EF">
        <w:t>58</w:t>
      </w:r>
      <w:r w:rsidR="006343C9" w:rsidRPr="005012EF">
        <w:t>]</w:t>
      </w:r>
    </w:p>
    <w:p w14:paraId="6961DDC8" w14:textId="45066BA2" w:rsidR="00BF10CC" w:rsidRPr="005012EF" w:rsidDel="00CA07D2" w:rsidRDefault="00BF10CC" w:rsidP="00A447EC">
      <w:pPr>
        <w:rPr>
          <w:del w:id="920" w:author="Rodion Kharabet" w:date="2019-12-06T03:26:00Z"/>
        </w:rPr>
      </w:pPr>
    </w:p>
    <w:p w14:paraId="62355C36" w14:textId="31D2DAAE" w:rsidR="00A447EC" w:rsidRPr="005012EF" w:rsidRDefault="001129F3" w:rsidP="00A447EC">
      <w:r w:rsidRPr="005012EF">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w:t>
      </w:r>
      <w:r w:rsidR="00DD4F15" w:rsidRPr="005012EF">
        <w:t>побудований</w:t>
      </w:r>
      <w:r w:rsidRPr="005012EF">
        <w:t xml:space="preserve"> на базі компаратора LM393, що видає високий сигнал на виході, якщо датчик фіксує перешкоду</w:t>
      </w:r>
      <w:r w:rsidR="00573193" w:rsidRPr="005012EF">
        <w:t xml:space="preserve"> [59]</w:t>
      </w:r>
      <w:r w:rsidRPr="005012EF">
        <w:t>. Порогове значення визначається за допомогою потенціометра.</w:t>
      </w:r>
      <w:r w:rsidR="000B78BB" w:rsidRPr="005012EF">
        <w:t xml:space="preserve"> </w:t>
      </w:r>
    </w:p>
    <w:p w14:paraId="6AA3C95E" w14:textId="0A4B9C3C" w:rsidR="000B78BB" w:rsidRPr="005012EF" w:rsidRDefault="000B78BB" w:rsidP="000B78BB">
      <w:r w:rsidRPr="005012EF">
        <w:t>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матеріал</w:t>
      </w:r>
      <w:r w:rsidR="00DD4F15" w:rsidRPr="005012EF">
        <w:t>у</w:t>
      </w:r>
      <w:r w:rsidRPr="005012EF">
        <w:t xml:space="preserve"> предмету. Так, наприклад, для виявлення предмету, виготовленого з гуми чорного кольору, </w:t>
      </w:r>
      <w:r w:rsidR="00CE58D7" w:rsidRPr="005012EF">
        <w:t xml:space="preserve">необхідно наблизити </w:t>
      </w:r>
      <w:r w:rsidR="00A179CA" w:rsidRPr="005012EF">
        <w:t>його до датчику</w:t>
      </w:r>
      <w:r w:rsidR="00CE58D7" w:rsidRPr="005012EF">
        <w:t xml:space="preserve"> на відстань </w:t>
      </w:r>
      <w:r w:rsidR="00432D89" w:rsidRPr="005012EF">
        <w:t>меншу</w:t>
      </w:r>
      <w:r w:rsidR="00CE58D7" w:rsidRPr="005012EF">
        <w:t xml:space="preserve"> в 5 разів, </w:t>
      </w:r>
      <w:r w:rsidR="00A179CA" w:rsidRPr="005012EF">
        <w:t xml:space="preserve">за ту відстань, якої вистачить </w:t>
      </w:r>
      <w:r w:rsidR="00CE58D7" w:rsidRPr="005012EF">
        <w:t xml:space="preserve">для виявлення білого </w:t>
      </w:r>
      <w:del w:id="921" w:author="Rodion Kharabet" w:date="2019-12-06T03:27:00Z">
        <w:r w:rsidR="00CE58D7" w:rsidRPr="005012EF" w:rsidDel="00CA07D2">
          <w:delText xml:space="preserve">листу </w:delText>
        </w:r>
      </w:del>
      <w:ins w:id="922" w:author="Rodion Kharabet" w:date="2019-12-06T03:27:00Z">
        <w:r w:rsidR="00CA07D2">
          <w:t>аркуш</w:t>
        </w:r>
      </w:ins>
      <w:ins w:id="923" w:author="Rodion Kharabet" w:date="2019-12-06T03:28:00Z">
        <w:r w:rsidR="00CA07D2">
          <w:t>а</w:t>
        </w:r>
      </w:ins>
      <w:ins w:id="924" w:author="Rodion Kharabet" w:date="2019-12-06T03:27:00Z">
        <w:r w:rsidR="00CA07D2">
          <w:t xml:space="preserve"> паперу</w:t>
        </w:r>
      </w:ins>
      <w:del w:id="925" w:author="Rodion Kharabet" w:date="2019-12-06T03:27:00Z">
        <w:r w:rsidR="00CE58D7" w:rsidRPr="005012EF" w:rsidDel="00CA07D2">
          <w:delText>бумаги</w:delText>
        </w:r>
      </w:del>
      <w:r w:rsidR="00573193" w:rsidRPr="005012EF">
        <w:t xml:space="preserve"> [60]</w:t>
      </w:r>
      <w:r w:rsidR="00CE58D7" w:rsidRPr="005012EF">
        <w:t>.</w:t>
      </w:r>
      <w:r w:rsidR="005B0D16" w:rsidRPr="005012EF">
        <w:t xml:space="preserve"> </w:t>
      </w:r>
      <w:del w:id="926" w:author="Rodion Kharabet" w:date="2019-12-06T03:27:00Z">
        <w:r w:rsidR="005B0D16" w:rsidRPr="005012EF" w:rsidDel="00CA07D2">
          <w:delText xml:space="preserve">Тому для регулювання потенціометра за відносну величину береться відстань, необхідну для білого листа бумаги. </w:delText>
        </w:r>
      </w:del>
      <w:r w:rsidR="005B0D16" w:rsidRPr="005012EF">
        <w:t xml:space="preserve">Параметри </w:t>
      </w:r>
      <w:ins w:id="927" w:author="Rodion Kharabet" w:date="2019-12-06T03:27:00Z">
        <w:r w:rsidR="00CA07D2">
          <w:t xml:space="preserve">датчика </w:t>
        </w:r>
      </w:ins>
      <w:del w:id="928" w:author="Rodion Kharabet" w:date="2019-12-06T03:27:00Z">
        <w:r w:rsidR="005B0D16" w:rsidRPr="005012EF" w:rsidDel="00CA07D2">
          <w:delText xml:space="preserve">перелічені </w:delText>
        </w:r>
      </w:del>
      <w:ins w:id="929" w:author="Rodion Kharabet" w:date="2019-12-06T03:27:00Z">
        <w:r w:rsidR="00CA07D2">
          <w:t>наведені</w:t>
        </w:r>
        <w:r w:rsidR="00CA07D2" w:rsidRPr="005012EF">
          <w:t xml:space="preserve"> </w:t>
        </w:r>
      </w:ins>
      <w:r w:rsidR="005B0D16" w:rsidRPr="005012EF">
        <w:t xml:space="preserve">в </w:t>
      </w:r>
      <w:del w:id="930" w:author="Rodion Kharabet" w:date="2019-12-06T03:02:00Z">
        <w:r w:rsidR="005B0D16" w:rsidRPr="005012EF" w:rsidDel="006B702B">
          <w:delText xml:space="preserve">таблиці </w:delText>
        </w:r>
        <w:r w:rsidR="001B0CFB" w:rsidRPr="005012EF" w:rsidDel="006B702B">
          <w:delText>4.</w:delText>
        </w:r>
      </w:del>
      <w:ins w:id="931" w:author="Rodion Kharabet" w:date="2019-12-06T03:02:00Z">
        <w:r w:rsidR="006B702B">
          <w:t>таблиці 3.</w:t>
        </w:r>
      </w:ins>
      <w:r w:rsidR="001B0CFB" w:rsidRPr="005012EF">
        <w:t>9</w:t>
      </w:r>
      <w:r w:rsidR="005B0D16" w:rsidRPr="005012EF">
        <w:t>.</w:t>
      </w:r>
    </w:p>
    <w:p w14:paraId="6367515C" w14:textId="24A06F38" w:rsidR="00F155D0" w:rsidRPr="005012EF" w:rsidRDefault="00F155D0" w:rsidP="000B78BB"/>
    <w:p w14:paraId="39D778FB" w14:textId="307D1552" w:rsidR="001B0CFB" w:rsidRPr="005012EF" w:rsidRDefault="001B0CFB" w:rsidP="000B78BB">
      <w:del w:id="932" w:author="Rodion Kharabet" w:date="2019-12-06T03:02:00Z">
        <w:r w:rsidRPr="005012EF" w:rsidDel="006B702B">
          <w:delText>Таблиця 4.</w:delText>
        </w:r>
      </w:del>
      <w:ins w:id="933" w:author="Rodion Kharabet" w:date="2019-12-06T03:02:00Z">
        <w:r w:rsidR="006B702B">
          <w:t>Таблиця 3.</w:t>
        </w:r>
      </w:ins>
      <w:r w:rsidRPr="005012EF">
        <w:t>9</w:t>
      </w:r>
    </w:p>
    <w:tbl>
      <w:tblPr>
        <w:tblStyle w:val="TableGrid"/>
        <w:tblW w:w="0" w:type="auto"/>
        <w:tblLook w:val="04A0" w:firstRow="1" w:lastRow="0" w:firstColumn="1" w:lastColumn="0" w:noHBand="0" w:noVBand="1"/>
      </w:tblPr>
      <w:tblGrid>
        <w:gridCol w:w="5238"/>
        <w:gridCol w:w="5238"/>
      </w:tblGrid>
      <w:tr w:rsidR="005B0D16" w:rsidRPr="005012EF" w14:paraId="2949B3E8" w14:textId="77777777" w:rsidTr="005B0D16">
        <w:tc>
          <w:tcPr>
            <w:tcW w:w="5265" w:type="dxa"/>
          </w:tcPr>
          <w:p w14:paraId="467FDF1E" w14:textId="47E5F03F" w:rsidR="005B0D16" w:rsidRPr="005012EF" w:rsidRDefault="005B0D16" w:rsidP="000B78BB">
            <w:pPr>
              <w:ind w:firstLine="0"/>
            </w:pPr>
            <w:r w:rsidRPr="005012EF">
              <w:t>Напруга живлення</w:t>
            </w:r>
          </w:p>
        </w:tc>
        <w:tc>
          <w:tcPr>
            <w:tcW w:w="5265" w:type="dxa"/>
          </w:tcPr>
          <w:p w14:paraId="329F6DF2" w14:textId="4AD33B82" w:rsidR="005B0D16" w:rsidRPr="005012EF" w:rsidRDefault="005B0D16" w:rsidP="000B78BB">
            <w:pPr>
              <w:ind w:firstLine="0"/>
            </w:pPr>
            <w:r w:rsidRPr="005012EF">
              <w:t>3.3</w:t>
            </w:r>
            <w:r w:rsidR="00DB0CA0" w:rsidRPr="005012EF">
              <w:t xml:space="preserve"> </w:t>
            </w:r>
            <w:r w:rsidR="0047580C" w:rsidRPr="005012EF">
              <w:t>–</w:t>
            </w:r>
            <w:r w:rsidR="00DB0CA0" w:rsidRPr="005012EF">
              <w:t xml:space="preserve"> </w:t>
            </w:r>
            <w:r w:rsidRPr="005012EF">
              <w:t>5</w:t>
            </w:r>
            <w:r w:rsidR="0047580C" w:rsidRPr="005012EF">
              <w:t xml:space="preserve"> </w:t>
            </w:r>
            <w:r w:rsidRPr="005012EF">
              <w:t>В</w:t>
            </w:r>
          </w:p>
        </w:tc>
      </w:tr>
      <w:tr w:rsidR="005B0D16" w:rsidRPr="005012EF" w14:paraId="6B23ADAA" w14:textId="77777777" w:rsidTr="005B0D16">
        <w:tc>
          <w:tcPr>
            <w:tcW w:w="5265" w:type="dxa"/>
          </w:tcPr>
          <w:p w14:paraId="0B87A0B4" w14:textId="1007B576" w:rsidR="005B0D16" w:rsidRPr="005012EF" w:rsidRDefault="005B0D16" w:rsidP="000B78BB">
            <w:pPr>
              <w:ind w:firstLine="0"/>
            </w:pPr>
            <w:r w:rsidRPr="005012EF">
              <w:t>Тип датчику</w:t>
            </w:r>
          </w:p>
        </w:tc>
        <w:tc>
          <w:tcPr>
            <w:tcW w:w="5265" w:type="dxa"/>
          </w:tcPr>
          <w:p w14:paraId="6D2CCF90" w14:textId="6C41A0F4" w:rsidR="005B0D16" w:rsidRPr="005012EF" w:rsidRDefault="00DB0CA0" w:rsidP="000B78BB">
            <w:pPr>
              <w:ind w:firstLine="0"/>
            </w:pPr>
            <w:r w:rsidRPr="005012EF">
              <w:t>Дифузійний</w:t>
            </w:r>
          </w:p>
        </w:tc>
      </w:tr>
      <w:tr w:rsidR="005B0D16" w:rsidRPr="005012EF" w14:paraId="6E42DEE0" w14:textId="77777777" w:rsidTr="005B0D16">
        <w:tc>
          <w:tcPr>
            <w:tcW w:w="5265" w:type="dxa"/>
          </w:tcPr>
          <w:p w14:paraId="52CA3164" w14:textId="3E0C7475" w:rsidR="005B0D16" w:rsidRPr="005012EF" w:rsidRDefault="005B0D16" w:rsidP="000B78BB">
            <w:pPr>
              <w:ind w:firstLine="0"/>
            </w:pPr>
            <w:r w:rsidRPr="005012EF">
              <w:t>Компаратор</w:t>
            </w:r>
          </w:p>
        </w:tc>
        <w:tc>
          <w:tcPr>
            <w:tcW w:w="5265" w:type="dxa"/>
          </w:tcPr>
          <w:p w14:paraId="31D5B30E" w14:textId="426397E5" w:rsidR="005B0D16" w:rsidRPr="005012EF" w:rsidRDefault="00DB0CA0" w:rsidP="000B78BB">
            <w:pPr>
              <w:ind w:firstLine="0"/>
            </w:pPr>
            <w:r w:rsidRPr="005012EF">
              <w:t>LM393</w:t>
            </w:r>
          </w:p>
        </w:tc>
      </w:tr>
      <w:tr w:rsidR="005B0D16" w:rsidRPr="005012EF" w14:paraId="447A0BE7" w14:textId="77777777" w:rsidTr="005B0D16">
        <w:tc>
          <w:tcPr>
            <w:tcW w:w="5265" w:type="dxa"/>
          </w:tcPr>
          <w:p w14:paraId="166D1976" w14:textId="4F0E39B8" w:rsidR="005B0D16" w:rsidRPr="005012EF" w:rsidRDefault="005B0D16" w:rsidP="000B78BB">
            <w:pPr>
              <w:ind w:firstLine="0"/>
            </w:pPr>
            <w:r w:rsidRPr="005012EF">
              <w:t xml:space="preserve">Відстань до </w:t>
            </w:r>
            <w:r w:rsidR="00DB0CA0" w:rsidRPr="005012EF">
              <w:t>виявлення перешкоди</w:t>
            </w:r>
          </w:p>
        </w:tc>
        <w:tc>
          <w:tcPr>
            <w:tcW w:w="5265" w:type="dxa"/>
          </w:tcPr>
          <w:p w14:paraId="72766E80" w14:textId="07BE4F18" w:rsidR="005B0D16" w:rsidRPr="005012EF" w:rsidRDefault="00DB0CA0" w:rsidP="000B78BB">
            <w:pPr>
              <w:ind w:firstLine="0"/>
            </w:pPr>
            <w:r w:rsidRPr="005012EF">
              <w:t xml:space="preserve">2 </w:t>
            </w:r>
            <w:r w:rsidR="0047580C" w:rsidRPr="005012EF">
              <w:t>–</w:t>
            </w:r>
            <w:r w:rsidRPr="005012EF">
              <w:t xml:space="preserve"> 30</w:t>
            </w:r>
            <w:r w:rsidR="0047580C" w:rsidRPr="005012EF">
              <w:t xml:space="preserve"> </w:t>
            </w:r>
            <w:r w:rsidRPr="005012EF">
              <w:t>см</w:t>
            </w:r>
          </w:p>
        </w:tc>
      </w:tr>
      <w:tr w:rsidR="005B0D16" w:rsidRPr="005012EF" w14:paraId="05ECE001" w14:textId="77777777" w:rsidTr="005B0D16">
        <w:tc>
          <w:tcPr>
            <w:tcW w:w="5265" w:type="dxa"/>
          </w:tcPr>
          <w:p w14:paraId="192769DF" w14:textId="4EC2F7A1" w:rsidR="005B0D16" w:rsidRPr="005012EF" w:rsidRDefault="00DB0CA0" w:rsidP="000B78BB">
            <w:pPr>
              <w:ind w:firstLine="0"/>
            </w:pPr>
            <w:r w:rsidRPr="005012EF">
              <w:t>Ефективний кут виявлення перешкод</w:t>
            </w:r>
          </w:p>
        </w:tc>
        <w:tc>
          <w:tcPr>
            <w:tcW w:w="5265" w:type="dxa"/>
          </w:tcPr>
          <w:p w14:paraId="18155865" w14:textId="63DBEF7A" w:rsidR="005B0D16" w:rsidRPr="005012EF" w:rsidRDefault="00DB0CA0" w:rsidP="000B78BB">
            <w:pPr>
              <w:ind w:firstLine="0"/>
            </w:pPr>
            <w:r w:rsidRPr="005012EF">
              <w:t>35°</w:t>
            </w:r>
          </w:p>
        </w:tc>
      </w:tr>
      <w:tr w:rsidR="005B0D16" w:rsidRPr="005012EF" w14:paraId="77426AC5" w14:textId="77777777" w:rsidTr="005B0D16">
        <w:tc>
          <w:tcPr>
            <w:tcW w:w="5265" w:type="dxa"/>
          </w:tcPr>
          <w:p w14:paraId="6B5A3A83" w14:textId="6227B8C8" w:rsidR="005B0D16" w:rsidRPr="005012EF" w:rsidRDefault="00DB0CA0" w:rsidP="000B78BB">
            <w:pPr>
              <w:ind w:firstLine="0"/>
            </w:pPr>
            <w:r w:rsidRPr="005012EF">
              <w:t>Габарити</w:t>
            </w:r>
          </w:p>
        </w:tc>
        <w:tc>
          <w:tcPr>
            <w:tcW w:w="5265" w:type="dxa"/>
          </w:tcPr>
          <w:p w14:paraId="7F839D9C" w14:textId="7D6F2AF9" w:rsidR="005B0D16" w:rsidRPr="005012EF" w:rsidRDefault="00DB0CA0" w:rsidP="000B78BB">
            <w:pPr>
              <w:ind w:firstLine="0"/>
            </w:pPr>
            <w:r w:rsidRPr="005012EF">
              <w:t xml:space="preserve">43 </w:t>
            </w:r>
            <w:r w:rsidR="00975F60" w:rsidRPr="005012EF">
              <w:t>х</w:t>
            </w:r>
            <w:r w:rsidRPr="005012EF">
              <w:t xml:space="preserve"> 16 х 7</w:t>
            </w:r>
            <w:r w:rsidR="0047580C" w:rsidRPr="005012EF">
              <w:t xml:space="preserve"> </w:t>
            </w:r>
            <w:r w:rsidRPr="005012EF">
              <w:t>мм</w:t>
            </w:r>
          </w:p>
        </w:tc>
      </w:tr>
    </w:tbl>
    <w:p w14:paraId="29D34CA9" w14:textId="17CFF008" w:rsidR="00F155D0" w:rsidRPr="005012EF" w:rsidRDefault="00F155D0" w:rsidP="000B78BB"/>
    <w:p w14:paraId="0FBAC96E" w14:textId="31BCA4CC" w:rsidR="00F55B3C" w:rsidRPr="005012EF" w:rsidRDefault="00A067BA" w:rsidP="00F55B3C">
      <w:r w:rsidRPr="005012EF">
        <w:t xml:space="preserve">Вихідний </w:t>
      </w:r>
      <w:proofErr w:type="spellStart"/>
      <w:r w:rsidRPr="005012EF">
        <w:t>пін</w:t>
      </w:r>
      <w:proofErr w:type="spellEnd"/>
      <w:r w:rsidRPr="005012EF">
        <w:t xml:space="preserve"> датчику YL-63 </w:t>
      </w:r>
      <w:r w:rsidR="00DD4F15" w:rsidRPr="005012EF">
        <w:t>підключається</w:t>
      </w:r>
      <w:r w:rsidRPr="005012EF">
        <w:t xml:space="preserve"> до TRIG піна модуля сканеру E1005. Коли датчик виявляє перешкоду, він видає високий рівень сигналу із вихідного піну. Тобто </w:t>
      </w:r>
      <w:r w:rsidR="00F55B3C" w:rsidRPr="005012EF">
        <w:t>цей</w:t>
      </w:r>
      <w:r w:rsidRPr="005012EF">
        <w:t xml:space="preserve"> сигнал </w:t>
      </w:r>
      <w:r w:rsidR="00F55B3C" w:rsidRPr="005012EF">
        <w:t>надходить до піна E1005, що відповідає за активацію модуля.</w:t>
      </w:r>
      <w:r w:rsidRPr="005012EF">
        <w:t xml:space="preserve"> </w:t>
      </w:r>
      <w:r w:rsidR="00F55B3C" w:rsidRPr="005012EF">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672F3603" w:rsidR="003B4D6E" w:rsidRPr="005012EF" w:rsidRDefault="00F55B3C" w:rsidP="00F55B3C">
      <w:r w:rsidRPr="005012EF">
        <w:lastRenderedPageBreak/>
        <w:t xml:space="preserve">Як було сказано раніше, пристрій для ідентифікації штрих-коду знаходиться біля кошику для сміття, або </w:t>
      </w:r>
      <w:r w:rsidR="005050B7" w:rsidRPr="005012EF">
        <w:t>прикріплюється</w:t>
      </w:r>
      <w:r w:rsidRPr="005012EF">
        <w:t xml:space="preserve"> безпосередньо на сам кошик. Тож коли користувач збирається викинути у сміття упаковку</w:t>
      </w:r>
      <w:r w:rsidR="005A756C" w:rsidRPr="005012EF">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sidRPr="005012EF">
        <w:t>, і товар більше не вважається наявним у житлі користувача.</w:t>
      </w:r>
    </w:p>
    <w:p w14:paraId="0D520917" w14:textId="29F72023" w:rsidR="00467F9A" w:rsidRPr="005012EF" w:rsidRDefault="003B4D6E" w:rsidP="00F55B3C">
      <w:r w:rsidRPr="005012EF">
        <w:t xml:space="preserve">Але для того, щоб виконати дії із програмної сторони системи, необхідно </w:t>
      </w:r>
      <w:proofErr w:type="spellStart"/>
      <w:r w:rsidR="00DD4F15" w:rsidRPr="005012EF">
        <w:t>від</w:t>
      </w:r>
      <w:r w:rsidRPr="005012EF">
        <w:t>сканований</w:t>
      </w:r>
      <w:proofErr w:type="spellEnd"/>
      <w:r w:rsidRPr="005012EF">
        <w:t xml:space="preserve"> ідентифікатор передати до веб-застосунку. Ця дія має бути виконаною через мережу Інтернет. Тобто сканеру штрих-коду необхідно мати зв’язок </w:t>
      </w:r>
      <w:r w:rsidR="003A734A" w:rsidRPr="005012EF">
        <w:t xml:space="preserve">з </w:t>
      </w:r>
      <w:r w:rsidR="00DD4F15" w:rsidRPr="005012EF">
        <w:t>зовнішнім</w:t>
      </w:r>
      <w:r w:rsidR="003A734A" w:rsidRPr="005012EF">
        <w:t xml:space="preserve"> світом</w:t>
      </w:r>
      <w:r w:rsidRPr="005012EF">
        <w:t>.</w:t>
      </w:r>
      <w:r w:rsidR="003A734A" w:rsidRPr="005012EF">
        <w:t xml:space="preserve"> </w:t>
      </w:r>
    </w:p>
    <w:p w14:paraId="4203DD1B" w14:textId="6A85CDD3" w:rsidR="00F55B3C" w:rsidRPr="005012EF" w:rsidRDefault="003A734A" w:rsidP="00F55B3C">
      <w:r w:rsidRPr="005012EF">
        <w:t xml:space="preserve">Для </w:t>
      </w:r>
      <w:proofErr w:type="spellStart"/>
      <w:r w:rsidRPr="005012EF">
        <w:t>прототипування</w:t>
      </w:r>
      <w:proofErr w:type="spellEnd"/>
      <w:r w:rsidRPr="005012EF">
        <w:t xml:space="preserve"> макету було вирішено використати</w:t>
      </w:r>
      <w:r w:rsidR="005840E1" w:rsidRPr="005012EF">
        <w:t xml:space="preserve">, </w:t>
      </w:r>
      <w:r w:rsidRPr="005012EF">
        <w:t xml:space="preserve"> розглянуту раніше плату</w:t>
      </w:r>
      <w:r w:rsidR="005840E1" w:rsidRPr="005012EF">
        <w:t>,</w:t>
      </w:r>
      <w:r w:rsidRPr="005012EF">
        <w:t xml:space="preserve"> </w:t>
      </w:r>
      <w:proofErr w:type="spellStart"/>
      <w:r w:rsidRPr="005012EF">
        <w:t>Arduino</w:t>
      </w:r>
      <w:proofErr w:type="spellEnd"/>
      <w:r w:rsidRPr="005012EF">
        <w:t xml:space="preserve"> </w:t>
      </w:r>
      <w:proofErr w:type="spellStart"/>
      <w:r w:rsidRPr="005012EF">
        <w:t>Mega</w:t>
      </w:r>
      <w:proofErr w:type="spellEnd"/>
      <w:r w:rsidRPr="005012EF">
        <w:t xml:space="preserve"> 2560</w:t>
      </w:r>
      <w:r w:rsidR="000F576E" w:rsidRPr="005012EF">
        <w:t xml:space="preserve">. До послідовних портів RX та TX було під'єднано відповідно виходи TX та RX модуля сканеру штрих-коду. Для забезпечення зв'язку з мережею Інтернет до </w:t>
      </w:r>
      <w:proofErr w:type="spellStart"/>
      <w:r w:rsidR="000F576E" w:rsidRPr="005012EF">
        <w:t>Arduino</w:t>
      </w:r>
      <w:proofErr w:type="spellEnd"/>
      <w:r w:rsidR="000F576E" w:rsidRPr="005012EF">
        <w:t xml:space="preserve"> було під’єднано модуль </w:t>
      </w:r>
      <w:proofErr w:type="spellStart"/>
      <w:r w:rsidR="000F576E" w:rsidRPr="005012EF">
        <w:t>Wi-Fi</w:t>
      </w:r>
      <w:proofErr w:type="spellEnd"/>
      <w:r w:rsidR="000F576E" w:rsidRPr="005012EF">
        <w:t xml:space="preserve"> ESP8266</w:t>
      </w:r>
      <w:r w:rsidR="00467F9A" w:rsidRPr="005012EF">
        <w:t xml:space="preserve">, що може працювати як </w:t>
      </w:r>
      <w:proofErr w:type="spellStart"/>
      <w:r w:rsidR="00467F9A" w:rsidRPr="005012EF">
        <w:t>шилд</w:t>
      </w:r>
      <w:proofErr w:type="spellEnd"/>
      <w:r w:rsidR="00467F9A" w:rsidRPr="005012EF">
        <w:t xml:space="preserve"> та отримує керування від плати через спеціальні AT-команди. В результаті отриманий макет був занадто громіздким для того, щоб бути розміщеним</w:t>
      </w:r>
      <w:ins w:id="934" w:author="Rodion Kharabet" w:date="2019-12-06T03:29:00Z">
        <w:r w:rsidR="00FB4837">
          <w:t>,</w:t>
        </w:r>
      </w:ins>
      <w:r w:rsidR="00467F9A" w:rsidRPr="005012EF">
        <w:t xml:space="preserve"> </w:t>
      </w:r>
      <w:del w:id="935" w:author="Rodion Kharabet" w:date="2019-12-06T03:29:00Z">
        <w:r w:rsidR="00467F9A" w:rsidRPr="005012EF" w:rsidDel="00FB4837">
          <w:delText xml:space="preserve">у житлі людини </w:delText>
        </w:r>
      </w:del>
      <w:r w:rsidR="00467F9A" w:rsidRPr="005012EF">
        <w:t xml:space="preserve">як автономна одиниця. Оскільки модуль ESP8266 має внутрішню пам’ять та може бути запрограмований як самостійний мікроконтролер, було вирішено перенести на нього всі задачі, що до цього виконувала плата </w:t>
      </w:r>
      <w:proofErr w:type="spellStart"/>
      <w:r w:rsidR="00467F9A" w:rsidRPr="005012EF">
        <w:t>Arduino</w:t>
      </w:r>
      <w:proofErr w:type="spellEnd"/>
      <w:r w:rsidR="00467F9A" w:rsidRPr="005012EF">
        <w:t xml:space="preserve"> </w:t>
      </w:r>
      <w:proofErr w:type="spellStart"/>
      <w:r w:rsidR="00467F9A" w:rsidRPr="005012EF">
        <w:t>Mega</w:t>
      </w:r>
      <w:proofErr w:type="spellEnd"/>
      <w:r w:rsidR="00467F9A" w:rsidRPr="005012EF">
        <w:t>.</w:t>
      </w:r>
    </w:p>
    <w:p w14:paraId="51F386B1" w14:textId="53BDD3DB" w:rsidR="006B5C53" w:rsidRPr="005012EF" w:rsidRDefault="00C53DEC" w:rsidP="00F55B3C">
      <w:r w:rsidRPr="005012EF">
        <w:t xml:space="preserve">ESP8266 – це </w:t>
      </w:r>
      <w:proofErr w:type="spellStart"/>
      <w:r w:rsidRPr="005012EF">
        <w:t>Wi-Fi</w:t>
      </w:r>
      <w:proofErr w:type="spellEnd"/>
      <w:r w:rsidRPr="005012EF">
        <w:t xml:space="preserve"> модуль, що виробляється компанією </w:t>
      </w:r>
      <w:proofErr w:type="spellStart"/>
      <w:r w:rsidRPr="005012EF">
        <w:t>Espressif</w:t>
      </w:r>
      <w:proofErr w:type="spellEnd"/>
      <w:r w:rsidR="008F7C57" w:rsidRPr="005012EF">
        <w:t xml:space="preserve"> та представляється як </w:t>
      </w:r>
      <w:proofErr w:type="spellStart"/>
      <w:r w:rsidR="008F7C57" w:rsidRPr="005012EF">
        <w:t>високоінтегроване</w:t>
      </w:r>
      <w:proofErr w:type="spellEnd"/>
      <w:r w:rsidR="008F7C57" w:rsidRPr="005012EF">
        <w:t xml:space="preserve"> рішення системи на кристалі для інтернету речей [</w:t>
      </w:r>
      <w:r w:rsidR="001F69FD" w:rsidRPr="005012EF">
        <w:t>61</w:t>
      </w:r>
      <w:r w:rsidR="008F7C57" w:rsidRPr="005012EF">
        <w:t>]</w:t>
      </w:r>
      <w:r w:rsidRPr="005012EF">
        <w:t>.</w:t>
      </w:r>
      <w:r w:rsidR="008F7C57" w:rsidRPr="005012EF">
        <w:t xml:space="preserve"> Завдяки широким та самодостатнім можливостям взаємодії з </w:t>
      </w:r>
      <w:proofErr w:type="spellStart"/>
      <w:r w:rsidR="008F7C57" w:rsidRPr="005012EF">
        <w:t>Wi-Fi</w:t>
      </w:r>
      <w:proofErr w:type="spellEnd"/>
      <w:r w:rsidR="008F7C57" w:rsidRPr="005012EF">
        <w:t xml:space="preserve"> мережею, ESP8266 мо</w:t>
      </w:r>
      <w:r w:rsidR="00DD4F15" w:rsidRPr="005012EF">
        <w:t>ж</w:t>
      </w:r>
      <w:r w:rsidR="008F7C57" w:rsidRPr="005012EF">
        <w:t>е виступати як самостійний базовий компонент для проектування систем з автоматизації розумного дому, так і бути відомим пристроєм по відношенн</w:t>
      </w:r>
      <w:del w:id="936" w:author="Rodion Kharabet" w:date="2019-12-06T03:29:00Z">
        <w:r w:rsidR="008F7C57" w:rsidRPr="005012EF" w:rsidDel="00FB4837">
          <w:delText>і</w:delText>
        </w:r>
      </w:del>
      <w:ins w:id="937" w:author="Rodion Kharabet" w:date="2019-12-06T03:29:00Z">
        <w:r w:rsidR="00FB4837">
          <w:t>ю</w:t>
        </w:r>
      </w:ins>
      <w:r w:rsidR="008F7C57" w:rsidRPr="005012EF">
        <w:t xml:space="preserve"> до ведучого</w:t>
      </w:r>
      <w:r w:rsidR="008C753A" w:rsidRPr="005012EF">
        <w:t xml:space="preserve"> пристрою у вже існуючій більш складній системі. </w:t>
      </w:r>
      <w:r w:rsidR="00C420AA" w:rsidRPr="005012EF">
        <w:t xml:space="preserve">Коли ESP8266 </w:t>
      </w:r>
      <w:r w:rsidR="00C420AA" w:rsidRPr="005012EF">
        <w:lastRenderedPageBreak/>
        <w:t xml:space="preserve">використовується як основний компонент проекту та має в собі вшитий </w:t>
      </w:r>
      <w:r w:rsidR="00DD4F15" w:rsidRPr="005012EF">
        <w:t>програмний</w:t>
      </w:r>
      <w:r w:rsidR="00C420AA" w:rsidRPr="005012EF">
        <w:t xml:space="preserve"> код, він запускається з флеш-пам’яті та починає </w:t>
      </w:r>
      <w:r w:rsidR="00DD4F15" w:rsidRPr="005012EF">
        <w:t>виконувати</w:t>
      </w:r>
      <w:r w:rsidR="00C420AA" w:rsidRPr="005012EF">
        <w:t xml:space="preserve"> </w:t>
      </w:r>
      <w:r w:rsidR="00F401BD" w:rsidRPr="005012EF">
        <w:t>команди передбачені програмою.</w:t>
      </w:r>
      <w:r w:rsidR="00A51F7D" w:rsidRPr="005012EF">
        <w:t xml:space="preserve"> В той же час він може </w:t>
      </w:r>
      <w:r w:rsidR="007E1774" w:rsidRPr="005012EF">
        <w:t xml:space="preserve">виступати в якості </w:t>
      </w:r>
      <w:proofErr w:type="spellStart"/>
      <w:r w:rsidR="007E1774" w:rsidRPr="005012EF">
        <w:t>Wi-Fi</w:t>
      </w:r>
      <w:proofErr w:type="spellEnd"/>
      <w:r w:rsidR="007E1774" w:rsidRPr="005012EF">
        <w:t xml:space="preserve"> адаптеру для будь-якого </w:t>
      </w:r>
      <w:r w:rsidR="00DD4F15" w:rsidRPr="005012EF">
        <w:t>мікроконтролера</w:t>
      </w:r>
      <w:r w:rsidR="00A51F7D" w:rsidRPr="005012EF">
        <w:t xml:space="preserve"> </w:t>
      </w:r>
      <w:r w:rsidR="007E1774" w:rsidRPr="005012EF">
        <w:t xml:space="preserve">та отримувати від нього команді за SPI або UART інтерфейсами. </w:t>
      </w:r>
      <w:r w:rsidR="00A51F7D" w:rsidRPr="005012EF">
        <w:t xml:space="preserve">Як, </w:t>
      </w:r>
      <w:del w:id="938" w:author="Rodion Kharabet" w:date="2019-12-06T03:30:00Z">
        <w:r w:rsidR="00A51F7D" w:rsidRPr="005012EF" w:rsidDel="00FB4837">
          <w:delText>на</w:delText>
        </w:r>
      </w:del>
      <w:r w:rsidR="00A51F7D" w:rsidRPr="005012EF">
        <w:t xml:space="preserve">приклад, цей модуль може бути засобом доступу до Інтернету плати </w:t>
      </w:r>
      <w:proofErr w:type="spellStart"/>
      <w:r w:rsidR="00A51F7D" w:rsidRPr="005012EF">
        <w:t>Arduino</w:t>
      </w:r>
      <w:proofErr w:type="spellEnd"/>
      <w:r w:rsidR="00A51F7D" w:rsidRPr="005012EF">
        <w:t xml:space="preserve"> </w:t>
      </w:r>
      <w:proofErr w:type="spellStart"/>
      <w:r w:rsidR="00A51F7D" w:rsidRPr="005012EF">
        <w:t>Mega</w:t>
      </w:r>
      <w:proofErr w:type="spellEnd"/>
      <w:r w:rsidR="00A51F7D" w:rsidRPr="005012EF">
        <w:t>.</w:t>
      </w:r>
    </w:p>
    <w:p w14:paraId="7203E317" w14:textId="79CBA057" w:rsidR="00292C41" w:rsidRPr="005012EF" w:rsidRDefault="00292C41" w:rsidP="00F55B3C">
      <w:r w:rsidRPr="005012EF">
        <w:t xml:space="preserve">В модуль вбудовано розширену версію 32-бітного процесора </w:t>
      </w:r>
      <w:proofErr w:type="spellStart"/>
      <w:r w:rsidRPr="005012EF">
        <w:t>Tensilica</w:t>
      </w:r>
      <w:proofErr w:type="spellEnd"/>
      <w:r w:rsidRPr="005012EF">
        <w:t xml:space="preserve"> L106 </w:t>
      </w:r>
      <w:proofErr w:type="spellStart"/>
      <w:r w:rsidRPr="005012EF">
        <w:t>Diamond</w:t>
      </w:r>
      <w:proofErr w:type="spellEnd"/>
      <w:r w:rsidRPr="005012EF">
        <w:t xml:space="preserve"> </w:t>
      </w:r>
      <w:proofErr w:type="spellStart"/>
      <w:r w:rsidRPr="005012EF">
        <w:t>series</w:t>
      </w:r>
      <w:proofErr w:type="spellEnd"/>
      <w:r w:rsidRPr="005012EF">
        <w:t xml:space="preserve"> та вбудовану SRAM пам’ять. Комунікація з зовнішніми пристроями відбувається через цифрові піни GPIO. Наявне SDK надає приклади програм для </w:t>
      </w:r>
      <w:r w:rsidR="00DD4F15" w:rsidRPr="005012EF">
        <w:t>побудови</w:t>
      </w:r>
      <w:r w:rsidRPr="005012EF">
        <w:t xml:space="preserve"> простих проектів з використанням даного модулю.</w:t>
      </w:r>
    </w:p>
    <w:p w14:paraId="07CB3C2E" w14:textId="1BE44C3C" w:rsidR="008A2C3E" w:rsidRPr="005012EF" w:rsidRDefault="008A2C3E" w:rsidP="00F55B3C">
      <w:r w:rsidRPr="005012EF">
        <w:t xml:space="preserve">Модуль ESP8266 </w:t>
      </w:r>
      <w:r w:rsidR="00C1305B" w:rsidRPr="005012EF">
        <w:t xml:space="preserve">підтримує повний стек протоколів 802.11 b/g/n. При використанні протоколу 802.11 n швидкість передачі даних модулем може сягати 72 Мбіт/с. Модуль </w:t>
      </w:r>
      <w:r w:rsidR="00DD4F15" w:rsidRPr="005012EF">
        <w:t>працює</w:t>
      </w:r>
      <w:r w:rsidR="00C1305B" w:rsidRPr="005012EF">
        <w:t xml:space="preserve"> на частоті хвиль 2.4 ГГц, що є недоліком в розрізі того, що все більше і більше пристроїв отримують підтримку роботи на частоті 5 ГГц. Це дозволяє зменшити трафік з одного каналу мережі </w:t>
      </w:r>
      <w:proofErr w:type="spellStart"/>
      <w:r w:rsidR="00C1305B" w:rsidRPr="005012EF">
        <w:t>Wi-Fi</w:t>
      </w:r>
      <w:proofErr w:type="spellEnd"/>
      <w:r w:rsidR="00C1305B" w:rsidRPr="005012EF">
        <w:t xml:space="preserve"> </w:t>
      </w:r>
      <w:r w:rsidR="00FE443E" w:rsidRPr="005012EF">
        <w:t>шляхом</w:t>
      </w:r>
      <w:r w:rsidR="00C1305B" w:rsidRPr="005012EF">
        <w:t xml:space="preserve"> розподіл</w:t>
      </w:r>
      <w:r w:rsidR="00FE443E" w:rsidRPr="005012EF">
        <w:t xml:space="preserve">ення </w:t>
      </w:r>
      <w:r w:rsidR="00DD4F15" w:rsidRPr="005012EF">
        <w:t>навантаження</w:t>
      </w:r>
      <w:r w:rsidR="00C1305B" w:rsidRPr="005012EF">
        <w:t xml:space="preserve"> </w:t>
      </w:r>
      <w:r w:rsidR="000B2C1D" w:rsidRPr="005012EF">
        <w:t>між двома</w:t>
      </w:r>
      <w:r w:rsidR="00FE443E" w:rsidRPr="005012EF">
        <w:t xml:space="preserve"> канали</w:t>
      </w:r>
      <w:r w:rsidR="00C1305B" w:rsidRPr="005012EF">
        <w:t xml:space="preserve">. </w:t>
      </w:r>
      <w:r w:rsidR="00464030" w:rsidRPr="005012EF">
        <w:t xml:space="preserve">Для отримання </w:t>
      </w:r>
      <w:r w:rsidR="00B55F48" w:rsidRPr="005012EF">
        <w:t>вищої якості зв’язку, до модуля може бути під’єднана зовнішня антена</w:t>
      </w:r>
      <w:r w:rsidR="002032FE" w:rsidRPr="005012EF">
        <w:t>.</w:t>
      </w:r>
      <w:r w:rsidR="002E2FC9" w:rsidRPr="005012EF">
        <w:t xml:space="preserve"> </w:t>
      </w:r>
      <w:del w:id="939" w:author="Rodion Kharabet" w:date="2019-12-06T03:31:00Z">
        <w:r w:rsidR="002E2FC9" w:rsidRPr="005012EF" w:rsidDel="00FB4837">
          <w:delText>:</w:delText>
        </w:r>
      </w:del>
      <w:r w:rsidR="002E2FC9" w:rsidRPr="005012EF">
        <w:t xml:space="preserve">Живиться ESP8266 від </w:t>
      </w:r>
      <w:del w:id="940" w:author="Rodion Kharabet" w:date="2019-12-06T03:31:00Z">
        <w:r w:rsidR="002E2FC9" w:rsidRPr="005012EF" w:rsidDel="00FB4837">
          <w:delText>постійного струму з напругою</w:delText>
        </w:r>
      </w:del>
      <w:ins w:id="941" w:author="Rodion Kharabet" w:date="2019-12-06T03:31:00Z">
        <w:r w:rsidR="00FB4837">
          <w:t>постійно</w:t>
        </w:r>
      </w:ins>
      <w:ins w:id="942" w:author="Rodion Kharabet" w:date="2019-12-06T03:32:00Z">
        <w:r w:rsidR="00FB4837">
          <w:t>ю</w:t>
        </w:r>
      </w:ins>
      <w:ins w:id="943" w:author="Rodion Kharabet" w:date="2019-12-06T03:31:00Z">
        <w:r w:rsidR="00FB4837">
          <w:t xml:space="preserve"> напру</w:t>
        </w:r>
      </w:ins>
      <w:ins w:id="944" w:author="Rodion Kharabet" w:date="2019-12-06T03:32:00Z">
        <w:r w:rsidR="00FB4837">
          <w:t>гою</w:t>
        </w:r>
      </w:ins>
      <w:r w:rsidR="002E2FC9" w:rsidRPr="005012EF">
        <w:t xml:space="preserve"> 3</w:t>
      </w:r>
      <w:del w:id="945" w:author="Rodion Kharabet" w:date="2019-12-06T03:30:00Z">
        <w:r w:rsidR="002E2FC9" w:rsidRPr="005012EF" w:rsidDel="00FB4837">
          <w:delText xml:space="preserve"> -</w:delText>
        </w:r>
      </w:del>
      <w:ins w:id="946" w:author="Rodion Kharabet" w:date="2019-12-06T03:30:00Z">
        <w:r w:rsidR="00FB4837">
          <w:t>-</w:t>
        </w:r>
      </w:ins>
      <w:del w:id="947" w:author="Rodion Kharabet" w:date="2019-12-06T03:30:00Z">
        <w:r w:rsidR="002E2FC9" w:rsidRPr="005012EF" w:rsidDel="00FB4837">
          <w:delText xml:space="preserve"> </w:delText>
        </w:r>
      </w:del>
      <w:r w:rsidR="002E2FC9" w:rsidRPr="005012EF">
        <w:t xml:space="preserve">3.6 В. Слід зауважити, що чіп є вкрай чутливим до </w:t>
      </w:r>
      <w:r w:rsidR="005176F9" w:rsidRPr="005012EF">
        <w:t xml:space="preserve">виходу напруги за </w:t>
      </w:r>
      <w:r w:rsidR="00DD4F15" w:rsidRPr="005012EF">
        <w:t>визначений</w:t>
      </w:r>
      <w:r w:rsidR="005176F9" w:rsidRPr="005012EF">
        <w:t xml:space="preserve"> діапазон. Навіть незначне перевищення може призвести до пошкодження чіпу. Тому вкрай необхідно забезпечити модуль стабільним живленням з напругою 3.3 </w:t>
      </w:r>
      <w:del w:id="948" w:author="Rodion Kharabet" w:date="2019-12-06T03:32:00Z">
        <w:r w:rsidR="005176F9" w:rsidRPr="005012EF" w:rsidDel="00FB4837">
          <w:delText>В для стабільної роботи</w:delText>
        </w:r>
      </w:del>
      <w:ins w:id="949" w:author="Rodion Kharabet" w:date="2019-12-06T03:32:00Z">
        <w:r w:rsidR="00FB4837">
          <w:t>В</w:t>
        </w:r>
      </w:ins>
      <w:r w:rsidR="005176F9" w:rsidRPr="005012EF">
        <w:t>.</w:t>
      </w:r>
    </w:p>
    <w:p w14:paraId="33222B8F" w14:textId="7837AE2F" w:rsidR="008A2C3E" w:rsidRPr="005012EF" w:rsidRDefault="005A68A7" w:rsidP="005A68A7">
      <w:pPr>
        <w:ind w:left="142" w:firstLine="567"/>
      </w:pPr>
      <w:r w:rsidRPr="005012EF">
        <w:t xml:space="preserve">Процесор </w:t>
      </w:r>
      <w:proofErr w:type="spellStart"/>
      <w:r w:rsidRPr="005012EF">
        <w:t>Tensilica</w:t>
      </w:r>
      <w:proofErr w:type="spellEnd"/>
      <w:r w:rsidRPr="005012EF">
        <w:t xml:space="preserve"> L106, яким оснащений модуль, має дуже </w:t>
      </w:r>
      <w:r w:rsidR="00DD4F15" w:rsidRPr="005012EF">
        <w:t>низький</w:t>
      </w:r>
      <w:r w:rsidRPr="005012EF">
        <w:t xml:space="preserve"> рівень споживання енергії та досягає тактової частоти 160 МГц. В модулі присутня операційна система RTOS (</w:t>
      </w:r>
      <w:proofErr w:type="spellStart"/>
      <w:r w:rsidRPr="005012EF">
        <w:t>Real-Time</w:t>
      </w:r>
      <w:proofErr w:type="spellEnd"/>
      <w:r w:rsidRPr="005012EF">
        <w:t xml:space="preserve"> </w:t>
      </w:r>
      <w:proofErr w:type="spellStart"/>
      <w:r w:rsidRPr="005012EF">
        <w:t>Operating</w:t>
      </w:r>
      <w:proofErr w:type="spellEnd"/>
      <w:r w:rsidRPr="005012EF">
        <w:t xml:space="preserve"> </w:t>
      </w:r>
      <w:proofErr w:type="spellStart"/>
      <w:r w:rsidRPr="005012EF">
        <w:t>System</w:t>
      </w:r>
      <w:proofErr w:type="spellEnd"/>
      <w:r w:rsidRPr="005012EF">
        <w:t>). Вона дозволяє модулю виконувати інструкції, що містяться в програмі, розміщеної у флеш пам’яті.</w:t>
      </w:r>
      <w:r w:rsidR="00DF1BF3" w:rsidRPr="005012EF">
        <w:t xml:space="preserve"> Процесор має наступні інтерфейси для зовнішньої взаємодії:</w:t>
      </w:r>
    </w:p>
    <w:p w14:paraId="76D06052" w14:textId="1D5CB6F8" w:rsidR="00DF1BF3" w:rsidRPr="005012EF" w:rsidRDefault="001F69FD" w:rsidP="00DF1BF3">
      <w:pPr>
        <w:pStyle w:val="ListParagraph"/>
      </w:pPr>
      <w:r w:rsidRPr="005012EF">
        <w:t>п</w:t>
      </w:r>
      <w:r w:rsidR="00DF1BF3" w:rsidRPr="005012EF">
        <w:t>рограмовані інтерфейси ОЗУ та ПЗУ</w:t>
      </w:r>
      <w:r w:rsidR="00B004E2" w:rsidRPr="005012EF">
        <w:t xml:space="preserve"> (</w:t>
      </w:r>
      <w:proofErr w:type="spellStart"/>
      <w:r w:rsidR="00B004E2" w:rsidRPr="005012EF">
        <w:t>iBus</w:t>
      </w:r>
      <w:proofErr w:type="spellEnd"/>
      <w:r w:rsidR="00B004E2" w:rsidRPr="005012EF">
        <w:t>)</w:t>
      </w:r>
      <w:r w:rsidR="00DF1BF3" w:rsidRPr="005012EF">
        <w:t>, які можна підключити до пам'яті контролера, а також використовувати для доступу до флеш-пам’яті</w:t>
      </w:r>
      <w:r w:rsidRPr="005012EF">
        <w:t>;</w:t>
      </w:r>
    </w:p>
    <w:p w14:paraId="0AF1B8E8" w14:textId="38A7E6D1" w:rsidR="00DF1BF3" w:rsidRPr="005012EF" w:rsidRDefault="001F69FD" w:rsidP="00DF1BF3">
      <w:pPr>
        <w:pStyle w:val="ListParagraph"/>
      </w:pPr>
      <w:r w:rsidRPr="005012EF">
        <w:t>і</w:t>
      </w:r>
      <w:r w:rsidR="00DF1BF3" w:rsidRPr="005012EF">
        <w:t>нтерфейс оперативної пам'яті даних</w:t>
      </w:r>
      <w:r w:rsidR="00B004E2" w:rsidRPr="005012EF">
        <w:t xml:space="preserve"> (</w:t>
      </w:r>
      <w:proofErr w:type="spellStart"/>
      <w:r w:rsidR="00B004E2" w:rsidRPr="005012EF">
        <w:t>dBus</w:t>
      </w:r>
      <w:proofErr w:type="spellEnd"/>
      <w:r w:rsidR="00B004E2" w:rsidRPr="005012EF">
        <w:t>)</w:t>
      </w:r>
      <w:r w:rsidR="00DF1BF3" w:rsidRPr="005012EF">
        <w:t>, який може з'єднуватися з контролером пам'яті</w:t>
      </w:r>
      <w:r w:rsidRPr="005012EF">
        <w:t>;</w:t>
      </w:r>
    </w:p>
    <w:p w14:paraId="253D56D2" w14:textId="0FDDEC8C" w:rsidR="00DF1BF3" w:rsidRPr="005012EF" w:rsidRDefault="001F69FD" w:rsidP="00DF1BF3">
      <w:pPr>
        <w:pStyle w:val="ListParagraph"/>
      </w:pPr>
      <w:r w:rsidRPr="005012EF">
        <w:lastRenderedPageBreak/>
        <w:t>і</w:t>
      </w:r>
      <w:r w:rsidR="00DF1BF3" w:rsidRPr="005012EF">
        <w:t xml:space="preserve">нтерфейс AHB, який можна використовувати для </w:t>
      </w:r>
      <w:r w:rsidR="00DD4F15" w:rsidRPr="005012EF">
        <w:t>отримання</w:t>
      </w:r>
      <w:r w:rsidR="00DF1BF3" w:rsidRPr="005012EF">
        <w:t xml:space="preserve"> даних з реєстру.</w:t>
      </w:r>
    </w:p>
    <w:p w14:paraId="6E71DBB7" w14:textId="204D5524" w:rsidR="00DF1BF3" w:rsidRPr="005012EF" w:rsidRDefault="00B004E2" w:rsidP="00DF1BF3">
      <w:r w:rsidRPr="005012EF">
        <w:t>Реалізація модулю, як системи на кристалі об’єднує пам’ять контролер</w:t>
      </w:r>
      <w:ins w:id="950" w:author="Rodion Kharabet" w:date="2019-12-06T03:33:00Z">
        <w:r w:rsidR="00FB4837">
          <w:t>а</w:t>
        </w:r>
      </w:ins>
      <w:del w:id="951" w:author="Rodion Kharabet" w:date="2019-12-06T03:33:00Z">
        <w:r w:rsidRPr="005012EF" w:rsidDel="00FB4837">
          <w:delText>у</w:delText>
        </w:r>
      </w:del>
      <w:r w:rsidRPr="005012EF">
        <w:t xml:space="preserve"> та окремі блоки </w:t>
      </w:r>
      <w:r w:rsidR="00DD4F15" w:rsidRPr="005012EF">
        <w:t>па</w:t>
      </w:r>
      <w:r w:rsidRPr="005012EF">
        <w:t xml:space="preserve">м’яті, включаючи SRAM і ROM. Мікроконтролер може отримати доступ до цієї пам’яті, як вже було сказано, через інтерфейси </w:t>
      </w:r>
      <w:proofErr w:type="spellStart"/>
      <w:r w:rsidRPr="005012EF">
        <w:t>iBus</w:t>
      </w:r>
      <w:proofErr w:type="spellEnd"/>
      <w:r w:rsidRPr="005012EF">
        <w:t xml:space="preserve">, </w:t>
      </w:r>
      <w:proofErr w:type="spellStart"/>
      <w:r w:rsidRPr="005012EF">
        <w:t>dBus</w:t>
      </w:r>
      <w:proofErr w:type="spellEnd"/>
      <w:r w:rsidRPr="005012EF">
        <w:t xml:space="preserve"> та AHB.</w:t>
      </w:r>
      <w:r w:rsidR="00817712" w:rsidRPr="005012EF">
        <w:t xml:space="preserve"> Для програмування модулю, розробнику доступно до 16 </w:t>
      </w:r>
      <w:proofErr w:type="spellStart"/>
      <w:r w:rsidR="00817712" w:rsidRPr="005012EF">
        <w:t>Мб</w:t>
      </w:r>
      <w:proofErr w:type="spellEnd"/>
      <w:r w:rsidR="00817712" w:rsidRPr="005012EF">
        <w:t xml:space="preserve"> флеш-пам’яті</w:t>
      </w:r>
      <w:r w:rsidR="006B27F3" w:rsidRPr="005012EF">
        <w:t xml:space="preserve"> [61].</w:t>
      </w:r>
    </w:p>
    <w:p w14:paraId="3FB9569D" w14:textId="77F60160" w:rsidR="00C31E07" w:rsidRPr="005012EF" w:rsidRDefault="00715640" w:rsidP="00DF1BF3">
      <w:r w:rsidRPr="005012EF">
        <w:t xml:space="preserve">ESP8266, як і </w:t>
      </w:r>
      <w:proofErr w:type="spellStart"/>
      <w:r w:rsidRPr="005012EF">
        <w:t>Arduino</w:t>
      </w:r>
      <w:proofErr w:type="spellEnd"/>
      <w:r w:rsidRPr="005012EF">
        <w:t xml:space="preserve">, існує в багатьох реалізаціях. Кожна з них відрізняється </w:t>
      </w:r>
      <w:r w:rsidR="0046101E" w:rsidRPr="005012EF">
        <w:t xml:space="preserve">типом антени, кількістю виведених </w:t>
      </w:r>
      <w:proofErr w:type="spellStart"/>
      <w:r w:rsidR="0046101E" w:rsidRPr="005012EF">
        <w:t>пінів</w:t>
      </w:r>
      <w:proofErr w:type="spellEnd"/>
      <w:r w:rsidR="0046101E" w:rsidRPr="005012EF">
        <w:t xml:space="preserve"> від мікроконтролера </w:t>
      </w:r>
      <w:r w:rsidR="00DD4F15" w:rsidRPr="005012EF">
        <w:t>назовні</w:t>
      </w:r>
      <w:r w:rsidR="0046101E" w:rsidRPr="005012EF">
        <w:t xml:space="preserve"> та кількістю флеш-пам’яті.</w:t>
      </w:r>
    </w:p>
    <w:p w14:paraId="7064678C" w14:textId="0FB5D254" w:rsidR="0046101E" w:rsidRPr="005012EF" w:rsidRDefault="0046101E" w:rsidP="00DF1BF3">
      <w:r w:rsidRPr="005012EF">
        <w:t xml:space="preserve">Для комунікації сканеру штрих-кодів та </w:t>
      </w:r>
      <w:proofErr w:type="spellStart"/>
      <w:r w:rsidRPr="005012EF">
        <w:t>Wi-Fi</w:t>
      </w:r>
      <w:proofErr w:type="spellEnd"/>
      <w:r w:rsidRPr="005012EF">
        <w:t xml:space="preserve"> модулю по UART інтерфейсу необхідно з’єднати піни RX та TX ESP8266 відповідно до TX та RX </w:t>
      </w:r>
      <w:proofErr w:type="spellStart"/>
      <w:r w:rsidRPr="005012EF">
        <w:t>пінів</w:t>
      </w:r>
      <w:proofErr w:type="spellEnd"/>
      <w:r w:rsidRPr="005012EF">
        <w:t xml:space="preserve"> E1005. </w:t>
      </w:r>
      <w:r w:rsidR="002E2FC9" w:rsidRPr="005012EF">
        <w:t xml:space="preserve">Тепер декодований ідентифікатор буде надходити від сканеру штрих-коду до </w:t>
      </w:r>
      <w:proofErr w:type="spellStart"/>
      <w:r w:rsidR="002E2FC9" w:rsidRPr="005012EF">
        <w:t>Wi-Fi</w:t>
      </w:r>
      <w:proofErr w:type="spellEnd"/>
      <w:r w:rsidR="002E2FC9" w:rsidRPr="005012EF">
        <w:t xml:space="preserve"> модулю, де він має бути сформований в HTTP запит та </w:t>
      </w:r>
      <w:r w:rsidR="00DD4F15" w:rsidRPr="005012EF">
        <w:t>відправлений</w:t>
      </w:r>
      <w:r w:rsidR="002E2FC9" w:rsidRPr="005012EF">
        <w:t xml:space="preserve"> до API. </w:t>
      </w:r>
    </w:p>
    <w:p w14:paraId="21FA40EF" w14:textId="4BA578A1" w:rsidR="002E2FC9" w:rsidRPr="005012EF" w:rsidRDefault="00DD4F15" w:rsidP="002E2FC9">
      <w:r w:rsidRPr="005012EF">
        <w:t>Найпростіша</w:t>
      </w:r>
      <w:r w:rsidR="002E2FC9" w:rsidRPr="005012EF">
        <w:t xml:space="preserve"> у використанні версія виконання модулю ESP8266 </w:t>
      </w:r>
      <w:r w:rsidRPr="005012EF">
        <w:t>називається</w:t>
      </w:r>
      <w:r w:rsidR="002E2FC9" w:rsidRPr="005012EF">
        <w:t xml:space="preserve"> ESP-01 та має всі необхідні піни для встановлення комунікації з модулем E1005. Зовнішній вигляд модулю ESP-01 представлено на </w:t>
      </w:r>
      <w:del w:id="952" w:author="Rodion Kharabet" w:date="2019-12-06T02:44:00Z">
        <w:r w:rsidR="002E2FC9" w:rsidRPr="005012EF" w:rsidDel="007F1A84">
          <w:delText xml:space="preserve">рисунку </w:delText>
        </w:r>
        <w:r w:rsidR="007B3343" w:rsidRPr="005012EF" w:rsidDel="007F1A84">
          <w:delText>4.</w:delText>
        </w:r>
      </w:del>
      <w:ins w:id="953" w:author="Rodion Kharabet" w:date="2019-12-06T02:44:00Z">
        <w:r w:rsidR="007F1A84">
          <w:t>рисунку 3.</w:t>
        </w:r>
      </w:ins>
      <w:r w:rsidR="007B3343" w:rsidRPr="005012EF">
        <w:t>14</w:t>
      </w:r>
      <w:r w:rsidR="002E2FC9" w:rsidRPr="005012EF">
        <w:t>.</w:t>
      </w:r>
    </w:p>
    <w:p w14:paraId="1BE56BB3" w14:textId="4B61619B" w:rsidR="002E2FC9" w:rsidRPr="005012EF" w:rsidRDefault="002E2FC9" w:rsidP="002E2FC9"/>
    <w:p w14:paraId="71EA5E42" w14:textId="31E86866" w:rsidR="002E2FC9" w:rsidRPr="005012EF" w:rsidRDefault="000972C0" w:rsidP="000972C0">
      <w:pPr>
        <w:jc w:val="center"/>
      </w:pPr>
      <w:r w:rsidRPr="005012EF">
        <w:rPr>
          <w:noProof/>
        </w:rPr>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3C1464D6" w:rsidR="002E2FC9" w:rsidRPr="005012EF" w:rsidRDefault="000972C0" w:rsidP="000972C0">
      <w:pPr>
        <w:jc w:val="center"/>
      </w:pPr>
      <w:del w:id="954" w:author="Rodion Kharabet" w:date="2019-12-06T02:45:00Z">
        <w:r w:rsidRPr="005012EF" w:rsidDel="007F1A84">
          <w:delText>Рисунок</w:delText>
        </w:r>
        <w:r w:rsidR="007B3343" w:rsidRPr="005012EF" w:rsidDel="007F1A84">
          <w:delText xml:space="preserve"> 4.</w:delText>
        </w:r>
      </w:del>
      <w:ins w:id="955" w:author="Rodion Kharabet" w:date="2019-12-06T02:45:00Z">
        <w:r w:rsidR="007F1A84">
          <w:t>Рисунок 3.</w:t>
        </w:r>
      </w:ins>
      <w:r w:rsidR="007B3343" w:rsidRPr="005012EF">
        <w:t>14</w:t>
      </w:r>
      <w:r w:rsidRPr="005012EF">
        <w:t xml:space="preserve"> – Зовнішній вигляд та піни модулю ESP-01 [</w:t>
      </w:r>
      <w:r w:rsidR="007B3343" w:rsidRPr="005012EF">
        <w:t>62</w:t>
      </w:r>
      <w:r w:rsidRPr="005012EF">
        <w:t>]</w:t>
      </w:r>
    </w:p>
    <w:p w14:paraId="0EFE06CC" w14:textId="425777EE" w:rsidR="00A31AC1" w:rsidRPr="005012EF" w:rsidRDefault="00A31AC1" w:rsidP="000972C0">
      <w:pPr>
        <w:jc w:val="center"/>
      </w:pPr>
    </w:p>
    <w:p w14:paraId="30A0CBAA" w14:textId="0EA557A4" w:rsidR="00A31AC1" w:rsidRPr="005012EF" w:rsidRDefault="00182D51" w:rsidP="00A31AC1">
      <w:r w:rsidRPr="005012EF">
        <w:lastRenderedPageBreak/>
        <w:t xml:space="preserve">Це виконання модулю ESP8266 наразі є одним за найпоширеніших та має деякі недоліки стосовно </w:t>
      </w:r>
      <w:r w:rsidR="00DD4F15" w:rsidRPr="005012EF">
        <w:t>більш</w:t>
      </w:r>
      <w:r w:rsidRPr="005012EF">
        <w:t xml:space="preserve"> повноцінних реалізацій, що використовуються в інших пристроях розроблюваного апаратного комплексу.</w:t>
      </w:r>
      <w:r w:rsidR="00A548F4" w:rsidRPr="005012EF">
        <w:t xml:space="preserve"> Можна перелічити наступні конструктивні недоліки ESP-01:</w:t>
      </w:r>
    </w:p>
    <w:p w14:paraId="18C3BF11" w14:textId="4298C20D" w:rsidR="00A548F4" w:rsidRPr="005012EF" w:rsidRDefault="007C1B5B" w:rsidP="00A548F4">
      <w:pPr>
        <w:pStyle w:val="ListParagraph"/>
      </w:pPr>
      <w:r w:rsidRPr="005012EF">
        <w:t>н</w:t>
      </w:r>
      <w:r w:rsidR="00A548F4" w:rsidRPr="005012EF">
        <w:t>а платі мод</w:t>
      </w:r>
      <w:r w:rsidR="00DD4F15" w:rsidRPr="005012EF">
        <w:t>у</w:t>
      </w:r>
      <w:r w:rsidR="00A548F4" w:rsidRPr="005012EF">
        <w:t xml:space="preserve">лю розведено всього 8 </w:t>
      </w:r>
      <w:proofErr w:type="spellStart"/>
      <w:r w:rsidR="00A548F4" w:rsidRPr="005012EF">
        <w:t>пінів</w:t>
      </w:r>
      <w:proofErr w:type="spellEnd"/>
      <w:r w:rsidR="00A548F4" w:rsidRPr="005012EF">
        <w:t xml:space="preserve"> </w:t>
      </w:r>
      <w:r w:rsidR="00DD4F15" w:rsidRPr="005012EF">
        <w:t>на відміну</w:t>
      </w:r>
      <w:r w:rsidR="00A548F4" w:rsidRPr="005012EF">
        <w:t xml:space="preserve"> від 22 в інших реалізаціях</w:t>
      </w:r>
      <w:r w:rsidRPr="005012EF">
        <w:t>;</w:t>
      </w:r>
    </w:p>
    <w:p w14:paraId="75437D30" w14:textId="506B61EE" w:rsidR="00A548F4" w:rsidRPr="005012EF" w:rsidRDefault="007C1B5B" w:rsidP="00A548F4">
      <w:pPr>
        <w:pStyle w:val="ListParagraph"/>
      </w:pPr>
      <w:r w:rsidRPr="005012EF">
        <w:t>ч</w:t>
      </w:r>
      <w:r w:rsidR="00A548F4" w:rsidRPr="005012EF">
        <w:t xml:space="preserve">ерез те що більшість </w:t>
      </w:r>
      <w:proofErr w:type="spellStart"/>
      <w:r w:rsidR="00A548F4" w:rsidRPr="005012EF">
        <w:t>пінів</w:t>
      </w:r>
      <w:proofErr w:type="spellEnd"/>
      <w:r w:rsidR="00A548F4" w:rsidRPr="005012EF">
        <w:t xml:space="preserve">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r w:rsidRPr="005012EF">
        <w:t>;</w:t>
      </w:r>
    </w:p>
    <w:p w14:paraId="52ED95D5" w14:textId="3E49AE17" w:rsidR="00A548F4" w:rsidRPr="005012EF" w:rsidRDefault="007C1B5B" w:rsidP="00A548F4">
      <w:pPr>
        <w:pStyle w:val="ListParagraph"/>
      </w:pPr>
      <w:r w:rsidRPr="005012EF">
        <w:t>н</w:t>
      </w:r>
      <w:r w:rsidR="00A548F4" w:rsidRPr="005012EF">
        <w:t>е підтримує режиму «глибокого сну»</w:t>
      </w:r>
      <w:r w:rsidR="0066001B" w:rsidRPr="005012EF">
        <w:t>.</w:t>
      </w:r>
    </w:p>
    <w:p w14:paraId="62D6DCF6" w14:textId="239FA411" w:rsidR="00207E34" w:rsidRPr="005012EF" w:rsidRDefault="00166B45" w:rsidP="00166B45">
      <w:r w:rsidRPr="005012EF">
        <w:t xml:space="preserve">Але всі </w:t>
      </w:r>
      <w:r w:rsidR="007D628E" w:rsidRPr="005012EF">
        <w:t>недоліки, зазначені вище,</w:t>
      </w:r>
      <w:r w:rsidRPr="005012EF">
        <w:t xml:space="preserve"> не є вкрай важливими в контексті звичайного прийому та передачі даних. </w:t>
      </w:r>
      <w:r w:rsidR="007D628E" w:rsidRPr="005012EF">
        <w:t xml:space="preserve">Вони ніяк не впливають на обчислювальні здібності процесору, тож не впливають на хід виконання програми. </w:t>
      </w:r>
      <w:r w:rsidRPr="005012EF">
        <w:t>Також слід зазначити що модуль має найменші розміри серед інших реалізацій ESP8266</w:t>
      </w:r>
      <w:r w:rsidR="001951DD" w:rsidRPr="005012EF">
        <w:t xml:space="preserve"> (14.3 х 24.8 х 3 мм)</w:t>
      </w:r>
      <w:r w:rsidRPr="005012EF">
        <w:t>, тож добре підходить до виконання поставлених задач</w:t>
      </w:r>
      <w:r w:rsidR="00FE6BF2" w:rsidRPr="005012EF">
        <w:t xml:space="preserve"> [63]</w:t>
      </w:r>
      <w:r w:rsidR="007D628E" w:rsidRPr="005012EF">
        <w:t>.</w:t>
      </w:r>
      <w:r w:rsidR="00C763EA" w:rsidRPr="005012EF">
        <w:t xml:space="preserve"> У </w:t>
      </w:r>
      <w:del w:id="956" w:author="Rodion Kharabet" w:date="2019-12-06T03:02:00Z">
        <w:r w:rsidR="00C763EA" w:rsidRPr="005012EF" w:rsidDel="006B702B">
          <w:delText xml:space="preserve">таблиці </w:delText>
        </w:r>
        <w:r w:rsidR="007C1B5B" w:rsidRPr="005012EF" w:rsidDel="006B702B">
          <w:delText>4.</w:delText>
        </w:r>
      </w:del>
      <w:ins w:id="957" w:author="Rodion Kharabet" w:date="2019-12-06T03:02:00Z">
        <w:r w:rsidR="006B702B">
          <w:t>таблиці 3.</w:t>
        </w:r>
      </w:ins>
      <w:r w:rsidR="007C1B5B" w:rsidRPr="005012EF">
        <w:t>10</w:t>
      </w:r>
      <w:r w:rsidR="00C763EA" w:rsidRPr="005012EF">
        <w:t xml:space="preserve"> наведено перелік всіх </w:t>
      </w:r>
      <w:proofErr w:type="spellStart"/>
      <w:r w:rsidR="00C763EA" w:rsidRPr="005012EF">
        <w:t>пінів</w:t>
      </w:r>
      <w:proofErr w:type="spellEnd"/>
      <w:r w:rsidR="00C763EA" w:rsidRPr="005012EF">
        <w:t xml:space="preserve"> модулю ESP-01.</w:t>
      </w:r>
    </w:p>
    <w:p w14:paraId="1A6204F3" w14:textId="2DED24B5" w:rsidR="00C763EA" w:rsidRPr="005012EF" w:rsidRDefault="00C763EA" w:rsidP="00166B45"/>
    <w:p w14:paraId="7DA6038D" w14:textId="134E79AF" w:rsidR="007C1B5B" w:rsidRPr="00B70D56" w:rsidRDefault="007C1B5B" w:rsidP="00166B45">
      <w:pPr>
        <w:rPr>
          <w:lang w:val="en-US"/>
          <w:rPrChange w:id="958" w:author="Rodion Kharabet" w:date="2019-12-06T03:34:00Z">
            <w:rPr/>
          </w:rPrChange>
        </w:rPr>
      </w:pPr>
      <w:del w:id="959" w:author="Rodion Kharabet" w:date="2019-12-06T03:02:00Z">
        <w:r w:rsidRPr="005012EF" w:rsidDel="006B702B">
          <w:delText>Таблиця 4.</w:delText>
        </w:r>
      </w:del>
      <w:ins w:id="960" w:author="Rodion Kharabet" w:date="2019-12-06T03:02:00Z">
        <w:r w:rsidR="006B702B">
          <w:t>Таблиця 3.</w:t>
        </w:r>
      </w:ins>
      <w:r w:rsidRPr="005012EF">
        <w:t>10</w:t>
      </w:r>
      <w:ins w:id="961" w:author="Rodion Kharabet" w:date="2019-12-06T03:34:00Z">
        <w:r w:rsidR="00FB4837">
          <w:t xml:space="preserve"> </w:t>
        </w:r>
        <w:r w:rsidR="00B70D56">
          <w:t>–</w:t>
        </w:r>
        <w:r w:rsidR="00FB4837">
          <w:t xml:space="preserve"> </w:t>
        </w:r>
        <w:r w:rsidR="00B70D56">
          <w:t xml:space="preserve">Піни модулю </w:t>
        </w:r>
        <w:r w:rsidR="00B70D56">
          <w:rPr>
            <w:lang w:val="en-US"/>
          </w:rPr>
          <w:t>ESP-01</w:t>
        </w:r>
      </w:ins>
    </w:p>
    <w:tbl>
      <w:tblPr>
        <w:tblStyle w:val="TableGrid"/>
        <w:tblW w:w="0" w:type="auto"/>
        <w:tblLook w:val="04A0" w:firstRow="1" w:lastRow="0" w:firstColumn="1" w:lastColumn="0" w:noHBand="0" w:noVBand="1"/>
      </w:tblPr>
      <w:tblGrid>
        <w:gridCol w:w="984"/>
        <w:gridCol w:w="2962"/>
        <w:gridCol w:w="6530"/>
      </w:tblGrid>
      <w:tr w:rsidR="00C763EA" w:rsidRPr="005012EF" w14:paraId="4C3DD09F" w14:textId="77777777" w:rsidTr="005636FE">
        <w:tc>
          <w:tcPr>
            <w:tcW w:w="988" w:type="dxa"/>
          </w:tcPr>
          <w:p w14:paraId="5BEE1C0B" w14:textId="217CAE32" w:rsidR="00C763EA" w:rsidRPr="005012EF" w:rsidRDefault="00C763EA" w:rsidP="00166B45">
            <w:pPr>
              <w:ind w:firstLine="0"/>
            </w:pPr>
            <w:r w:rsidRPr="005012EF">
              <w:t>№</w:t>
            </w:r>
          </w:p>
        </w:tc>
        <w:tc>
          <w:tcPr>
            <w:tcW w:w="2976" w:type="dxa"/>
          </w:tcPr>
          <w:p w14:paraId="58B6B7AC" w14:textId="792DE456" w:rsidR="00C763EA" w:rsidRPr="005012EF" w:rsidRDefault="00C763EA" w:rsidP="00166B45">
            <w:pPr>
              <w:ind w:firstLine="0"/>
            </w:pPr>
            <w:r w:rsidRPr="005012EF">
              <w:t>Назва</w:t>
            </w:r>
          </w:p>
        </w:tc>
        <w:tc>
          <w:tcPr>
            <w:tcW w:w="6566" w:type="dxa"/>
          </w:tcPr>
          <w:p w14:paraId="74B12DFA" w14:textId="7A063335" w:rsidR="00C763EA" w:rsidRPr="005012EF" w:rsidRDefault="00C763EA" w:rsidP="00166B45">
            <w:pPr>
              <w:ind w:firstLine="0"/>
            </w:pPr>
            <w:r w:rsidRPr="005012EF">
              <w:t>Опис</w:t>
            </w:r>
          </w:p>
        </w:tc>
      </w:tr>
      <w:tr w:rsidR="00C763EA" w:rsidRPr="005012EF" w14:paraId="00622475" w14:textId="77777777" w:rsidTr="005636FE">
        <w:tc>
          <w:tcPr>
            <w:tcW w:w="988" w:type="dxa"/>
          </w:tcPr>
          <w:p w14:paraId="33483AE0" w14:textId="5AE7796E" w:rsidR="00C763EA" w:rsidRPr="005012EF" w:rsidRDefault="00C763EA" w:rsidP="00166B45">
            <w:pPr>
              <w:ind w:firstLine="0"/>
            </w:pPr>
            <w:r w:rsidRPr="005012EF">
              <w:t>1</w:t>
            </w:r>
          </w:p>
        </w:tc>
        <w:tc>
          <w:tcPr>
            <w:tcW w:w="2976" w:type="dxa"/>
          </w:tcPr>
          <w:p w14:paraId="750774D2" w14:textId="409EDCC9" w:rsidR="00C763EA" w:rsidRPr="005012EF" w:rsidRDefault="00C763EA" w:rsidP="00166B45">
            <w:pPr>
              <w:ind w:firstLine="0"/>
            </w:pPr>
            <w:r w:rsidRPr="005012EF">
              <w:t>GND</w:t>
            </w:r>
          </w:p>
        </w:tc>
        <w:tc>
          <w:tcPr>
            <w:tcW w:w="6566" w:type="dxa"/>
          </w:tcPr>
          <w:p w14:paraId="3A198723" w14:textId="27F431C2" w:rsidR="00C763EA" w:rsidRPr="005012EF" w:rsidRDefault="00DD4F15" w:rsidP="00166B45">
            <w:pPr>
              <w:ind w:firstLine="0"/>
            </w:pPr>
            <w:r w:rsidRPr="005012EF">
              <w:t>Заземлення</w:t>
            </w:r>
          </w:p>
        </w:tc>
      </w:tr>
      <w:tr w:rsidR="00C763EA" w:rsidRPr="005012EF" w14:paraId="0996587F" w14:textId="77777777" w:rsidTr="005636FE">
        <w:tc>
          <w:tcPr>
            <w:tcW w:w="988" w:type="dxa"/>
          </w:tcPr>
          <w:p w14:paraId="7A7946E3" w14:textId="7D2A507E" w:rsidR="00C763EA" w:rsidRPr="005012EF" w:rsidRDefault="00C763EA" w:rsidP="00166B45">
            <w:pPr>
              <w:ind w:firstLine="0"/>
            </w:pPr>
            <w:r w:rsidRPr="005012EF">
              <w:t>2</w:t>
            </w:r>
          </w:p>
        </w:tc>
        <w:tc>
          <w:tcPr>
            <w:tcW w:w="2976" w:type="dxa"/>
          </w:tcPr>
          <w:p w14:paraId="19A17E95" w14:textId="37369E2A" w:rsidR="00C763EA" w:rsidRPr="005012EF" w:rsidRDefault="00C763EA" w:rsidP="00166B45">
            <w:pPr>
              <w:ind w:firstLine="0"/>
            </w:pPr>
            <w:r w:rsidRPr="005012EF">
              <w:t>GPIO2</w:t>
            </w:r>
          </w:p>
        </w:tc>
        <w:tc>
          <w:tcPr>
            <w:tcW w:w="6566" w:type="dxa"/>
          </w:tcPr>
          <w:p w14:paraId="6381E761" w14:textId="533F350D" w:rsidR="00C763EA" w:rsidRPr="005012EF" w:rsidRDefault="00C763EA" w:rsidP="00166B45">
            <w:pPr>
              <w:ind w:firstLine="0"/>
            </w:pPr>
            <w:r w:rsidRPr="005012EF">
              <w:t xml:space="preserve">Цифровий </w:t>
            </w:r>
            <w:proofErr w:type="spellStart"/>
            <w:r w:rsidRPr="005012EF">
              <w:t>пін</w:t>
            </w:r>
            <w:proofErr w:type="spellEnd"/>
            <w:r w:rsidRPr="005012EF">
              <w:t xml:space="preserve"> вводу/виводу</w:t>
            </w:r>
          </w:p>
        </w:tc>
      </w:tr>
      <w:tr w:rsidR="00C763EA" w:rsidRPr="005012EF" w14:paraId="33490951" w14:textId="77777777" w:rsidTr="005636FE">
        <w:tc>
          <w:tcPr>
            <w:tcW w:w="988" w:type="dxa"/>
          </w:tcPr>
          <w:p w14:paraId="67CDB4F6" w14:textId="5B5EE250" w:rsidR="00C763EA" w:rsidRPr="005012EF" w:rsidRDefault="00C763EA" w:rsidP="00166B45">
            <w:pPr>
              <w:ind w:firstLine="0"/>
            </w:pPr>
            <w:r w:rsidRPr="005012EF">
              <w:t>3</w:t>
            </w:r>
          </w:p>
        </w:tc>
        <w:tc>
          <w:tcPr>
            <w:tcW w:w="2976" w:type="dxa"/>
          </w:tcPr>
          <w:p w14:paraId="59A41D61" w14:textId="29252D64" w:rsidR="00C763EA" w:rsidRPr="005012EF" w:rsidRDefault="00C763EA" w:rsidP="00166B45">
            <w:pPr>
              <w:ind w:firstLine="0"/>
            </w:pPr>
            <w:r w:rsidRPr="005012EF">
              <w:t>GPIO0</w:t>
            </w:r>
          </w:p>
        </w:tc>
        <w:tc>
          <w:tcPr>
            <w:tcW w:w="6566" w:type="dxa"/>
          </w:tcPr>
          <w:p w14:paraId="0807EE2E" w14:textId="661082E1" w:rsidR="00C763EA" w:rsidRPr="005012EF" w:rsidRDefault="00C763EA" w:rsidP="00166B45">
            <w:pPr>
              <w:ind w:firstLine="0"/>
            </w:pPr>
            <w:r w:rsidRPr="005012EF">
              <w:t xml:space="preserve">Цифровий </w:t>
            </w:r>
            <w:proofErr w:type="spellStart"/>
            <w:r w:rsidRPr="005012EF">
              <w:t>пін</w:t>
            </w:r>
            <w:proofErr w:type="spellEnd"/>
            <w:r w:rsidRPr="005012EF">
              <w:t xml:space="preserve"> вводу/виводу</w:t>
            </w:r>
          </w:p>
        </w:tc>
      </w:tr>
      <w:tr w:rsidR="00C763EA" w:rsidRPr="005012EF" w14:paraId="12D784E7" w14:textId="77777777" w:rsidTr="005636FE">
        <w:tc>
          <w:tcPr>
            <w:tcW w:w="988" w:type="dxa"/>
          </w:tcPr>
          <w:p w14:paraId="13F74185" w14:textId="621D10AB" w:rsidR="00C763EA" w:rsidRPr="005012EF" w:rsidRDefault="00C763EA" w:rsidP="00166B45">
            <w:pPr>
              <w:ind w:firstLine="0"/>
            </w:pPr>
            <w:r w:rsidRPr="005012EF">
              <w:t>4</w:t>
            </w:r>
          </w:p>
        </w:tc>
        <w:tc>
          <w:tcPr>
            <w:tcW w:w="2976" w:type="dxa"/>
          </w:tcPr>
          <w:p w14:paraId="0F993DAC" w14:textId="78BDC91D" w:rsidR="00C763EA" w:rsidRPr="005012EF" w:rsidRDefault="00C763EA" w:rsidP="00166B45">
            <w:pPr>
              <w:ind w:firstLine="0"/>
            </w:pPr>
            <w:r w:rsidRPr="005012EF">
              <w:t>RXD</w:t>
            </w:r>
          </w:p>
        </w:tc>
        <w:tc>
          <w:tcPr>
            <w:tcW w:w="6566" w:type="dxa"/>
          </w:tcPr>
          <w:p w14:paraId="04DFA55D" w14:textId="280B0218" w:rsidR="00C763EA" w:rsidRPr="005012EF" w:rsidRDefault="00C763EA" w:rsidP="00166B45">
            <w:pPr>
              <w:ind w:firstLine="0"/>
            </w:pPr>
            <w:r w:rsidRPr="005012EF">
              <w:t xml:space="preserve">Прийом даних з </w:t>
            </w:r>
            <w:r w:rsidR="00FF5E72" w:rsidRPr="005012EF">
              <w:t>і</w:t>
            </w:r>
            <w:r w:rsidRPr="005012EF">
              <w:t>нтерфейсу UART0</w:t>
            </w:r>
          </w:p>
        </w:tc>
      </w:tr>
      <w:tr w:rsidR="00C763EA" w:rsidRPr="005012EF" w14:paraId="620ED7C0" w14:textId="77777777" w:rsidTr="005636FE">
        <w:tc>
          <w:tcPr>
            <w:tcW w:w="988" w:type="dxa"/>
          </w:tcPr>
          <w:p w14:paraId="71125A85" w14:textId="101568C2" w:rsidR="00C763EA" w:rsidRPr="005012EF" w:rsidRDefault="00C763EA" w:rsidP="00166B45">
            <w:pPr>
              <w:ind w:firstLine="0"/>
            </w:pPr>
            <w:r w:rsidRPr="005012EF">
              <w:t>5</w:t>
            </w:r>
          </w:p>
        </w:tc>
        <w:tc>
          <w:tcPr>
            <w:tcW w:w="2976" w:type="dxa"/>
          </w:tcPr>
          <w:p w14:paraId="6827A0E4" w14:textId="3E16C0B9" w:rsidR="00C763EA" w:rsidRPr="005012EF" w:rsidRDefault="00C763EA" w:rsidP="00166B45">
            <w:pPr>
              <w:ind w:firstLine="0"/>
            </w:pPr>
            <w:r w:rsidRPr="005012EF">
              <w:t>VCC</w:t>
            </w:r>
          </w:p>
        </w:tc>
        <w:tc>
          <w:tcPr>
            <w:tcW w:w="6566" w:type="dxa"/>
          </w:tcPr>
          <w:p w14:paraId="53543F57" w14:textId="3BDF92F1" w:rsidR="00C763EA" w:rsidRPr="005012EF" w:rsidRDefault="00C763EA" w:rsidP="00166B45">
            <w:pPr>
              <w:ind w:firstLine="0"/>
            </w:pPr>
            <w:r w:rsidRPr="005012EF">
              <w:t>Живлення 3.3 В</w:t>
            </w:r>
          </w:p>
        </w:tc>
      </w:tr>
      <w:tr w:rsidR="00C763EA" w:rsidRPr="005012EF" w14:paraId="529E8601" w14:textId="77777777" w:rsidTr="005636FE">
        <w:tc>
          <w:tcPr>
            <w:tcW w:w="988" w:type="dxa"/>
          </w:tcPr>
          <w:p w14:paraId="6E77D736" w14:textId="20609EE3" w:rsidR="00C763EA" w:rsidRPr="005012EF" w:rsidRDefault="00C763EA" w:rsidP="00166B45">
            <w:pPr>
              <w:ind w:firstLine="0"/>
            </w:pPr>
            <w:r w:rsidRPr="005012EF">
              <w:t>6</w:t>
            </w:r>
          </w:p>
        </w:tc>
        <w:tc>
          <w:tcPr>
            <w:tcW w:w="2976" w:type="dxa"/>
          </w:tcPr>
          <w:p w14:paraId="06881321" w14:textId="4BE3D782" w:rsidR="00C763EA" w:rsidRPr="005012EF" w:rsidRDefault="00C763EA" w:rsidP="00166B45">
            <w:pPr>
              <w:ind w:firstLine="0"/>
            </w:pPr>
            <w:r w:rsidRPr="005012EF">
              <w:t>RST</w:t>
            </w:r>
          </w:p>
        </w:tc>
        <w:tc>
          <w:tcPr>
            <w:tcW w:w="6566" w:type="dxa"/>
          </w:tcPr>
          <w:p w14:paraId="2D528AAB" w14:textId="7CD3A371" w:rsidR="00C763EA" w:rsidRPr="005012EF" w:rsidRDefault="00C763EA" w:rsidP="00166B45">
            <w:pPr>
              <w:ind w:firstLine="0"/>
            </w:pPr>
            <w:r w:rsidRPr="005012EF">
              <w:t xml:space="preserve">Зовнішній </w:t>
            </w:r>
            <w:r w:rsidR="00C91726" w:rsidRPr="005012EF">
              <w:t>скидання</w:t>
            </w:r>
            <w:r w:rsidRPr="005012EF">
              <w:t xml:space="preserve"> налаштувань</w:t>
            </w:r>
          </w:p>
        </w:tc>
      </w:tr>
      <w:tr w:rsidR="00C763EA" w:rsidRPr="005012EF" w14:paraId="583B1D6B" w14:textId="77777777" w:rsidTr="005636FE">
        <w:tc>
          <w:tcPr>
            <w:tcW w:w="988" w:type="dxa"/>
          </w:tcPr>
          <w:p w14:paraId="2687C3EF" w14:textId="35BC3E16" w:rsidR="00C763EA" w:rsidRPr="005012EF" w:rsidRDefault="00C763EA" w:rsidP="00166B45">
            <w:pPr>
              <w:ind w:firstLine="0"/>
            </w:pPr>
            <w:r w:rsidRPr="005012EF">
              <w:t>7</w:t>
            </w:r>
          </w:p>
        </w:tc>
        <w:tc>
          <w:tcPr>
            <w:tcW w:w="2976" w:type="dxa"/>
          </w:tcPr>
          <w:p w14:paraId="41746D0F" w14:textId="5A472B26" w:rsidR="00C763EA" w:rsidRPr="005012EF" w:rsidRDefault="00C763EA" w:rsidP="00166B45">
            <w:pPr>
              <w:ind w:firstLine="0"/>
            </w:pPr>
            <w:r w:rsidRPr="005012EF">
              <w:t>CH_PD</w:t>
            </w:r>
          </w:p>
        </w:tc>
        <w:tc>
          <w:tcPr>
            <w:tcW w:w="6566" w:type="dxa"/>
          </w:tcPr>
          <w:p w14:paraId="2A88ABFF" w14:textId="5F57A091" w:rsidR="00C763EA" w:rsidRPr="005012EF" w:rsidRDefault="00C763EA" w:rsidP="00166B45">
            <w:pPr>
              <w:ind w:firstLine="0"/>
            </w:pPr>
            <w:r w:rsidRPr="005012EF">
              <w:t>Активація чіпу</w:t>
            </w:r>
          </w:p>
        </w:tc>
      </w:tr>
      <w:tr w:rsidR="00C763EA" w:rsidRPr="005012EF" w14:paraId="5795675F" w14:textId="77777777" w:rsidTr="005636FE">
        <w:tc>
          <w:tcPr>
            <w:tcW w:w="988" w:type="dxa"/>
          </w:tcPr>
          <w:p w14:paraId="6EE46C28" w14:textId="11A6A0BF" w:rsidR="00C763EA" w:rsidRPr="005012EF" w:rsidRDefault="00C763EA" w:rsidP="00C763EA">
            <w:pPr>
              <w:ind w:firstLine="0"/>
            </w:pPr>
            <w:r w:rsidRPr="005012EF">
              <w:t>8</w:t>
            </w:r>
          </w:p>
        </w:tc>
        <w:tc>
          <w:tcPr>
            <w:tcW w:w="2976" w:type="dxa"/>
          </w:tcPr>
          <w:p w14:paraId="4C163603" w14:textId="0B79A664" w:rsidR="00C763EA" w:rsidRPr="005012EF" w:rsidRDefault="00C763EA" w:rsidP="00C763EA">
            <w:pPr>
              <w:ind w:firstLine="0"/>
            </w:pPr>
            <w:r w:rsidRPr="005012EF">
              <w:t>TXD</w:t>
            </w:r>
          </w:p>
        </w:tc>
        <w:tc>
          <w:tcPr>
            <w:tcW w:w="6566" w:type="dxa"/>
          </w:tcPr>
          <w:p w14:paraId="0B22F81F" w14:textId="2A8B1B1A" w:rsidR="00C763EA" w:rsidRPr="005012EF" w:rsidRDefault="00C763EA" w:rsidP="00C763EA">
            <w:pPr>
              <w:ind w:firstLine="0"/>
            </w:pPr>
            <w:r w:rsidRPr="005012EF">
              <w:t xml:space="preserve">Передача даних з </w:t>
            </w:r>
            <w:r w:rsidR="00FF5E72" w:rsidRPr="005012EF">
              <w:t>і</w:t>
            </w:r>
            <w:r w:rsidRPr="005012EF">
              <w:t>нтерфейсу UART0</w:t>
            </w:r>
          </w:p>
        </w:tc>
      </w:tr>
    </w:tbl>
    <w:p w14:paraId="58FB8AF8" w14:textId="450F3B83" w:rsidR="00C763EA" w:rsidRPr="005012EF" w:rsidRDefault="00C763EA" w:rsidP="00166B45"/>
    <w:p w14:paraId="746AEE3F" w14:textId="2611884A" w:rsidR="00C763EA" w:rsidRPr="005012EF" w:rsidRDefault="0044510C" w:rsidP="00166B45">
      <w:r w:rsidRPr="005012EF">
        <w:lastRenderedPageBreak/>
        <w:t xml:space="preserve">У кожного розглянутого компонента пристрою є своя задача. Підібрані реалізації повністю відповідають поставленим вимогам. Поєднавши перелічені частини, було отримано сканер штрих-кодів, що спрацьовує тільки тоді, коли перед ним з'являється упаковка товару, що буде викинутий до сміттєвого кошика. Наступним кроком </w:t>
      </w:r>
      <w:proofErr w:type="spellStart"/>
      <w:r w:rsidRPr="005012EF">
        <w:t>відсканований</w:t>
      </w:r>
      <w:proofErr w:type="spellEnd"/>
      <w:r w:rsidRPr="005012EF">
        <w:t xml:space="preserve"> ідентифікатор буде відправлено до API через мережу Інтернет. Після чого сканер переходить в режим очікування, поки користувач не вирішить знову викинути якусь упаковку. Електричну схему пристрою зображено на </w:t>
      </w:r>
      <w:del w:id="962" w:author="Rodion Kharabet" w:date="2019-12-06T02:44:00Z">
        <w:r w:rsidRPr="005012EF" w:rsidDel="007F1A84">
          <w:delText xml:space="preserve">рисунку </w:delText>
        </w:r>
        <w:r w:rsidR="00597C36" w:rsidRPr="005012EF" w:rsidDel="007F1A84">
          <w:delText>4.</w:delText>
        </w:r>
      </w:del>
      <w:ins w:id="963" w:author="Rodion Kharabet" w:date="2019-12-06T02:44:00Z">
        <w:r w:rsidR="007F1A84">
          <w:t>рисунку 3.</w:t>
        </w:r>
      </w:ins>
      <w:r w:rsidR="00597C36" w:rsidRPr="005012EF">
        <w:t>15</w:t>
      </w:r>
    </w:p>
    <w:p w14:paraId="2793416D" w14:textId="5741CA90" w:rsidR="0044510C" w:rsidRPr="005012EF" w:rsidRDefault="0044510C" w:rsidP="00166B45"/>
    <w:p w14:paraId="1204D998" w14:textId="2254BAA6" w:rsidR="0044510C" w:rsidRPr="005012EF" w:rsidRDefault="00597C36" w:rsidP="00597C36">
      <w:pPr>
        <w:jc w:val="center"/>
      </w:pPr>
      <w:r w:rsidRPr="005012EF">
        <w:rPr>
          <w:noProof/>
        </w:rPr>
        <w:drawing>
          <wp:inline distT="0" distB="0" distL="0" distR="0" wp14:anchorId="294B10D1" wp14:editId="3DAC9ECC">
            <wp:extent cx="4200524" cy="32408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0513" cy="3256249"/>
                    </a:xfrm>
                    <a:prstGeom prst="rect">
                      <a:avLst/>
                    </a:prstGeom>
                  </pic:spPr>
                </pic:pic>
              </a:graphicData>
            </a:graphic>
          </wp:inline>
        </w:drawing>
      </w:r>
    </w:p>
    <w:p w14:paraId="2789312C" w14:textId="449EED70" w:rsidR="00597C36" w:rsidRPr="005012EF" w:rsidRDefault="00597C36" w:rsidP="00597C36">
      <w:pPr>
        <w:jc w:val="center"/>
      </w:pPr>
      <w:del w:id="964" w:author="Rodion Kharabet" w:date="2019-12-06T02:45:00Z">
        <w:r w:rsidRPr="005012EF" w:rsidDel="007F1A84">
          <w:delText>Рисунок 4.</w:delText>
        </w:r>
      </w:del>
      <w:ins w:id="965" w:author="Rodion Kharabet" w:date="2019-12-06T02:45:00Z">
        <w:r w:rsidR="007F1A84">
          <w:t>Рисунок 3.</w:t>
        </w:r>
      </w:ins>
      <w:r w:rsidRPr="005012EF">
        <w:t xml:space="preserve">15 – </w:t>
      </w:r>
      <w:ins w:id="966" w:author="Rodion Kharabet" w:date="2019-12-06T03:35:00Z">
        <w:r w:rsidR="00B70D56">
          <w:rPr>
            <w:lang w:val="en-US"/>
          </w:rPr>
          <w:t>C</w:t>
        </w:r>
      </w:ins>
      <w:del w:id="967" w:author="Rodion Kharabet" w:date="2019-12-06T03:35:00Z">
        <w:r w:rsidRPr="005012EF" w:rsidDel="00B70D56">
          <w:delText>с</w:delText>
        </w:r>
      </w:del>
      <w:proofErr w:type="spellStart"/>
      <w:r w:rsidRPr="005012EF">
        <w:t>хема</w:t>
      </w:r>
      <w:proofErr w:type="spellEnd"/>
      <w:r w:rsidRPr="005012EF">
        <w:t xml:space="preserve"> з’єднання ESP8266 та ESP-01 </w:t>
      </w:r>
      <w:r w:rsidRPr="00B70D56">
        <w:rPr>
          <w:highlight w:val="yellow"/>
          <w:rPrChange w:id="968" w:author="Rodion Kharabet" w:date="2019-12-06T03:35:00Z">
            <w:rPr/>
          </w:rPrChange>
        </w:rPr>
        <w:t>(</w:t>
      </w:r>
      <w:proofErr w:type="spellStart"/>
      <w:r w:rsidRPr="00B70D56">
        <w:rPr>
          <w:i/>
          <w:iCs/>
          <w:highlight w:val="yellow"/>
          <w:rPrChange w:id="969" w:author="Rodion Kharabet" w:date="2019-12-06T03:35:00Z">
            <w:rPr>
              <w:i/>
              <w:iCs/>
            </w:rPr>
          </w:rPrChange>
        </w:rPr>
        <w:t>переделать</w:t>
      </w:r>
      <w:proofErr w:type="spellEnd"/>
      <w:r w:rsidRPr="00B70D56">
        <w:rPr>
          <w:i/>
          <w:iCs/>
          <w:highlight w:val="yellow"/>
          <w:rPrChange w:id="970" w:author="Rodion Kharabet" w:date="2019-12-06T03:35:00Z">
            <w:rPr>
              <w:i/>
              <w:iCs/>
            </w:rPr>
          </w:rPrChange>
        </w:rPr>
        <w:t xml:space="preserve"> на </w:t>
      </w:r>
      <w:proofErr w:type="spellStart"/>
      <w:r w:rsidRPr="00B70D56">
        <w:rPr>
          <w:i/>
          <w:iCs/>
          <w:highlight w:val="yellow"/>
          <w:rPrChange w:id="971" w:author="Rodion Kharabet" w:date="2019-12-06T03:35:00Z">
            <w:rPr>
              <w:i/>
              <w:iCs/>
            </w:rPr>
          </w:rPrChange>
        </w:rPr>
        <w:t>более</w:t>
      </w:r>
      <w:proofErr w:type="spellEnd"/>
      <w:r w:rsidRPr="00B70D56">
        <w:rPr>
          <w:i/>
          <w:iCs/>
          <w:highlight w:val="yellow"/>
          <w:rPrChange w:id="972" w:author="Rodion Kharabet" w:date="2019-12-06T03:35:00Z">
            <w:rPr>
              <w:i/>
              <w:iCs/>
            </w:rPr>
          </w:rPrChange>
        </w:rPr>
        <w:t xml:space="preserve"> </w:t>
      </w:r>
      <w:proofErr w:type="spellStart"/>
      <w:r w:rsidRPr="00B70D56">
        <w:rPr>
          <w:i/>
          <w:iCs/>
          <w:highlight w:val="yellow"/>
          <w:rPrChange w:id="973" w:author="Rodion Kharabet" w:date="2019-12-06T03:35:00Z">
            <w:rPr>
              <w:i/>
              <w:iCs/>
            </w:rPr>
          </w:rPrChange>
        </w:rPr>
        <w:t>красивую</w:t>
      </w:r>
      <w:proofErr w:type="spellEnd"/>
      <w:r w:rsidRPr="00B70D56">
        <w:rPr>
          <w:highlight w:val="yellow"/>
          <w:rPrChange w:id="974" w:author="Rodion Kharabet" w:date="2019-12-06T03:35:00Z">
            <w:rPr/>
          </w:rPrChange>
        </w:rPr>
        <w:t>)</w:t>
      </w:r>
    </w:p>
    <w:p w14:paraId="6009E4B8" w14:textId="0530DCB4" w:rsidR="0044510C" w:rsidRPr="005012EF" w:rsidRDefault="0044510C" w:rsidP="00166B45"/>
    <w:p w14:paraId="498BF008" w14:textId="3E65E45C" w:rsidR="0044510C" w:rsidRPr="005012EF" w:rsidRDefault="0044510C" w:rsidP="00166B45">
      <w:r w:rsidRPr="005012EF">
        <w:t>Як видно зі схеми, коже</w:t>
      </w:r>
      <w:r w:rsidR="001F04E0" w:rsidRPr="005012EF">
        <w:t xml:space="preserve">н цифровий </w:t>
      </w:r>
      <w:proofErr w:type="spellStart"/>
      <w:r w:rsidR="001F04E0" w:rsidRPr="005012EF">
        <w:t>пін</w:t>
      </w:r>
      <w:proofErr w:type="spellEnd"/>
      <w:r w:rsidR="001F04E0" w:rsidRPr="005012EF">
        <w:t xml:space="preserve"> ESP-01 підключений до живлення через резистор. Це робиться для того, щоб під час ініціалізації модулю, на цих </w:t>
      </w:r>
      <w:proofErr w:type="spellStart"/>
      <w:r w:rsidR="001F04E0" w:rsidRPr="005012EF">
        <w:t>пінах</w:t>
      </w:r>
      <w:proofErr w:type="spellEnd"/>
      <w:r w:rsidR="001F04E0" w:rsidRPr="005012EF">
        <w:t xml:space="preserve"> був чітко визначений сигнал високого рівня.</w:t>
      </w:r>
      <w:r w:rsidR="00C2341E" w:rsidRPr="005012EF">
        <w:t xml:space="preserve"> В </w:t>
      </w:r>
      <w:r w:rsidR="00482C82" w:rsidRPr="005012EF">
        <w:t>іншому</w:t>
      </w:r>
      <w:r w:rsidR="00C2341E" w:rsidRPr="005012EF">
        <w:t xml:space="preserve"> випадку сканер може </w:t>
      </w:r>
      <w:r w:rsidR="00482C82" w:rsidRPr="005012EF">
        <w:t xml:space="preserve">працювати </w:t>
      </w:r>
      <w:proofErr w:type="spellStart"/>
      <w:r w:rsidR="00482C82" w:rsidRPr="005012EF">
        <w:t>непередбачувано</w:t>
      </w:r>
      <w:proofErr w:type="spellEnd"/>
      <w:r w:rsidR="00482C82" w:rsidRPr="005012EF">
        <w:t xml:space="preserve">. Наприклад, він може </w:t>
      </w:r>
      <w:r w:rsidR="00C2341E" w:rsidRPr="005012EF">
        <w:t xml:space="preserve">бути запущений в режимі прошивки, оскільки </w:t>
      </w:r>
      <w:proofErr w:type="spellStart"/>
      <w:r w:rsidR="00C2341E" w:rsidRPr="005012EF">
        <w:t>пін</w:t>
      </w:r>
      <w:proofErr w:type="spellEnd"/>
      <w:r w:rsidR="00C2341E" w:rsidRPr="005012EF">
        <w:t xml:space="preserve"> GPIO0 </w:t>
      </w:r>
      <w:r w:rsidR="00482C82" w:rsidRPr="005012EF">
        <w:t xml:space="preserve">не мав визначеного високого </w:t>
      </w:r>
      <w:r w:rsidR="00C2341E" w:rsidRPr="005012EF">
        <w:t>рі</w:t>
      </w:r>
      <w:r w:rsidR="00685D1A" w:rsidRPr="005012EF">
        <w:t>в</w:t>
      </w:r>
      <w:r w:rsidR="00C2341E" w:rsidRPr="005012EF">
        <w:t>н</w:t>
      </w:r>
      <w:r w:rsidR="00482C82" w:rsidRPr="005012EF">
        <w:t>я</w:t>
      </w:r>
      <w:r w:rsidR="00C2341E" w:rsidRPr="005012EF">
        <w:t xml:space="preserve"> сигналу на вході.</w:t>
      </w:r>
      <w:r w:rsidR="0029095A" w:rsidRPr="005012EF">
        <w:t xml:space="preserve"> У </w:t>
      </w:r>
      <w:del w:id="975" w:author="Rodion Kharabet" w:date="2019-12-06T03:02:00Z">
        <w:r w:rsidR="0029095A" w:rsidRPr="005012EF" w:rsidDel="006B702B">
          <w:delText xml:space="preserve">таблиці </w:delText>
        </w:r>
        <w:r w:rsidR="004366A6" w:rsidRPr="005012EF" w:rsidDel="006B702B">
          <w:delText>4.</w:delText>
        </w:r>
      </w:del>
      <w:ins w:id="976" w:author="Rodion Kharabet" w:date="2019-12-06T03:02:00Z">
        <w:r w:rsidR="006B702B">
          <w:t>таблиці 3.</w:t>
        </w:r>
      </w:ins>
      <w:r w:rsidR="004366A6" w:rsidRPr="005012EF">
        <w:t>11</w:t>
      </w:r>
      <w:r w:rsidR="0029095A" w:rsidRPr="005012EF">
        <w:t xml:space="preserve"> </w:t>
      </w:r>
      <w:r w:rsidR="0029095A" w:rsidRPr="005012EF">
        <w:lastRenderedPageBreak/>
        <w:t xml:space="preserve">зображено відповідність </w:t>
      </w:r>
      <w:r w:rsidR="00685D1A" w:rsidRPr="005012EF">
        <w:t xml:space="preserve">режимів, у яких буде запущений </w:t>
      </w:r>
      <w:r w:rsidR="0029095A" w:rsidRPr="005012EF">
        <w:t>модул</w:t>
      </w:r>
      <w:r w:rsidR="00685D1A" w:rsidRPr="005012EF">
        <w:t>ь,</w:t>
      </w:r>
      <w:r w:rsidR="0029095A" w:rsidRPr="005012EF">
        <w:t xml:space="preserve"> від рівня сигналу на визначени</w:t>
      </w:r>
      <w:r w:rsidR="00685D1A" w:rsidRPr="005012EF">
        <w:t>х</w:t>
      </w:r>
      <w:r w:rsidR="0029095A" w:rsidRPr="005012EF">
        <w:t xml:space="preserve"> </w:t>
      </w:r>
      <w:proofErr w:type="spellStart"/>
      <w:r w:rsidR="0029095A" w:rsidRPr="005012EF">
        <w:t>пінах</w:t>
      </w:r>
      <w:proofErr w:type="spellEnd"/>
      <w:r w:rsidR="00685D1A" w:rsidRPr="005012EF">
        <w:t xml:space="preserve">. </w:t>
      </w:r>
    </w:p>
    <w:p w14:paraId="6A67E962" w14:textId="4797FD67" w:rsidR="00685D1A" w:rsidRPr="005012EF" w:rsidRDefault="00685D1A" w:rsidP="00166B45"/>
    <w:p w14:paraId="2CE13901" w14:textId="4174A596" w:rsidR="004366A6" w:rsidRPr="005012EF" w:rsidRDefault="004366A6" w:rsidP="00166B45">
      <w:del w:id="977" w:author="Rodion Kharabet" w:date="2019-12-06T03:02:00Z">
        <w:r w:rsidRPr="005012EF" w:rsidDel="006B702B">
          <w:delText>Таблиця 4.</w:delText>
        </w:r>
      </w:del>
      <w:ins w:id="978" w:author="Rodion Kharabet" w:date="2019-12-06T03:02:00Z">
        <w:r w:rsidR="006B702B">
          <w:t>Таблиця 3.</w:t>
        </w:r>
      </w:ins>
      <w:r w:rsidRPr="005012EF">
        <w:t>11</w:t>
      </w:r>
    </w:p>
    <w:tbl>
      <w:tblPr>
        <w:tblStyle w:val="TableGrid"/>
        <w:tblW w:w="0" w:type="auto"/>
        <w:tblLook w:val="04A0" w:firstRow="1" w:lastRow="0" w:firstColumn="1" w:lastColumn="0" w:noHBand="0" w:noVBand="1"/>
      </w:tblPr>
      <w:tblGrid>
        <w:gridCol w:w="3518"/>
        <w:gridCol w:w="2398"/>
        <w:gridCol w:w="2258"/>
        <w:gridCol w:w="2302"/>
      </w:tblGrid>
      <w:tr w:rsidR="00685D1A" w:rsidRPr="005012EF" w14:paraId="49DE7442" w14:textId="77777777" w:rsidTr="00685D1A">
        <w:tc>
          <w:tcPr>
            <w:tcW w:w="3539" w:type="dxa"/>
          </w:tcPr>
          <w:p w14:paraId="2E0D9A7F" w14:textId="7EC2C185" w:rsidR="00685D1A" w:rsidRPr="005012EF" w:rsidRDefault="00685D1A" w:rsidP="00166B45">
            <w:pPr>
              <w:ind w:firstLine="0"/>
            </w:pPr>
            <w:r w:rsidRPr="005012EF">
              <w:t>Режим</w:t>
            </w:r>
          </w:p>
        </w:tc>
        <w:tc>
          <w:tcPr>
            <w:tcW w:w="2410" w:type="dxa"/>
          </w:tcPr>
          <w:p w14:paraId="5AECB82D" w14:textId="2F1D68C6" w:rsidR="00685D1A" w:rsidRPr="005012EF" w:rsidRDefault="00685D1A" w:rsidP="00166B45">
            <w:pPr>
              <w:ind w:firstLine="0"/>
            </w:pPr>
            <w:r w:rsidRPr="005012EF">
              <w:t>GPIO15</w:t>
            </w:r>
          </w:p>
        </w:tc>
        <w:tc>
          <w:tcPr>
            <w:tcW w:w="2268" w:type="dxa"/>
          </w:tcPr>
          <w:p w14:paraId="46627F79" w14:textId="147AE460" w:rsidR="00685D1A" w:rsidRPr="005012EF" w:rsidRDefault="00685D1A" w:rsidP="00166B45">
            <w:pPr>
              <w:ind w:firstLine="0"/>
            </w:pPr>
            <w:r w:rsidRPr="005012EF">
              <w:t>GPIO0</w:t>
            </w:r>
          </w:p>
        </w:tc>
        <w:tc>
          <w:tcPr>
            <w:tcW w:w="2313" w:type="dxa"/>
          </w:tcPr>
          <w:p w14:paraId="4BC118BA" w14:textId="07DE1D3A" w:rsidR="00685D1A" w:rsidRPr="005012EF" w:rsidRDefault="00685D1A" w:rsidP="00166B45">
            <w:pPr>
              <w:ind w:firstLine="0"/>
            </w:pPr>
            <w:r w:rsidRPr="005012EF">
              <w:t>GPIO2</w:t>
            </w:r>
          </w:p>
        </w:tc>
      </w:tr>
      <w:tr w:rsidR="00685D1A" w:rsidRPr="005012EF" w14:paraId="076667B3" w14:textId="77777777" w:rsidTr="00685D1A">
        <w:tc>
          <w:tcPr>
            <w:tcW w:w="3539" w:type="dxa"/>
          </w:tcPr>
          <w:p w14:paraId="761ED5E6" w14:textId="2EAB80E7" w:rsidR="00685D1A" w:rsidRPr="005012EF" w:rsidRDefault="00685D1A" w:rsidP="00685D1A">
            <w:pPr>
              <w:tabs>
                <w:tab w:val="center" w:pos="1208"/>
              </w:tabs>
              <w:ind w:firstLine="0"/>
            </w:pPr>
            <w:r w:rsidRPr="005012EF">
              <w:t>Прошивки</w:t>
            </w:r>
          </w:p>
        </w:tc>
        <w:tc>
          <w:tcPr>
            <w:tcW w:w="2410" w:type="dxa"/>
          </w:tcPr>
          <w:p w14:paraId="1800D52A" w14:textId="31931D98" w:rsidR="00685D1A" w:rsidRPr="005012EF" w:rsidRDefault="00685D1A" w:rsidP="00166B45">
            <w:pPr>
              <w:ind w:firstLine="0"/>
            </w:pPr>
            <w:r w:rsidRPr="005012EF">
              <w:t>Низький</w:t>
            </w:r>
          </w:p>
        </w:tc>
        <w:tc>
          <w:tcPr>
            <w:tcW w:w="2268" w:type="dxa"/>
          </w:tcPr>
          <w:p w14:paraId="72FE626E" w14:textId="0A850F50" w:rsidR="00685D1A" w:rsidRPr="005012EF" w:rsidRDefault="00685D1A" w:rsidP="00166B45">
            <w:pPr>
              <w:ind w:firstLine="0"/>
            </w:pPr>
            <w:r w:rsidRPr="005012EF">
              <w:t>Низький</w:t>
            </w:r>
          </w:p>
        </w:tc>
        <w:tc>
          <w:tcPr>
            <w:tcW w:w="2313" w:type="dxa"/>
          </w:tcPr>
          <w:p w14:paraId="2412FC51" w14:textId="3B90D289" w:rsidR="00685D1A" w:rsidRPr="005012EF" w:rsidRDefault="00685D1A" w:rsidP="00166B45">
            <w:pPr>
              <w:ind w:firstLine="0"/>
            </w:pPr>
            <w:r w:rsidRPr="005012EF">
              <w:t>Високий</w:t>
            </w:r>
          </w:p>
        </w:tc>
      </w:tr>
      <w:tr w:rsidR="00685D1A" w:rsidRPr="005012EF" w14:paraId="4FA04CC3" w14:textId="77777777" w:rsidTr="00685D1A">
        <w:tc>
          <w:tcPr>
            <w:tcW w:w="3539" w:type="dxa"/>
          </w:tcPr>
          <w:p w14:paraId="7EA5014F" w14:textId="3B10E8F0" w:rsidR="00685D1A" w:rsidRPr="005012EF" w:rsidRDefault="00685D1A" w:rsidP="00166B45">
            <w:pPr>
              <w:ind w:firstLine="0"/>
            </w:pPr>
            <w:r w:rsidRPr="005012EF">
              <w:t>Запуск з флеш-пам'яті</w:t>
            </w:r>
          </w:p>
        </w:tc>
        <w:tc>
          <w:tcPr>
            <w:tcW w:w="2410" w:type="dxa"/>
          </w:tcPr>
          <w:p w14:paraId="1B303840" w14:textId="309A7EAB" w:rsidR="00685D1A" w:rsidRPr="005012EF" w:rsidRDefault="00685D1A" w:rsidP="00166B45">
            <w:pPr>
              <w:ind w:firstLine="0"/>
            </w:pPr>
            <w:r w:rsidRPr="005012EF">
              <w:t>Низький</w:t>
            </w:r>
          </w:p>
        </w:tc>
        <w:tc>
          <w:tcPr>
            <w:tcW w:w="2268" w:type="dxa"/>
          </w:tcPr>
          <w:p w14:paraId="23EAAF2A" w14:textId="0110D45A" w:rsidR="00685D1A" w:rsidRPr="005012EF" w:rsidRDefault="00685D1A" w:rsidP="00166B45">
            <w:pPr>
              <w:ind w:firstLine="0"/>
            </w:pPr>
            <w:r w:rsidRPr="005012EF">
              <w:t>Високий</w:t>
            </w:r>
          </w:p>
        </w:tc>
        <w:tc>
          <w:tcPr>
            <w:tcW w:w="2313" w:type="dxa"/>
          </w:tcPr>
          <w:p w14:paraId="7D4EB5C5" w14:textId="474C12B1" w:rsidR="00685D1A" w:rsidRPr="005012EF" w:rsidRDefault="00685D1A" w:rsidP="00166B45">
            <w:pPr>
              <w:ind w:firstLine="0"/>
            </w:pPr>
            <w:r w:rsidRPr="005012EF">
              <w:t>Високий</w:t>
            </w:r>
          </w:p>
        </w:tc>
      </w:tr>
    </w:tbl>
    <w:p w14:paraId="27E68A7F" w14:textId="525BE734" w:rsidR="00685D1A" w:rsidRPr="005012EF" w:rsidRDefault="00685D1A" w:rsidP="00166B45"/>
    <w:p w14:paraId="2AC19128" w14:textId="173C01E8" w:rsidR="00685D1A" w:rsidRPr="005012EF" w:rsidRDefault="00631660" w:rsidP="00166B45">
      <w:r w:rsidRPr="005012EF">
        <w:t xml:space="preserve">Для програмування модулю ESP-01 було використано середовище розробки </w:t>
      </w:r>
      <w:proofErr w:type="spellStart"/>
      <w:r w:rsidRPr="005012EF">
        <w:t>Arduino</w:t>
      </w:r>
      <w:proofErr w:type="spellEnd"/>
      <w:r w:rsidRPr="005012EF">
        <w:t xml:space="preserve"> IDE та мову програмування C.</w:t>
      </w:r>
    </w:p>
    <w:p w14:paraId="7421CE16" w14:textId="7D1B9E04" w:rsidR="006E45D4" w:rsidRPr="005012EF" w:rsidRDefault="006E45D4" w:rsidP="00166B45">
      <w:r w:rsidRPr="005012EF">
        <w:t xml:space="preserve">Щоб передавати інформацію через Інтернет, модуль має підключитися до </w:t>
      </w:r>
      <w:proofErr w:type="spellStart"/>
      <w:r w:rsidRPr="005012EF">
        <w:t>Wi-Fi</w:t>
      </w:r>
      <w:proofErr w:type="spellEnd"/>
      <w:r w:rsidRPr="005012EF">
        <w:t xml:space="preserve"> мережі користувача. Стандартною бібліотекою для роботи з ESP8266 передбачено явне програмування SSID та паролю точки доступу, до якої має підключитися модуль при ініціалізації. Таке рішення не є зручним для користувача, оскільки кожен раз прошивати наново модуль ESP8266 коли змінюється точка доступу проблематично для пересічного користувача. </w:t>
      </w:r>
      <w:r w:rsidR="00E31B3F" w:rsidRPr="005012EF">
        <w:t xml:space="preserve">Тому було вирішено додати відповідний шаблон поведінки до програми. </w:t>
      </w:r>
    </w:p>
    <w:p w14:paraId="2789ECED" w14:textId="2007CABD" w:rsidR="00350FD1" w:rsidRPr="005012EF" w:rsidRDefault="00350FD1" w:rsidP="00166B45">
      <w:r w:rsidRPr="005012EF">
        <w:t xml:space="preserve">При запуску, модуль сканує наявні в </w:t>
      </w:r>
      <w:r w:rsidR="006402FB" w:rsidRPr="005012EF">
        <w:t>радіусі</w:t>
      </w:r>
      <w:r w:rsidRPr="005012EF">
        <w:t xml:space="preserve"> роботи антени точки доступу. Якщо в пам'яті модуля не існує SSID та паролю до жодної з них, модуль переходить у стан веб-серверу та створює власну точку доступу. Користувач за допомогою мобільного телефону має </w:t>
      </w:r>
      <w:r w:rsidR="00C91726" w:rsidRPr="005012EF">
        <w:t>підключитися</w:t>
      </w:r>
      <w:r w:rsidRPr="005012EF">
        <w:t xml:space="preserve"> до цієї точку доступу. Наступним кроком відкриється веб сторінка, що зазвичай знаходиться за </w:t>
      </w:r>
      <w:proofErr w:type="spellStart"/>
      <w:r w:rsidR="00C91726" w:rsidRPr="005012EF">
        <w:t>адресою</w:t>
      </w:r>
      <w:proofErr w:type="spellEnd"/>
      <w:r w:rsidRPr="005012EF">
        <w:t xml:space="preserve"> </w:t>
      </w:r>
      <w:hyperlink r:id="rId41" w:history="1">
        <w:r w:rsidRPr="005012EF">
          <w:rPr>
            <w:rStyle w:val="Hyperlink"/>
          </w:rPr>
          <w:t>http://192.168.4.1</w:t>
        </w:r>
      </w:hyperlink>
      <w:r w:rsidRPr="005012EF">
        <w:t xml:space="preserve">. Це </w:t>
      </w:r>
      <w:del w:id="979" w:author="Rodion Kharabet" w:date="2019-12-06T03:35:00Z">
        <w:r w:rsidRPr="005012EF" w:rsidDel="00B70D56">
          <w:delText xml:space="preserve">проста </w:delText>
        </w:r>
      </w:del>
      <w:r w:rsidRPr="005012EF">
        <w:t xml:space="preserve">веб-сторінка, на якій відображаються усі наявні точки доступу в радіусі дії модулю. Користувач має вибрати бажану точку доступу та ввести пароль до неї. Таким чином користувач повідомляє </w:t>
      </w:r>
      <w:proofErr w:type="spellStart"/>
      <w:r w:rsidRPr="005012EF">
        <w:t>Wi-Fi</w:t>
      </w:r>
      <w:proofErr w:type="spellEnd"/>
      <w:r w:rsidRPr="005012EF">
        <w:t xml:space="preserve"> модулю, до якої точки доступу він має підключатися. Дані про точку доступу зберігаються у флеш-пам'яті, після чого модуль автоматично </w:t>
      </w:r>
      <w:r w:rsidR="00C91726" w:rsidRPr="005012EF">
        <w:t>перезавантажується</w:t>
      </w:r>
      <w:r w:rsidRPr="005012EF">
        <w:t xml:space="preserve">. При наступній ініціалізації модуль знайде співпадіння між тими точками доступу, що зберігаються у флеш-пам’яті, та тими, що </w:t>
      </w:r>
      <w:r w:rsidR="007C6CD9" w:rsidRPr="005012EF">
        <w:t xml:space="preserve">стали доступні в результаті сканування в реальному часі. Наступним кроком модуль підключиться до відомої йому мережі та </w:t>
      </w:r>
      <w:r w:rsidR="007C6CD9" w:rsidRPr="005012EF">
        <w:lastRenderedPageBreak/>
        <w:t>почне безпосередньо виконувати свою програму.</w:t>
      </w:r>
      <w:r w:rsidR="00967D59" w:rsidRPr="005012EF">
        <w:t xml:space="preserve"> Сторінку конфігурації точки </w:t>
      </w:r>
      <w:r w:rsidR="00C91726" w:rsidRPr="005012EF">
        <w:t>доступу</w:t>
      </w:r>
      <w:r w:rsidR="00967D59" w:rsidRPr="005012EF">
        <w:t xml:space="preserve"> для модуля ESP8266 наведено на </w:t>
      </w:r>
      <w:del w:id="980" w:author="Rodion Kharabet" w:date="2019-12-06T02:44:00Z">
        <w:r w:rsidR="00967D59" w:rsidRPr="005012EF" w:rsidDel="007F1A84">
          <w:delText xml:space="preserve">рисунку </w:delText>
        </w:r>
        <w:r w:rsidR="004366A6" w:rsidRPr="005012EF" w:rsidDel="007F1A84">
          <w:delText>4.</w:delText>
        </w:r>
      </w:del>
      <w:ins w:id="981" w:author="Rodion Kharabet" w:date="2019-12-06T02:44:00Z">
        <w:r w:rsidR="007F1A84">
          <w:t>рисунку 3.</w:t>
        </w:r>
      </w:ins>
      <w:r w:rsidR="004366A6" w:rsidRPr="005012EF">
        <w:t>16</w:t>
      </w:r>
      <w:r w:rsidR="00967D59" w:rsidRPr="005012EF">
        <w:t>.</w:t>
      </w:r>
    </w:p>
    <w:p w14:paraId="72149712" w14:textId="1AF47E16" w:rsidR="007C6CD9" w:rsidRPr="005012EF" w:rsidRDefault="007C6CD9" w:rsidP="00166B45"/>
    <w:p w14:paraId="3095D5CE" w14:textId="54FBF312" w:rsidR="007C6CD9" w:rsidRPr="005012EF" w:rsidRDefault="007C6CD9" w:rsidP="007C6CD9">
      <w:pPr>
        <w:jc w:val="center"/>
      </w:pPr>
      <w:r w:rsidRPr="005012EF">
        <w:rPr>
          <w:noProof/>
        </w:rPr>
        <w:drawing>
          <wp:inline distT="0" distB="0" distL="0" distR="0" wp14:anchorId="17ABC822" wp14:editId="22C404E1">
            <wp:extent cx="3505200" cy="533202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080"/>
                    <a:stretch/>
                  </pic:blipFill>
                  <pic:spPr bwMode="auto">
                    <a:xfrm>
                      <a:off x="0" y="0"/>
                      <a:ext cx="3505200" cy="5332020"/>
                    </a:xfrm>
                    <a:prstGeom prst="rect">
                      <a:avLst/>
                    </a:prstGeom>
                    <a:ln>
                      <a:noFill/>
                    </a:ln>
                    <a:extLst>
                      <a:ext uri="{53640926-AAD7-44D8-BBD7-CCE9431645EC}">
                        <a14:shadowObscured xmlns:a14="http://schemas.microsoft.com/office/drawing/2010/main"/>
                      </a:ext>
                    </a:extLst>
                  </pic:spPr>
                </pic:pic>
              </a:graphicData>
            </a:graphic>
          </wp:inline>
        </w:drawing>
      </w:r>
    </w:p>
    <w:p w14:paraId="60A8D061" w14:textId="79BD195A" w:rsidR="00967D59" w:rsidRPr="005012EF" w:rsidRDefault="00967D59" w:rsidP="007C6CD9">
      <w:pPr>
        <w:jc w:val="center"/>
      </w:pPr>
      <w:del w:id="982" w:author="Rodion Kharabet" w:date="2019-12-06T02:45:00Z">
        <w:r w:rsidRPr="005012EF" w:rsidDel="007F1A84">
          <w:delText>Рисунок</w:delText>
        </w:r>
        <w:r w:rsidR="004366A6" w:rsidRPr="005012EF" w:rsidDel="007F1A84">
          <w:delText xml:space="preserve"> 4.</w:delText>
        </w:r>
      </w:del>
      <w:ins w:id="983" w:author="Rodion Kharabet" w:date="2019-12-06T02:45:00Z">
        <w:r w:rsidR="007F1A84">
          <w:t>Рисунок 3.</w:t>
        </w:r>
      </w:ins>
      <w:r w:rsidR="004366A6" w:rsidRPr="005012EF">
        <w:t>16</w:t>
      </w:r>
      <w:r w:rsidRPr="005012EF">
        <w:t xml:space="preserve"> – Сторінка конфігурації точки доступу</w:t>
      </w:r>
    </w:p>
    <w:p w14:paraId="7A75079C" w14:textId="1F989CB0" w:rsidR="007C6CD9" w:rsidRPr="005012EF" w:rsidRDefault="007C6CD9" w:rsidP="00166B45"/>
    <w:p w14:paraId="0664D750" w14:textId="5D39D86E" w:rsidR="00FB5957" w:rsidRPr="005012EF" w:rsidRDefault="00FB5957" w:rsidP="00FB5957">
      <w:pPr>
        <w:pStyle w:val="Heading3"/>
      </w:pPr>
      <w:bookmarkStart w:id="984" w:name="_Toc25923574"/>
      <w:del w:id="985" w:author="Rodion Kharabet" w:date="2019-12-06T03:53:00Z">
        <w:r w:rsidRPr="005012EF" w:rsidDel="003969F0">
          <w:delText>4</w:delText>
        </w:r>
      </w:del>
      <w:ins w:id="986" w:author="Rodion Kharabet" w:date="2019-12-06T03:53:00Z">
        <w:r w:rsidR="003969F0">
          <w:t>3</w:t>
        </w:r>
      </w:ins>
      <w:r w:rsidRPr="005012EF">
        <w:t>.4.2 Пристрій радіочастотної ідентифікації</w:t>
      </w:r>
      <w:bookmarkEnd w:id="984"/>
    </w:p>
    <w:p w14:paraId="3CBFD0A6" w14:textId="789236FA" w:rsidR="00FB5957" w:rsidRPr="005012EF" w:rsidRDefault="00FB5957" w:rsidP="00166B45"/>
    <w:p w14:paraId="1D693C8F" w14:textId="397B3F2E" w:rsidR="00396EAC" w:rsidRPr="005012EF" w:rsidRDefault="00ED1CD9" w:rsidP="00166B45">
      <w:r w:rsidRPr="005012EF">
        <w:t xml:space="preserve">Для підтримки технології радіочастотної ідентифікації необхідно </w:t>
      </w:r>
      <w:r w:rsidR="00396EAC" w:rsidRPr="005012EF">
        <w:t xml:space="preserve">було створити спеціалізовані апаратні пристрої, що будуть її здійснювати. Як і в пристрої для </w:t>
      </w:r>
      <w:r w:rsidR="00396EAC" w:rsidRPr="005012EF">
        <w:lastRenderedPageBreak/>
        <w:t xml:space="preserve">сканування штрих-кодів, після отримання корисної інформації з радіочастотної мітки, вона буде передана через мережу Інтернет до API веб-застосунку. </w:t>
      </w:r>
    </w:p>
    <w:p w14:paraId="4833A765" w14:textId="029DF667" w:rsidR="00B1633C" w:rsidRPr="005012EF" w:rsidRDefault="00B1633C" w:rsidP="00166B45">
      <w:r w:rsidRPr="005012EF">
        <w:t xml:space="preserve">Для сканування </w:t>
      </w:r>
      <w:del w:id="987" w:author="Rodion Kharabet" w:date="2019-12-06T02:37:00Z">
        <w:r w:rsidRPr="005012EF" w:rsidDel="005A2358">
          <w:delText>RFID міток</w:delText>
        </w:r>
      </w:del>
      <w:ins w:id="988" w:author="Rodion Kharabet" w:date="2019-12-06T02:37:00Z">
        <w:r w:rsidR="005A2358">
          <w:t>RFID-міток</w:t>
        </w:r>
      </w:ins>
      <w:r w:rsidRPr="005012EF">
        <w:t xml:space="preserve"> було обрано </w:t>
      </w:r>
      <w:r w:rsidR="0054043E" w:rsidRPr="005012EF">
        <w:t>модуль RC522</w:t>
      </w:r>
      <w:r w:rsidR="00A9211E" w:rsidRPr="005012EF">
        <w:t xml:space="preserve">. Це один з найдоступніших модулів для зчитування радіочастотних міток. Він побудований на базі </w:t>
      </w:r>
      <w:r w:rsidR="00DF7370" w:rsidRPr="005012EF">
        <w:t>інтегральної мікросхеми</w:t>
      </w:r>
      <w:r w:rsidR="00A9211E" w:rsidRPr="005012EF">
        <w:t xml:space="preserve"> MFRC522</w:t>
      </w:r>
      <w:r w:rsidR="00DF7370" w:rsidRPr="005012EF">
        <w:t xml:space="preserve">, що виробляється компанією NXP. Модуль сканеру може взаємодіяти з </w:t>
      </w:r>
      <w:r w:rsidR="00DD4F15" w:rsidRPr="005012EF">
        <w:t>зовнішнім</w:t>
      </w:r>
      <w:r w:rsidR="00DF7370" w:rsidRPr="005012EF">
        <w:t xml:space="preserve"> мікроконтролером через SPI інтерфейс</w:t>
      </w:r>
      <w:ins w:id="989" w:author="Rodion Kharabet" w:date="2019-12-06T03:36:00Z">
        <w:r w:rsidR="00B70D56" w:rsidRPr="00B70D56">
          <w:rPr>
            <w:rPrChange w:id="990" w:author="Rodion Kharabet" w:date="2019-12-06T03:36:00Z">
              <w:rPr>
                <w:lang w:val="en-US"/>
              </w:rPr>
            </w:rPrChange>
          </w:rPr>
          <w:t>,</w:t>
        </w:r>
      </w:ins>
      <w:del w:id="991" w:author="Rodion Kharabet" w:date="2019-12-06T03:36:00Z">
        <w:r w:rsidR="00DF7370" w:rsidRPr="005012EF" w:rsidDel="00B70D56">
          <w:delText>у</w:delText>
        </w:r>
      </w:del>
      <w:r w:rsidR="00DF7370" w:rsidRPr="005012EF">
        <w:t xml:space="preserve"> що </w:t>
      </w:r>
      <w:r w:rsidR="00C91726" w:rsidRPr="005012EF">
        <w:t>складається</w:t>
      </w:r>
      <w:r w:rsidR="00DF7370" w:rsidRPr="005012EF">
        <w:t xml:space="preserve"> з чотирьох </w:t>
      </w:r>
      <w:proofErr w:type="spellStart"/>
      <w:r w:rsidR="00DF7370" w:rsidRPr="005012EF">
        <w:t>пінів</w:t>
      </w:r>
      <w:proofErr w:type="spellEnd"/>
      <w:r w:rsidR="00DF7370" w:rsidRPr="005012EF">
        <w:t xml:space="preserve">. Максимальна швидкість обміну даними складає 10 Мбіт/с. Також підтримуються інтерфейси UART та </w:t>
      </w:r>
      <w:r w:rsidR="00266407" w:rsidRPr="005012EF">
        <w:t>I²C</w:t>
      </w:r>
      <w:r w:rsidR="00DF7370" w:rsidRPr="005012EF">
        <w:t xml:space="preserve"> для зовнішньої комунікації</w:t>
      </w:r>
      <w:r w:rsidR="001B1331" w:rsidRPr="005012EF">
        <w:t xml:space="preserve"> [64]</w:t>
      </w:r>
      <w:r w:rsidR="00F934DB" w:rsidRPr="005012EF">
        <w:t xml:space="preserve">. Модуль RC522 зображено на </w:t>
      </w:r>
      <w:del w:id="992" w:author="Rodion Kharabet" w:date="2019-12-06T02:44:00Z">
        <w:r w:rsidR="00F934DB" w:rsidRPr="005012EF" w:rsidDel="007F1A84">
          <w:delText xml:space="preserve">рисунку </w:delText>
        </w:r>
        <w:r w:rsidR="001C030E" w:rsidRPr="005012EF" w:rsidDel="007F1A84">
          <w:delText>4.</w:delText>
        </w:r>
      </w:del>
      <w:ins w:id="993" w:author="Rodion Kharabet" w:date="2019-12-06T02:44:00Z">
        <w:r w:rsidR="007F1A84">
          <w:t>рисунку 3.</w:t>
        </w:r>
      </w:ins>
      <w:r w:rsidR="001C030E" w:rsidRPr="005012EF">
        <w:t>17</w:t>
      </w:r>
      <w:r w:rsidR="00F934DB" w:rsidRPr="005012EF">
        <w:t>.</w:t>
      </w:r>
    </w:p>
    <w:p w14:paraId="49815697" w14:textId="44E91CDD" w:rsidR="00F934DB" w:rsidRPr="005012EF" w:rsidRDefault="00F934DB" w:rsidP="00166B45"/>
    <w:p w14:paraId="3E051AD6" w14:textId="1142B66D" w:rsidR="00350079" w:rsidRPr="005012EF" w:rsidRDefault="00350079" w:rsidP="00B24819">
      <w:pPr>
        <w:jc w:val="center"/>
      </w:pPr>
      <w:r w:rsidRPr="005012EF">
        <w:rPr>
          <w:noProof/>
        </w:rPr>
        <w:drawing>
          <wp:inline distT="0" distB="0" distL="0" distR="0" wp14:anchorId="6D9F33F6" wp14:editId="26380B15">
            <wp:extent cx="4170678" cy="3073400"/>
            <wp:effectExtent l="0" t="0" r="1905" b="0"/>
            <wp:docPr id="28" name="Picture 28" descr="Image result for rc522 rfi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c522 rfid circui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3654" cy="3082962"/>
                    </a:xfrm>
                    <a:prstGeom prst="rect">
                      <a:avLst/>
                    </a:prstGeom>
                    <a:noFill/>
                    <a:ln>
                      <a:noFill/>
                    </a:ln>
                  </pic:spPr>
                </pic:pic>
              </a:graphicData>
            </a:graphic>
          </wp:inline>
        </w:drawing>
      </w:r>
    </w:p>
    <w:p w14:paraId="7F060BC4" w14:textId="66828801" w:rsidR="00350079" w:rsidRPr="005012EF" w:rsidRDefault="00B24819" w:rsidP="00B24819">
      <w:pPr>
        <w:jc w:val="center"/>
      </w:pPr>
      <w:del w:id="994" w:author="Rodion Kharabet" w:date="2019-12-06T02:45:00Z">
        <w:r w:rsidRPr="005012EF" w:rsidDel="007F1A84">
          <w:delText>Рисунок</w:delText>
        </w:r>
        <w:r w:rsidR="001C030E" w:rsidRPr="005012EF" w:rsidDel="007F1A84">
          <w:delText xml:space="preserve"> 4.</w:delText>
        </w:r>
      </w:del>
      <w:ins w:id="995" w:author="Rodion Kharabet" w:date="2019-12-06T02:45:00Z">
        <w:r w:rsidR="007F1A84">
          <w:t>Рисунок 3.</w:t>
        </w:r>
      </w:ins>
      <w:r w:rsidR="001C030E" w:rsidRPr="005012EF">
        <w:t>17</w:t>
      </w:r>
      <w:r w:rsidRPr="005012EF">
        <w:t xml:space="preserve"> – Зображення модулю RFID зчитувача RC522 [</w:t>
      </w:r>
      <w:r w:rsidR="001B1331" w:rsidRPr="005012EF">
        <w:t>67</w:t>
      </w:r>
      <w:r w:rsidRPr="005012EF">
        <w:t>]</w:t>
      </w:r>
    </w:p>
    <w:p w14:paraId="4376DA8F" w14:textId="77777777" w:rsidR="001B1331" w:rsidRPr="005012EF" w:rsidRDefault="001B1331" w:rsidP="00B24819">
      <w:pPr>
        <w:jc w:val="center"/>
      </w:pPr>
    </w:p>
    <w:p w14:paraId="717D3A06" w14:textId="03DD4454" w:rsidR="000A67BB" w:rsidRPr="005012EF" w:rsidRDefault="001334CE" w:rsidP="00166B45">
      <w:r w:rsidRPr="005012EF">
        <w:t>RC522 створює електромагнітне поле з хвилями частоти 13.56</w:t>
      </w:r>
      <w:r w:rsidR="00D97B18" w:rsidRPr="005012EF">
        <w:t xml:space="preserve"> МГц</w:t>
      </w:r>
      <w:r w:rsidRPr="005012EF">
        <w:t xml:space="preserve">. </w:t>
      </w:r>
      <w:r w:rsidR="008830B3" w:rsidRPr="005012EF">
        <w:t>Це поле використовується для комунікації з мітками</w:t>
      </w:r>
      <w:r w:rsidRPr="005012EF">
        <w:t xml:space="preserve"> </w:t>
      </w:r>
      <w:r w:rsidR="008830B3" w:rsidRPr="005012EF">
        <w:t xml:space="preserve">стандартів  ISO/IEC 14443, MIFARE та NTAG. </w:t>
      </w:r>
      <w:r w:rsidR="000A67BB" w:rsidRPr="005012EF">
        <w:t xml:space="preserve">В модулі присутній спеціальний </w:t>
      </w:r>
      <w:proofErr w:type="spellStart"/>
      <w:r w:rsidR="000A67BB" w:rsidRPr="005012EF">
        <w:t>пін</w:t>
      </w:r>
      <w:proofErr w:type="spellEnd"/>
      <w:r w:rsidR="000A67BB" w:rsidRPr="005012EF">
        <w:t xml:space="preserve"> переривання. За його допомогою модуль сам дає інформацію про те що в полі дії з’явилась мітка.</w:t>
      </w:r>
      <w:r w:rsidR="00A73054" w:rsidRPr="005012EF">
        <w:t xml:space="preserve"> </w:t>
      </w:r>
    </w:p>
    <w:p w14:paraId="1B2703A3" w14:textId="6C300F1E" w:rsidR="00112474" w:rsidRPr="005012EF" w:rsidRDefault="00A73054" w:rsidP="00166B45">
      <w:r w:rsidRPr="005012EF">
        <w:t xml:space="preserve">Робоча напруга модулю складає від 2.5 - 3.3 В. </w:t>
      </w:r>
      <w:del w:id="996" w:author="Rodion Kharabet" w:date="2019-12-06T03:36:00Z">
        <w:r w:rsidRPr="005012EF" w:rsidDel="00B70D56">
          <w:delText>В той час</w:delText>
        </w:r>
      </w:del>
      <w:ins w:id="997" w:author="Rodion Kharabet" w:date="2019-12-06T03:36:00Z">
        <w:r w:rsidR="00B70D56">
          <w:t>Тако</w:t>
        </w:r>
      </w:ins>
      <w:ins w:id="998" w:author="Rodion Kharabet" w:date="2019-12-06T03:37:00Z">
        <w:r w:rsidR="00B70D56">
          <w:t>ж цей</w:t>
        </w:r>
      </w:ins>
      <w:r w:rsidRPr="005012EF">
        <w:t xml:space="preserve"> модуль має логічні піни, що </w:t>
      </w:r>
      <w:del w:id="999" w:author="Rodion Kharabet" w:date="2019-12-06T03:37:00Z">
        <w:r w:rsidRPr="005012EF" w:rsidDel="00B70D56">
          <w:delText xml:space="preserve">також </w:delText>
        </w:r>
      </w:del>
      <w:r w:rsidRPr="005012EF">
        <w:t xml:space="preserve">толерантні до напруги 5 В. Це означає що модуль може легко взаємодіяти з </w:t>
      </w:r>
      <w:proofErr w:type="spellStart"/>
      <w:r w:rsidRPr="005012EF">
        <w:t>Arduino</w:t>
      </w:r>
      <w:proofErr w:type="spellEnd"/>
      <w:r w:rsidRPr="005012EF">
        <w:t xml:space="preserve"> </w:t>
      </w:r>
      <w:r w:rsidRPr="005012EF">
        <w:lastRenderedPageBreak/>
        <w:t>та іншими мікроконтролерами з 5 В логікою</w:t>
      </w:r>
      <w:r w:rsidR="00112474" w:rsidRPr="005012EF">
        <w:t xml:space="preserve"> без використання додаткових логічних перетворювачів</w:t>
      </w:r>
      <w:r w:rsidR="001B1331" w:rsidRPr="005012EF">
        <w:t xml:space="preserve"> [65]</w:t>
      </w:r>
      <w:r w:rsidR="00112474" w:rsidRPr="005012EF">
        <w:t xml:space="preserve">. В </w:t>
      </w:r>
      <w:del w:id="1000" w:author="Rodion Kharabet" w:date="2019-12-06T03:02:00Z">
        <w:r w:rsidR="00112474" w:rsidRPr="005012EF" w:rsidDel="006B702B">
          <w:delText xml:space="preserve">таблиці </w:delText>
        </w:r>
        <w:r w:rsidR="001B1331" w:rsidRPr="005012EF" w:rsidDel="006B702B">
          <w:delText>4.</w:delText>
        </w:r>
      </w:del>
      <w:ins w:id="1001" w:author="Rodion Kharabet" w:date="2019-12-06T03:02:00Z">
        <w:r w:rsidR="006B702B">
          <w:t>таблиці 3.</w:t>
        </w:r>
      </w:ins>
      <w:r w:rsidR="001B1331" w:rsidRPr="005012EF">
        <w:t>12</w:t>
      </w:r>
      <w:r w:rsidR="00112474" w:rsidRPr="005012EF">
        <w:t xml:space="preserve"> наведено базові характеристики RC522.</w:t>
      </w:r>
    </w:p>
    <w:p w14:paraId="55B2592E" w14:textId="4E13B162" w:rsidR="00112474" w:rsidRPr="005012EF" w:rsidRDefault="00112474" w:rsidP="00166B45"/>
    <w:p w14:paraId="6488DE28" w14:textId="330148DB" w:rsidR="001B1331" w:rsidRPr="005012EF" w:rsidRDefault="001B1331" w:rsidP="00166B45">
      <w:del w:id="1002" w:author="Rodion Kharabet" w:date="2019-12-06T03:02:00Z">
        <w:r w:rsidRPr="005012EF" w:rsidDel="006B702B">
          <w:delText>Таблиця 4.</w:delText>
        </w:r>
      </w:del>
      <w:ins w:id="1003" w:author="Rodion Kharabet" w:date="2019-12-06T03:02:00Z">
        <w:r w:rsidR="006B702B">
          <w:t>Таблиця 3.</w:t>
        </w:r>
      </w:ins>
      <w:r w:rsidRPr="005012EF">
        <w:t>12</w:t>
      </w:r>
    </w:p>
    <w:tbl>
      <w:tblPr>
        <w:tblStyle w:val="TableGrid"/>
        <w:tblW w:w="0" w:type="auto"/>
        <w:tblLook w:val="04A0" w:firstRow="1" w:lastRow="0" w:firstColumn="1" w:lastColumn="0" w:noHBand="0" w:noVBand="1"/>
      </w:tblPr>
      <w:tblGrid>
        <w:gridCol w:w="5239"/>
        <w:gridCol w:w="5237"/>
      </w:tblGrid>
      <w:tr w:rsidR="00112474" w:rsidRPr="005012EF" w14:paraId="6D08BB3F" w14:textId="77777777" w:rsidTr="00112474">
        <w:tc>
          <w:tcPr>
            <w:tcW w:w="5265" w:type="dxa"/>
          </w:tcPr>
          <w:p w14:paraId="079BD5BA" w14:textId="6EECB495" w:rsidR="00112474" w:rsidRPr="005012EF" w:rsidRDefault="00D97B18" w:rsidP="00166B45">
            <w:pPr>
              <w:ind w:firstLine="0"/>
            </w:pPr>
            <w:r w:rsidRPr="005012EF">
              <w:t>Споживання струму під час розпізнавання</w:t>
            </w:r>
          </w:p>
        </w:tc>
        <w:tc>
          <w:tcPr>
            <w:tcW w:w="5265" w:type="dxa"/>
          </w:tcPr>
          <w:p w14:paraId="0062E570" w14:textId="250978BB" w:rsidR="00112474" w:rsidRPr="005012EF" w:rsidRDefault="00D97B18" w:rsidP="00166B45">
            <w:pPr>
              <w:ind w:firstLine="0"/>
            </w:pPr>
            <w:r w:rsidRPr="005012EF">
              <w:t>13</w:t>
            </w:r>
            <w:ins w:id="1004" w:author="Rodion Kharabet" w:date="2019-12-06T03:37:00Z">
              <w:r w:rsidR="00B70D56">
                <w:t xml:space="preserve"> </w:t>
              </w:r>
            </w:ins>
            <w:r w:rsidRPr="005012EF">
              <w:t>-</w:t>
            </w:r>
            <w:ins w:id="1005" w:author="Rodion Kharabet" w:date="2019-12-06T03:37:00Z">
              <w:r w:rsidR="00B70D56">
                <w:t xml:space="preserve"> </w:t>
              </w:r>
            </w:ins>
            <w:r w:rsidRPr="005012EF">
              <w:t>26 мА</w:t>
            </w:r>
          </w:p>
        </w:tc>
      </w:tr>
      <w:tr w:rsidR="00112474" w:rsidRPr="005012EF" w14:paraId="5E723AB6" w14:textId="77777777" w:rsidTr="00112474">
        <w:tc>
          <w:tcPr>
            <w:tcW w:w="5265" w:type="dxa"/>
          </w:tcPr>
          <w:p w14:paraId="03045D9F" w14:textId="64FCEF1C" w:rsidR="00112474" w:rsidRPr="005012EF" w:rsidRDefault="00D97B18" w:rsidP="00166B45">
            <w:pPr>
              <w:ind w:firstLine="0"/>
            </w:pPr>
            <w:r w:rsidRPr="005012EF">
              <w:t>Робоча напруга</w:t>
            </w:r>
          </w:p>
        </w:tc>
        <w:tc>
          <w:tcPr>
            <w:tcW w:w="5265" w:type="dxa"/>
          </w:tcPr>
          <w:p w14:paraId="598856AE" w14:textId="16759F0C" w:rsidR="00112474" w:rsidRPr="005012EF" w:rsidRDefault="00D97B18" w:rsidP="00166B45">
            <w:pPr>
              <w:ind w:firstLine="0"/>
            </w:pPr>
            <w:r w:rsidRPr="005012EF">
              <w:t xml:space="preserve">2.5 </w:t>
            </w:r>
            <w:ins w:id="1006" w:author="Rodion Kharabet" w:date="2019-12-06T03:37:00Z">
              <w:r w:rsidR="00B70D56">
                <w:t>-</w:t>
              </w:r>
            </w:ins>
            <w:del w:id="1007" w:author="Rodion Kharabet" w:date="2019-12-06T03:37:00Z">
              <w:r w:rsidRPr="005012EF" w:rsidDel="00B70D56">
                <w:delText>–</w:delText>
              </w:r>
            </w:del>
            <w:r w:rsidRPr="005012EF">
              <w:t xml:space="preserve"> 3.3 В</w:t>
            </w:r>
          </w:p>
        </w:tc>
      </w:tr>
      <w:tr w:rsidR="00112474" w:rsidRPr="005012EF" w14:paraId="677FB1AA" w14:textId="77777777" w:rsidTr="00112474">
        <w:tc>
          <w:tcPr>
            <w:tcW w:w="5265" w:type="dxa"/>
          </w:tcPr>
          <w:p w14:paraId="5F433F5E" w14:textId="62B20DA5" w:rsidR="00112474" w:rsidRPr="005012EF" w:rsidRDefault="00D97B18" w:rsidP="00166B45">
            <w:pPr>
              <w:ind w:firstLine="0"/>
            </w:pPr>
            <w:r w:rsidRPr="005012EF">
              <w:t xml:space="preserve">Робоча частота </w:t>
            </w:r>
          </w:p>
        </w:tc>
        <w:tc>
          <w:tcPr>
            <w:tcW w:w="5265" w:type="dxa"/>
          </w:tcPr>
          <w:p w14:paraId="31E2DE87" w14:textId="14BDACB2" w:rsidR="00112474" w:rsidRPr="005012EF" w:rsidRDefault="00D97B18" w:rsidP="00166B45">
            <w:pPr>
              <w:ind w:firstLine="0"/>
            </w:pPr>
            <w:r w:rsidRPr="005012EF">
              <w:t>13.56 МГц</w:t>
            </w:r>
          </w:p>
        </w:tc>
      </w:tr>
      <w:tr w:rsidR="00112474" w:rsidRPr="005012EF" w14:paraId="3047E913" w14:textId="77777777" w:rsidTr="00112474">
        <w:tc>
          <w:tcPr>
            <w:tcW w:w="5265" w:type="dxa"/>
          </w:tcPr>
          <w:p w14:paraId="28CFB1AF" w14:textId="133EB19C" w:rsidR="00112474" w:rsidRPr="005012EF" w:rsidRDefault="00D97B18" w:rsidP="00166B45">
            <w:pPr>
              <w:ind w:firstLine="0"/>
            </w:pPr>
            <w:r w:rsidRPr="005012EF">
              <w:t>Відстань до зчитування мітки</w:t>
            </w:r>
          </w:p>
        </w:tc>
        <w:tc>
          <w:tcPr>
            <w:tcW w:w="5265" w:type="dxa"/>
          </w:tcPr>
          <w:p w14:paraId="42E041C5" w14:textId="1EB62FE5" w:rsidR="00112474" w:rsidRPr="005012EF" w:rsidRDefault="00D97B18" w:rsidP="00166B45">
            <w:pPr>
              <w:ind w:firstLine="0"/>
            </w:pPr>
            <w:r w:rsidRPr="005012EF">
              <w:t xml:space="preserve">0 </w:t>
            </w:r>
            <w:ins w:id="1008" w:author="Rodion Kharabet" w:date="2019-12-06T03:37:00Z">
              <w:r w:rsidR="00B70D56">
                <w:t>-</w:t>
              </w:r>
            </w:ins>
            <w:del w:id="1009" w:author="Rodion Kharabet" w:date="2019-12-06T03:37:00Z">
              <w:r w:rsidRPr="005012EF" w:rsidDel="00B70D56">
                <w:delText>–</w:delText>
              </w:r>
            </w:del>
            <w:r w:rsidRPr="005012EF">
              <w:t xml:space="preserve"> </w:t>
            </w:r>
            <w:r w:rsidR="007203B9" w:rsidRPr="005012EF">
              <w:t>5</w:t>
            </w:r>
            <w:r w:rsidRPr="005012EF">
              <w:t>0 мм</w:t>
            </w:r>
          </w:p>
        </w:tc>
      </w:tr>
      <w:tr w:rsidR="00112474" w:rsidRPr="005012EF" w14:paraId="1B959552" w14:textId="77777777" w:rsidTr="00112474">
        <w:tc>
          <w:tcPr>
            <w:tcW w:w="5265" w:type="dxa"/>
          </w:tcPr>
          <w:p w14:paraId="51C554D2" w14:textId="3A02DB2C" w:rsidR="00112474" w:rsidRPr="005012EF" w:rsidRDefault="00D97B18" w:rsidP="00166B45">
            <w:pPr>
              <w:ind w:firstLine="0"/>
            </w:pPr>
            <w:r w:rsidRPr="005012EF">
              <w:t>Підтримка міток</w:t>
            </w:r>
          </w:p>
        </w:tc>
        <w:tc>
          <w:tcPr>
            <w:tcW w:w="5265" w:type="dxa"/>
          </w:tcPr>
          <w:p w14:paraId="1A53CABE" w14:textId="2BC29062" w:rsidR="00112474" w:rsidRPr="005012EF" w:rsidRDefault="00D97B18" w:rsidP="00166B45">
            <w:pPr>
              <w:ind w:firstLine="0"/>
            </w:pPr>
            <w:r w:rsidRPr="005012EF">
              <w:t xml:space="preserve">Стандарти MF1xxS20, MF1xxS70 </w:t>
            </w:r>
            <w:r w:rsidR="009E71B4" w:rsidRPr="005012EF">
              <w:t xml:space="preserve">та </w:t>
            </w:r>
            <w:r w:rsidRPr="005012EF">
              <w:t xml:space="preserve"> MF1xxS50</w:t>
            </w:r>
          </w:p>
        </w:tc>
      </w:tr>
      <w:tr w:rsidR="00112474" w:rsidRPr="005012EF" w14:paraId="570D868D" w14:textId="77777777" w:rsidTr="00112474">
        <w:tc>
          <w:tcPr>
            <w:tcW w:w="5265" w:type="dxa"/>
          </w:tcPr>
          <w:p w14:paraId="548E2A67" w14:textId="60400150" w:rsidR="00112474" w:rsidRPr="005012EF" w:rsidRDefault="00594BA8" w:rsidP="00166B45">
            <w:pPr>
              <w:ind w:firstLine="0"/>
            </w:pPr>
            <w:r w:rsidRPr="005012EF">
              <w:t>Інтерфейси комунікації</w:t>
            </w:r>
          </w:p>
        </w:tc>
        <w:tc>
          <w:tcPr>
            <w:tcW w:w="5265" w:type="dxa"/>
          </w:tcPr>
          <w:p w14:paraId="6CFD936C" w14:textId="0910E9EF" w:rsidR="00112474" w:rsidRPr="005012EF" w:rsidRDefault="00594BA8" w:rsidP="00166B45">
            <w:pPr>
              <w:ind w:firstLine="0"/>
            </w:pPr>
            <w:r w:rsidRPr="005012EF">
              <w:t xml:space="preserve">SPI, </w:t>
            </w:r>
            <w:r w:rsidR="00266407" w:rsidRPr="005012EF">
              <w:t>I²C</w:t>
            </w:r>
            <w:r w:rsidRPr="005012EF">
              <w:t>, UART</w:t>
            </w:r>
          </w:p>
        </w:tc>
      </w:tr>
    </w:tbl>
    <w:p w14:paraId="3C139053" w14:textId="58960149" w:rsidR="00112474" w:rsidRPr="005012EF" w:rsidRDefault="00112474" w:rsidP="00166B45"/>
    <w:p w14:paraId="0DBC2A6F" w14:textId="091EF3B5" w:rsidR="00A20715" w:rsidRPr="005012EF" w:rsidRDefault="00A20715" w:rsidP="00166B45">
      <w:r w:rsidRPr="005012EF">
        <w:t>Вс</w:t>
      </w:r>
      <w:r w:rsidR="007B72A6" w:rsidRPr="005012EF">
        <w:t xml:space="preserve">ього модуль має 8 </w:t>
      </w:r>
      <w:proofErr w:type="spellStart"/>
      <w:r w:rsidR="007B72A6" w:rsidRPr="005012EF">
        <w:t>пінів</w:t>
      </w:r>
      <w:proofErr w:type="spellEnd"/>
      <w:r w:rsidR="007B72A6" w:rsidRPr="005012EF">
        <w:t xml:space="preserve">, що доступні для зовнішньої взаємодії: </w:t>
      </w:r>
    </w:p>
    <w:p w14:paraId="5A8955A0" w14:textId="4A63C313" w:rsidR="00A20715" w:rsidRPr="005012EF" w:rsidRDefault="007B72A6" w:rsidP="007B72A6">
      <w:pPr>
        <w:pStyle w:val="ListParagraph"/>
      </w:pPr>
      <w:r w:rsidRPr="005012EF">
        <w:t xml:space="preserve">VCC – </w:t>
      </w:r>
      <w:proofErr w:type="spellStart"/>
      <w:r w:rsidRPr="005012EF">
        <w:t>пін</w:t>
      </w:r>
      <w:proofErr w:type="spellEnd"/>
      <w:r w:rsidRPr="005012EF">
        <w:t xml:space="preserve"> </w:t>
      </w:r>
      <w:r w:rsidR="00C91726" w:rsidRPr="005012EF">
        <w:t>живлення</w:t>
      </w:r>
      <w:r w:rsidRPr="005012EF">
        <w:t xml:space="preserve"> модул</w:t>
      </w:r>
      <w:ins w:id="1010" w:author="Rodion Kharabet" w:date="2019-12-06T03:37:00Z">
        <w:r w:rsidR="00B70D56">
          <w:t>я</w:t>
        </w:r>
      </w:ins>
      <w:del w:id="1011" w:author="Rodion Kharabet" w:date="2019-12-06T03:37:00Z">
        <w:r w:rsidRPr="005012EF" w:rsidDel="00B70D56">
          <w:delText>ю</w:delText>
        </w:r>
      </w:del>
      <w:r w:rsidRPr="005012EF">
        <w:t>. На нього необхідно подавати постійн</w:t>
      </w:r>
      <w:del w:id="1012" w:author="Rodion Kharabet" w:date="2019-12-06T03:37:00Z">
        <w:r w:rsidRPr="005012EF" w:rsidDel="00B70D56">
          <w:delText xml:space="preserve">ий струп за </w:delText>
        </w:r>
      </w:del>
      <w:ins w:id="1013" w:author="Rodion Kharabet" w:date="2019-12-06T03:37:00Z">
        <w:r w:rsidR="00B70D56">
          <w:t>у</w:t>
        </w:r>
      </w:ins>
      <w:ins w:id="1014" w:author="Rodion Kharabet" w:date="2019-12-06T03:38:00Z">
        <w:r w:rsidR="00B70D56">
          <w:t xml:space="preserve"> </w:t>
        </w:r>
      </w:ins>
      <w:r w:rsidRPr="005012EF">
        <w:t>напру</w:t>
      </w:r>
      <w:ins w:id="1015" w:author="Rodion Kharabet" w:date="2019-12-06T03:38:00Z">
        <w:r w:rsidR="00B70D56">
          <w:t>гу</w:t>
        </w:r>
      </w:ins>
      <w:del w:id="1016" w:author="Rodion Kharabet" w:date="2019-12-06T03:38:00Z">
        <w:r w:rsidRPr="005012EF" w:rsidDel="00B70D56">
          <w:delText>гою</w:delText>
        </w:r>
      </w:del>
      <w:r w:rsidRPr="005012EF">
        <w:t xml:space="preserve"> 2.5-3.3 В.</w:t>
      </w:r>
    </w:p>
    <w:p w14:paraId="0DA6E679" w14:textId="4E2B76C5" w:rsidR="007B72A6" w:rsidRPr="005012EF" w:rsidRDefault="007B72A6" w:rsidP="007B72A6">
      <w:pPr>
        <w:pStyle w:val="ListParagraph"/>
      </w:pPr>
      <w:r w:rsidRPr="005012EF">
        <w:t xml:space="preserve">RST – </w:t>
      </w:r>
      <w:proofErr w:type="spellStart"/>
      <w:r w:rsidRPr="005012EF">
        <w:t>пін</w:t>
      </w:r>
      <w:proofErr w:type="spellEnd"/>
      <w:r w:rsidRPr="005012EF">
        <w:t xml:space="preserve"> для переведення модулю в неактивний режим (сигнал</w:t>
      </w:r>
      <w:del w:id="1017" w:author="Rodion Kharabet" w:date="2019-12-06T03:38:00Z">
        <w:r w:rsidRPr="005012EF" w:rsidDel="00B70D56">
          <w:delText>у</w:delText>
        </w:r>
      </w:del>
      <w:r w:rsidRPr="005012EF">
        <w:t xml:space="preserve"> низького рівня) та для </w:t>
      </w:r>
      <w:r w:rsidR="00C91726" w:rsidRPr="005012EF">
        <w:t>скидання</w:t>
      </w:r>
      <w:r w:rsidRPr="005012EF">
        <w:t xml:space="preserve"> налаштувань (сигнал високого рівня).</w:t>
      </w:r>
    </w:p>
    <w:p w14:paraId="57E312C4" w14:textId="76429459" w:rsidR="007B72A6" w:rsidRPr="005012EF" w:rsidRDefault="007B72A6" w:rsidP="007B72A6">
      <w:pPr>
        <w:pStyle w:val="ListParagraph"/>
      </w:pPr>
      <w:r w:rsidRPr="005012EF">
        <w:t xml:space="preserve">GND – </w:t>
      </w:r>
      <w:proofErr w:type="spellStart"/>
      <w:r w:rsidRPr="005012EF">
        <w:t>пін</w:t>
      </w:r>
      <w:proofErr w:type="spellEnd"/>
      <w:r w:rsidRPr="005012EF">
        <w:t xml:space="preserve"> для заземлення. Має бути з’єднаний з відповідним </w:t>
      </w:r>
      <w:proofErr w:type="spellStart"/>
      <w:r w:rsidRPr="005012EF">
        <w:t>піном</w:t>
      </w:r>
      <w:proofErr w:type="spellEnd"/>
      <w:r w:rsidRPr="005012EF">
        <w:t xml:space="preserve"> зовнішнього мікроконтролеру.</w:t>
      </w:r>
    </w:p>
    <w:p w14:paraId="73421C2E" w14:textId="703F8BFD" w:rsidR="007B72A6" w:rsidRPr="005012EF" w:rsidRDefault="007B72A6" w:rsidP="007B72A6">
      <w:pPr>
        <w:pStyle w:val="ListParagraph"/>
      </w:pPr>
      <w:r w:rsidRPr="005012EF">
        <w:t xml:space="preserve">IRQ – </w:t>
      </w:r>
      <w:proofErr w:type="spellStart"/>
      <w:r w:rsidRPr="005012EF">
        <w:t>пін</w:t>
      </w:r>
      <w:proofErr w:type="spellEnd"/>
      <w:r w:rsidRPr="005012EF">
        <w:t xml:space="preserve"> переривання, що сигналізує про </w:t>
      </w:r>
      <w:r w:rsidR="00240850" w:rsidRPr="005012EF">
        <w:t xml:space="preserve">наявну мітку в </w:t>
      </w:r>
      <w:r w:rsidR="00C91726" w:rsidRPr="005012EF">
        <w:t>електромагнітному</w:t>
      </w:r>
      <w:r w:rsidR="00240850" w:rsidRPr="005012EF">
        <w:t xml:space="preserve"> полі зчитувача</w:t>
      </w:r>
      <w:ins w:id="1018" w:author="Rodion Kharabet" w:date="2019-12-06T03:38:00Z">
        <w:r w:rsidR="00B70D56">
          <w:t>.</w:t>
        </w:r>
      </w:ins>
    </w:p>
    <w:p w14:paraId="087A964D" w14:textId="7D92C264" w:rsidR="00240850" w:rsidRPr="005012EF" w:rsidRDefault="00240850" w:rsidP="007B72A6">
      <w:pPr>
        <w:pStyle w:val="ListParagraph"/>
      </w:pPr>
      <w:r w:rsidRPr="005012EF">
        <w:t xml:space="preserve">MISO </w:t>
      </w:r>
      <w:ins w:id="1019" w:author="Rodion Kharabet" w:date="2019-12-06T03:38:00Z">
        <w:r w:rsidR="00B70D56" w:rsidRPr="005012EF">
          <w:t>–</w:t>
        </w:r>
      </w:ins>
      <w:del w:id="1020" w:author="Rodion Kharabet" w:date="2019-12-06T03:38:00Z">
        <w:r w:rsidRPr="005012EF" w:rsidDel="00B70D56">
          <w:delText>-</w:delText>
        </w:r>
      </w:del>
      <w:r w:rsidR="00075877" w:rsidRPr="005012EF">
        <w:t xml:space="preserve"> вхід ведучого, вихід веденого (</w:t>
      </w:r>
      <w:proofErr w:type="spellStart"/>
      <w:r w:rsidR="00075877" w:rsidRPr="005012EF">
        <w:t>англ</w:t>
      </w:r>
      <w:proofErr w:type="spellEnd"/>
      <w:r w:rsidR="00075877" w:rsidRPr="005012EF">
        <w:t xml:space="preserve">. </w:t>
      </w:r>
      <w:proofErr w:type="spellStart"/>
      <w:r w:rsidR="00075877" w:rsidRPr="005012EF">
        <w:t>Master</w:t>
      </w:r>
      <w:proofErr w:type="spellEnd"/>
      <w:r w:rsidR="00075877" w:rsidRPr="005012EF">
        <w:t xml:space="preserve"> </w:t>
      </w:r>
      <w:proofErr w:type="spellStart"/>
      <w:r w:rsidR="00075877" w:rsidRPr="005012EF">
        <w:t>In</w:t>
      </w:r>
      <w:proofErr w:type="spellEnd"/>
      <w:r w:rsidR="00075877" w:rsidRPr="005012EF">
        <w:t xml:space="preserve"> </w:t>
      </w:r>
      <w:proofErr w:type="spellStart"/>
      <w:r w:rsidR="00075877" w:rsidRPr="005012EF">
        <w:t>Slave</w:t>
      </w:r>
      <w:proofErr w:type="spellEnd"/>
      <w:r w:rsidR="00075877" w:rsidRPr="005012EF">
        <w:t xml:space="preserve"> </w:t>
      </w:r>
      <w:proofErr w:type="spellStart"/>
      <w:r w:rsidR="00075877" w:rsidRPr="005012EF">
        <w:t>Out</w:t>
      </w:r>
      <w:proofErr w:type="spellEnd"/>
      <w:r w:rsidR="00075877" w:rsidRPr="005012EF">
        <w:t>) для SPI інтерфейсу</w:t>
      </w:r>
    </w:p>
    <w:p w14:paraId="24DF4E68" w14:textId="023871E4" w:rsidR="00240850" w:rsidRPr="005012EF" w:rsidRDefault="00240850" w:rsidP="007B72A6">
      <w:pPr>
        <w:pStyle w:val="ListParagraph"/>
      </w:pPr>
      <w:r w:rsidRPr="005012EF">
        <w:t xml:space="preserve">MOSI </w:t>
      </w:r>
      <w:ins w:id="1021" w:author="Rodion Kharabet" w:date="2019-12-06T03:38:00Z">
        <w:r w:rsidR="00B70D56" w:rsidRPr="005012EF">
          <w:t>–</w:t>
        </w:r>
      </w:ins>
      <w:del w:id="1022" w:author="Rodion Kharabet" w:date="2019-12-06T03:38:00Z">
        <w:r w:rsidRPr="005012EF" w:rsidDel="00B70D56">
          <w:delText>-</w:delText>
        </w:r>
      </w:del>
      <w:r w:rsidR="00075877" w:rsidRPr="005012EF">
        <w:t xml:space="preserve"> вихід ведучого, вхід веденого (</w:t>
      </w:r>
      <w:proofErr w:type="spellStart"/>
      <w:r w:rsidR="00075877" w:rsidRPr="005012EF">
        <w:t>англ</w:t>
      </w:r>
      <w:proofErr w:type="spellEnd"/>
      <w:r w:rsidR="00075877" w:rsidRPr="005012EF">
        <w:t xml:space="preserve">. </w:t>
      </w:r>
      <w:proofErr w:type="spellStart"/>
      <w:r w:rsidR="00075877" w:rsidRPr="005012EF">
        <w:t>Master</w:t>
      </w:r>
      <w:proofErr w:type="spellEnd"/>
      <w:r w:rsidR="00075877" w:rsidRPr="005012EF">
        <w:t xml:space="preserve"> </w:t>
      </w:r>
      <w:proofErr w:type="spellStart"/>
      <w:r w:rsidR="00075877" w:rsidRPr="005012EF">
        <w:t>Out</w:t>
      </w:r>
      <w:proofErr w:type="spellEnd"/>
      <w:r w:rsidR="00075877" w:rsidRPr="005012EF">
        <w:t xml:space="preserve"> </w:t>
      </w:r>
      <w:proofErr w:type="spellStart"/>
      <w:r w:rsidR="00075877" w:rsidRPr="005012EF">
        <w:t>Slave</w:t>
      </w:r>
      <w:proofErr w:type="spellEnd"/>
      <w:r w:rsidR="00075877" w:rsidRPr="005012EF">
        <w:t xml:space="preserve"> </w:t>
      </w:r>
      <w:proofErr w:type="spellStart"/>
      <w:r w:rsidR="00075877" w:rsidRPr="005012EF">
        <w:t>In</w:t>
      </w:r>
      <w:proofErr w:type="spellEnd"/>
      <w:r w:rsidR="00075877" w:rsidRPr="005012EF">
        <w:t>) для SPI інтерфейсу</w:t>
      </w:r>
      <w:r w:rsidR="009865D2" w:rsidRPr="005012EF">
        <w:t>.</w:t>
      </w:r>
    </w:p>
    <w:p w14:paraId="5C3D4CBF" w14:textId="320C7D15" w:rsidR="003D7409" w:rsidRPr="005012EF" w:rsidRDefault="003D7409" w:rsidP="007B72A6">
      <w:pPr>
        <w:pStyle w:val="ListParagraph"/>
      </w:pPr>
      <w:r w:rsidRPr="005012EF">
        <w:t xml:space="preserve">SCK – </w:t>
      </w:r>
      <w:proofErr w:type="spellStart"/>
      <w:r w:rsidRPr="005012EF">
        <w:t>пін</w:t>
      </w:r>
      <w:proofErr w:type="spellEnd"/>
      <w:r w:rsidRPr="005012EF">
        <w:t xml:space="preserve">, що приймає тактові імпульси від генератора </w:t>
      </w:r>
      <w:r w:rsidR="00964ACA" w:rsidRPr="005012EF">
        <w:t>зовнішнього</w:t>
      </w:r>
      <w:r w:rsidR="00C922B3" w:rsidRPr="005012EF">
        <w:t xml:space="preserve"> мікроконтролера</w:t>
      </w:r>
      <w:r w:rsidR="005A398A" w:rsidRPr="005012EF">
        <w:t>.</w:t>
      </w:r>
    </w:p>
    <w:p w14:paraId="6B726D2E" w14:textId="17DCF3A5" w:rsidR="00D979BA" w:rsidRPr="005012EF" w:rsidRDefault="00D979BA" w:rsidP="007B72A6">
      <w:pPr>
        <w:pStyle w:val="ListParagraph"/>
      </w:pPr>
      <w:r w:rsidRPr="005012EF">
        <w:lastRenderedPageBreak/>
        <w:t xml:space="preserve">SS – </w:t>
      </w:r>
      <w:proofErr w:type="spellStart"/>
      <w:r w:rsidRPr="005012EF">
        <w:t>пін</w:t>
      </w:r>
      <w:proofErr w:type="spellEnd"/>
      <w:r w:rsidRPr="005012EF">
        <w:t xml:space="preserve">, що слугує приймачем сигналу початку або кінця зв’язку для SPI </w:t>
      </w:r>
      <w:r w:rsidR="00C73207" w:rsidRPr="005012EF">
        <w:t>інтерфейсу</w:t>
      </w:r>
      <w:r w:rsidR="005A398A" w:rsidRPr="005012EF">
        <w:t>.</w:t>
      </w:r>
    </w:p>
    <w:p w14:paraId="127BBBFD" w14:textId="0B45664C" w:rsidR="002A1603" w:rsidRPr="005012EF" w:rsidRDefault="002A1603" w:rsidP="002A1603"/>
    <w:p w14:paraId="205E7CD4" w14:textId="31C4E094" w:rsidR="00B608E4" w:rsidRPr="005012EF" w:rsidRDefault="00875723" w:rsidP="00166B45">
      <w:r w:rsidRPr="005012EF">
        <w:t>Щоб передавати дані до API програмно</w:t>
      </w:r>
      <w:r w:rsidR="002233F2" w:rsidRPr="005012EF">
        <w:t>ї</w:t>
      </w:r>
      <w:r w:rsidRPr="005012EF">
        <w:t xml:space="preserve"> частини веб-застосунку через мережу Інтернет було вирішено використати </w:t>
      </w:r>
      <w:proofErr w:type="spellStart"/>
      <w:r w:rsidRPr="005012EF">
        <w:t>Wi-Fi</w:t>
      </w:r>
      <w:proofErr w:type="spellEnd"/>
      <w:r w:rsidRPr="005012EF">
        <w:t xml:space="preserve"> модуль ESP8266, як і в пристрої для ідентифікації за штрих-кодом. Але, оскільки для взаємодії з </w:t>
      </w:r>
      <w:r w:rsidR="00C91726" w:rsidRPr="005012EF">
        <w:t>модулем</w:t>
      </w:r>
      <w:r w:rsidRPr="005012EF">
        <w:t xml:space="preserve"> сканеру необхідно мати 4 цифрових піни для комунікації через SPI </w:t>
      </w:r>
      <w:r w:rsidR="009B4C48" w:rsidRPr="005012EF">
        <w:t xml:space="preserve">інтерфейс </w:t>
      </w:r>
      <w:r w:rsidRPr="005012EF">
        <w:t xml:space="preserve">та один цифровий </w:t>
      </w:r>
      <w:proofErr w:type="spellStart"/>
      <w:r w:rsidRPr="005012EF">
        <w:t>пін</w:t>
      </w:r>
      <w:proofErr w:type="spellEnd"/>
      <w:r w:rsidRPr="005012EF">
        <w:t xml:space="preserve"> для RST модулю </w:t>
      </w:r>
      <w:r w:rsidR="009B4C48" w:rsidRPr="005012EF">
        <w:t>RC</w:t>
      </w:r>
      <w:r w:rsidR="00DB1611" w:rsidRPr="005012EF">
        <w:t>5</w:t>
      </w:r>
      <w:r w:rsidRPr="005012EF">
        <w:t>22</w:t>
      </w:r>
      <w:ins w:id="1023" w:author="Rodion Kharabet" w:date="2019-12-06T03:39:00Z">
        <w:r w:rsidR="00B70D56">
          <w:t>,</w:t>
        </w:r>
      </w:ins>
      <w:del w:id="1024" w:author="Rodion Kharabet" w:date="2019-12-06T03:39:00Z">
        <w:r w:rsidR="009B4C48" w:rsidRPr="005012EF" w:rsidDel="00B70D56">
          <w:delText>.</w:delText>
        </w:r>
      </w:del>
      <w:r w:rsidR="009B4C48" w:rsidRPr="005012EF">
        <w:t xml:space="preserve"> </w:t>
      </w:r>
      <w:del w:id="1025" w:author="Rodion Kharabet" w:date="2019-12-06T03:39:00Z">
        <w:r w:rsidR="009B4C48" w:rsidRPr="005012EF" w:rsidDel="00B70D56">
          <w:delText>Тому</w:delText>
        </w:r>
        <w:r w:rsidR="00C56F33" w:rsidRPr="005012EF" w:rsidDel="00B70D56">
          <w:delText xml:space="preserve"> </w:delText>
        </w:r>
      </w:del>
      <w:r w:rsidR="00C56F33" w:rsidRPr="005012EF">
        <w:t>модуль ESP-01, що був використаний раніше, не підходить. Але серед багать</w:t>
      </w:r>
      <w:r w:rsidR="001B5367" w:rsidRPr="005012EF">
        <w:t>ох</w:t>
      </w:r>
      <w:r w:rsidR="00C56F33" w:rsidRPr="005012EF">
        <w:t xml:space="preserve"> інших реалізацій є модуль ESP-12E</w:t>
      </w:r>
      <w:r w:rsidR="001B5367" w:rsidRPr="005012EF">
        <w:t>. Він відрізняється кількістю виведених портів, об’ємом флеш-пам’яті та більш потужною антеною.</w:t>
      </w:r>
      <w:r w:rsidR="00B608E4" w:rsidRPr="005012EF">
        <w:t xml:space="preserve"> Зовнішній вигляд та розташування </w:t>
      </w:r>
      <w:proofErr w:type="spellStart"/>
      <w:r w:rsidR="00B608E4" w:rsidRPr="005012EF">
        <w:t>пінів</w:t>
      </w:r>
      <w:proofErr w:type="spellEnd"/>
      <w:r w:rsidR="00B608E4" w:rsidRPr="005012EF">
        <w:t xml:space="preserve"> зображено на </w:t>
      </w:r>
      <w:del w:id="1026" w:author="Rodion Kharabet" w:date="2019-12-06T02:44:00Z">
        <w:r w:rsidR="00B608E4" w:rsidRPr="005012EF" w:rsidDel="007F1A84">
          <w:delText>рисунку</w:delText>
        </w:r>
        <w:r w:rsidR="00B218E7" w:rsidRPr="005012EF" w:rsidDel="007F1A84">
          <w:delText xml:space="preserve"> 4.</w:delText>
        </w:r>
      </w:del>
      <w:ins w:id="1027" w:author="Rodion Kharabet" w:date="2019-12-06T02:44:00Z">
        <w:r w:rsidR="007F1A84">
          <w:t>рисунку 3.</w:t>
        </w:r>
      </w:ins>
      <w:r w:rsidR="00B218E7" w:rsidRPr="005012EF">
        <w:t>18</w:t>
      </w:r>
      <w:r w:rsidR="00B608E4" w:rsidRPr="005012EF">
        <w:t>.</w:t>
      </w:r>
    </w:p>
    <w:p w14:paraId="2D7F29EC" w14:textId="77777777" w:rsidR="00B608E4" w:rsidRPr="005012EF" w:rsidRDefault="00B608E4" w:rsidP="00B608E4">
      <w:pPr>
        <w:jc w:val="center"/>
        <w:rPr>
          <w:noProof/>
        </w:rPr>
      </w:pPr>
    </w:p>
    <w:p w14:paraId="4E161DB0" w14:textId="7318607B" w:rsidR="00A73054" w:rsidRPr="005012EF" w:rsidRDefault="00B608E4" w:rsidP="00B608E4">
      <w:pPr>
        <w:jc w:val="center"/>
      </w:pPr>
      <w:r w:rsidRPr="005012EF">
        <w:rPr>
          <w:noProof/>
        </w:rPr>
        <w:drawing>
          <wp:inline distT="0" distB="0" distL="0" distR="0" wp14:anchorId="24381DA6" wp14:editId="6E690F8C">
            <wp:extent cx="4685030" cy="4391425"/>
            <wp:effectExtent l="0" t="0" r="1270" b="9525"/>
            <wp:docPr id="29" name="Picture 29" descr="ESP-12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12E Dimensions"/>
                    <pic:cNvPicPr>
                      <a:picLocks noChangeAspect="1" noChangeArrowheads="1"/>
                    </pic:cNvPicPr>
                  </pic:nvPicPr>
                  <pic:blipFill rotWithShape="1">
                    <a:blip r:embed="rId44">
                      <a:extLst>
                        <a:ext uri="{28A0092B-C50C-407E-A947-70E740481C1C}">
                          <a14:useLocalDpi xmlns:a14="http://schemas.microsoft.com/office/drawing/2010/main" val="0"/>
                        </a:ext>
                      </a:extLst>
                    </a:blip>
                    <a:srcRect l="12277" t="5614" r="18322" b="6508"/>
                    <a:stretch/>
                  </pic:blipFill>
                  <pic:spPr bwMode="auto">
                    <a:xfrm>
                      <a:off x="0" y="0"/>
                      <a:ext cx="4715612" cy="4420091"/>
                    </a:xfrm>
                    <a:prstGeom prst="rect">
                      <a:avLst/>
                    </a:prstGeom>
                    <a:noFill/>
                    <a:ln>
                      <a:noFill/>
                    </a:ln>
                    <a:extLst>
                      <a:ext uri="{53640926-AAD7-44D8-BBD7-CCE9431645EC}">
                        <a14:shadowObscured xmlns:a14="http://schemas.microsoft.com/office/drawing/2010/main"/>
                      </a:ext>
                    </a:extLst>
                  </pic:spPr>
                </pic:pic>
              </a:graphicData>
            </a:graphic>
          </wp:inline>
        </w:drawing>
      </w:r>
    </w:p>
    <w:p w14:paraId="093A4AEB" w14:textId="2776B765" w:rsidR="00B608E4" w:rsidRPr="005012EF" w:rsidRDefault="00B608E4" w:rsidP="00B608E4">
      <w:pPr>
        <w:jc w:val="center"/>
      </w:pPr>
      <w:del w:id="1028" w:author="Rodion Kharabet" w:date="2019-12-06T02:45:00Z">
        <w:r w:rsidRPr="005012EF" w:rsidDel="007F1A84">
          <w:delText xml:space="preserve">Рисунок </w:delText>
        </w:r>
        <w:r w:rsidR="00B218E7" w:rsidRPr="005012EF" w:rsidDel="007F1A84">
          <w:delText>4.</w:delText>
        </w:r>
      </w:del>
      <w:ins w:id="1029" w:author="Rodion Kharabet" w:date="2019-12-06T02:45:00Z">
        <w:r w:rsidR="007F1A84">
          <w:t>Рисунок 3.</w:t>
        </w:r>
      </w:ins>
      <w:r w:rsidR="00B218E7" w:rsidRPr="005012EF">
        <w:t xml:space="preserve">18 </w:t>
      </w:r>
      <w:del w:id="1030" w:author="Rodion Kharabet" w:date="2019-12-06T03:40:00Z">
        <w:r w:rsidRPr="005012EF" w:rsidDel="00040CAB">
          <w:delText>-</w:delText>
        </w:r>
      </w:del>
      <w:ins w:id="1031" w:author="Rodion Kharabet" w:date="2019-12-06T03:40:00Z">
        <w:r w:rsidR="00040CAB" w:rsidRPr="005012EF">
          <w:t>–</w:t>
        </w:r>
      </w:ins>
      <w:r w:rsidRPr="005012EF">
        <w:t xml:space="preserve"> </w:t>
      </w:r>
      <w:del w:id="1032" w:author="Rodion Kharabet" w:date="2019-12-06T03:40:00Z">
        <w:r w:rsidRPr="005012EF" w:rsidDel="00040CAB">
          <w:delText xml:space="preserve">. </w:delText>
        </w:r>
      </w:del>
      <w:r w:rsidRPr="005012EF">
        <w:t xml:space="preserve">Зовнішній вигляд та розташування </w:t>
      </w:r>
      <w:proofErr w:type="spellStart"/>
      <w:r w:rsidRPr="005012EF">
        <w:t>пінів</w:t>
      </w:r>
      <w:proofErr w:type="spellEnd"/>
      <w:r w:rsidRPr="005012EF">
        <w:t xml:space="preserve"> у ESP-12E</w:t>
      </w:r>
      <w:r w:rsidR="00A35242" w:rsidRPr="005012EF">
        <w:t xml:space="preserve"> [69]</w:t>
      </w:r>
    </w:p>
    <w:p w14:paraId="7B470C73" w14:textId="4F864D18" w:rsidR="00B608E4" w:rsidRPr="005012EF" w:rsidDel="00B70D56" w:rsidRDefault="00B608E4" w:rsidP="00B608E4">
      <w:pPr>
        <w:jc w:val="center"/>
        <w:rPr>
          <w:del w:id="1033" w:author="Rodion Kharabet" w:date="2019-12-06T03:40:00Z"/>
        </w:rPr>
      </w:pPr>
    </w:p>
    <w:p w14:paraId="22B15FA9" w14:textId="4338AE48" w:rsidR="00B608E4" w:rsidRPr="005012EF" w:rsidRDefault="00FD16CD" w:rsidP="00B608E4">
      <w:r w:rsidRPr="005012EF">
        <w:t>В даному модулі всі технічні характеристики</w:t>
      </w:r>
      <w:ins w:id="1034" w:author="Rodion Kharabet" w:date="2019-12-06T03:40:00Z">
        <w:r w:rsidR="00040CAB">
          <w:t xml:space="preserve"> </w:t>
        </w:r>
      </w:ins>
      <w:del w:id="1035" w:author="Rodion Kharabet" w:date="2019-12-06T03:40:00Z">
        <w:r w:rsidRPr="005012EF" w:rsidDel="00040CAB">
          <w:delText xml:space="preserve"> модулю </w:delText>
        </w:r>
      </w:del>
      <w:r w:rsidRPr="005012EF">
        <w:t xml:space="preserve">повністю співпадають з відповідними у модулі ESP-01. Але кількість цифрових </w:t>
      </w:r>
      <w:proofErr w:type="spellStart"/>
      <w:r w:rsidRPr="005012EF">
        <w:t>пінів</w:t>
      </w:r>
      <w:proofErr w:type="spellEnd"/>
      <w:r w:rsidRPr="005012EF">
        <w:t xml:space="preserve"> значно більша: у ESP-12E  виведено 11 цифрових </w:t>
      </w:r>
      <w:proofErr w:type="spellStart"/>
      <w:r w:rsidRPr="005012EF">
        <w:t>пінів</w:t>
      </w:r>
      <w:proofErr w:type="spellEnd"/>
      <w:r w:rsidRPr="005012EF">
        <w:t>, в той час як в ESP-01 виведено тільки 2 цифрових піни загального призначення для взаємодії із зовнішніми компонентами</w:t>
      </w:r>
      <w:r w:rsidR="00A35242" w:rsidRPr="005012EF">
        <w:t xml:space="preserve"> [68]</w:t>
      </w:r>
      <w:r w:rsidRPr="005012EF">
        <w:t>.</w:t>
      </w:r>
      <w:r w:rsidR="008B2A78" w:rsidRPr="005012EF">
        <w:t xml:space="preserve"> У </w:t>
      </w:r>
      <w:del w:id="1036" w:author="Rodion Kharabet" w:date="2019-12-06T03:02:00Z">
        <w:r w:rsidR="008B2A78" w:rsidRPr="005012EF" w:rsidDel="006B702B">
          <w:delText xml:space="preserve">таблиці </w:delText>
        </w:r>
        <w:r w:rsidR="00B218E7" w:rsidRPr="005012EF" w:rsidDel="006B702B">
          <w:delText>4.</w:delText>
        </w:r>
      </w:del>
      <w:ins w:id="1037" w:author="Rodion Kharabet" w:date="2019-12-06T03:02:00Z">
        <w:r w:rsidR="006B702B">
          <w:t>таблиці 3.</w:t>
        </w:r>
      </w:ins>
      <w:r w:rsidR="00B218E7" w:rsidRPr="005012EF">
        <w:t>13</w:t>
      </w:r>
      <w:r w:rsidR="008B2A78" w:rsidRPr="005012EF">
        <w:t xml:space="preserve"> наведено схему з'єднання модулів ESP-12E та RC522</w:t>
      </w:r>
      <w:r w:rsidR="0027624D" w:rsidRPr="005012EF">
        <w:t>, використовуючи SPI інтерфейс</w:t>
      </w:r>
      <w:r w:rsidR="008B2A78" w:rsidRPr="005012EF">
        <w:t>.</w:t>
      </w:r>
    </w:p>
    <w:p w14:paraId="3D162A7F" w14:textId="2366DD8B" w:rsidR="008B2A78" w:rsidRPr="005012EF" w:rsidRDefault="008B2A78" w:rsidP="00B608E4"/>
    <w:p w14:paraId="3C4DE1D5" w14:textId="1B8E5290" w:rsidR="00B218E7" w:rsidRPr="005012EF" w:rsidRDefault="00B218E7" w:rsidP="00B608E4">
      <w:del w:id="1038" w:author="Rodion Kharabet" w:date="2019-12-06T03:02:00Z">
        <w:r w:rsidRPr="005012EF" w:rsidDel="006B702B">
          <w:delText>Таблиця 4.</w:delText>
        </w:r>
      </w:del>
      <w:ins w:id="1039" w:author="Rodion Kharabet" w:date="2019-12-06T03:02:00Z">
        <w:r w:rsidR="006B702B">
          <w:t>Таблиця 3.</w:t>
        </w:r>
      </w:ins>
      <w:r w:rsidRPr="005012EF">
        <w:t>13</w:t>
      </w:r>
      <w:r w:rsidR="00CD646C" w:rsidRPr="005012EF">
        <w:t xml:space="preserve"> </w:t>
      </w:r>
      <w:ins w:id="1040" w:author="Rodion Kharabet" w:date="2019-12-06T03:40:00Z">
        <w:r w:rsidR="00040CAB">
          <w:t>–</w:t>
        </w:r>
      </w:ins>
      <w:del w:id="1041" w:author="Rodion Kharabet" w:date="2019-12-06T03:40:00Z">
        <w:r w:rsidR="00CD646C" w:rsidRPr="005012EF" w:rsidDel="00040CAB">
          <w:delText>-</w:delText>
        </w:r>
      </w:del>
      <w:r w:rsidR="00CD646C" w:rsidRPr="005012EF">
        <w:t xml:space="preserve"> </w:t>
      </w:r>
      <w:del w:id="1042" w:author="Rodion Kharabet" w:date="2019-12-06T03:40:00Z">
        <w:r w:rsidR="00CD646C" w:rsidRPr="005012EF" w:rsidDel="00040CAB">
          <w:delText>с</w:delText>
        </w:r>
      </w:del>
      <w:ins w:id="1043" w:author="Rodion Kharabet" w:date="2019-12-06T03:40:00Z">
        <w:r w:rsidR="00040CAB">
          <w:t>С</w:t>
        </w:r>
      </w:ins>
      <w:r w:rsidR="00CD646C" w:rsidRPr="005012EF">
        <w:t>хема з'єднання модулів ESP-12E та RC522</w:t>
      </w:r>
    </w:p>
    <w:tbl>
      <w:tblPr>
        <w:tblStyle w:val="TableGrid"/>
        <w:tblW w:w="0" w:type="auto"/>
        <w:tblLook w:val="04A0" w:firstRow="1" w:lastRow="0" w:firstColumn="1" w:lastColumn="0" w:noHBand="0" w:noVBand="1"/>
      </w:tblPr>
      <w:tblGrid>
        <w:gridCol w:w="5238"/>
        <w:gridCol w:w="5238"/>
      </w:tblGrid>
      <w:tr w:rsidR="008B2A78" w:rsidRPr="005012EF" w14:paraId="139EB0CC" w14:textId="77777777" w:rsidTr="008B2A78">
        <w:tc>
          <w:tcPr>
            <w:tcW w:w="5265" w:type="dxa"/>
          </w:tcPr>
          <w:p w14:paraId="57BD3AAC" w14:textId="521C1A68" w:rsidR="008B2A78" w:rsidRPr="005012EF" w:rsidRDefault="00CD646C" w:rsidP="00B608E4">
            <w:pPr>
              <w:ind w:firstLine="0"/>
            </w:pPr>
            <w:proofErr w:type="spellStart"/>
            <w:r w:rsidRPr="005012EF">
              <w:t>Пін</w:t>
            </w:r>
            <w:proofErr w:type="spellEnd"/>
            <w:r w:rsidRPr="005012EF">
              <w:t xml:space="preserve"> </w:t>
            </w:r>
            <w:r w:rsidR="008B2A78" w:rsidRPr="005012EF">
              <w:t>ESP-12E</w:t>
            </w:r>
          </w:p>
        </w:tc>
        <w:tc>
          <w:tcPr>
            <w:tcW w:w="5265" w:type="dxa"/>
          </w:tcPr>
          <w:p w14:paraId="1180C1FD" w14:textId="04DCF935" w:rsidR="008B2A78" w:rsidRPr="005012EF" w:rsidRDefault="00CD646C" w:rsidP="00B608E4">
            <w:pPr>
              <w:ind w:firstLine="0"/>
            </w:pPr>
            <w:proofErr w:type="spellStart"/>
            <w:r w:rsidRPr="005012EF">
              <w:t>Пін</w:t>
            </w:r>
            <w:proofErr w:type="spellEnd"/>
            <w:r w:rsidRPr="005012EF">
              <w:t xml:space="preserve"> </w:t>
            </w:r>
            <w:r w:rsidR="008B2A78" w:rsidRPr="005012EF">
              <w:t>RC522</w:t>
            </w:r>
          </w:p>
        </w:tc>
      </w:tr>
      <w:tr w:rsidR="008B2A78" w:rsidRPr="005012EF" w14:paraId="57551D94" w14:textId="77777777" w:rsidTr="008B2A78">
        <w:tc>
          <w:tcPr>
            <w:tcW w:w="5265" w:type="dxa"/>
          </w:tcPr>
          <w:p w14:paraId="49F14A31" w14:textId="3539AD4B" w:rsidR="008B2A78" w:rsidRPr="005012EF" w:rsidRDefault="008B2A78" w:rsidP="00B608E4">
            <w:pPr>
              <w:ind w:firstLine="0"/>
            </w:pPr>
            <w:r w:rsidRPr="005012EF">
              <w:t>GPIO4</w:t>
            </w:r>
          </w:p>
        </w:tc>
        <w:tc>
          <w:tcPr>
            <w:tcW w:w="5265" w:type="dxa"/>
          </w:tcPr>
          <w:p w14:paraId="48B80999" w14:textId="5CD46EF4" w:rsidR="008B2A78" w:rsidRPr="005012EF" w:rsidRDefault="008B2A78" w:rsidP="00B608E4">
            <w:pPr>
              <w:ind w:firstLine="0"/>
            </w:pPr>
            <w:r w:rsidRPr="005012EF">
              <w:t>SS</w:t>
            </w:r>
          </w:p>
        </w:tc>
      </w:tr>
      <w:tr w:rsidR="008B2A78" w:rsidRPr="005012EF" w14:paraId="3CD2984B" w14:textId="77777777" w:rsidTr="008B2A78">
        <w:tc>
          <w:tcPr>
            <w:tcW w:w="5265" w:type="dxa"/>
          </w:tcPr>
          <w:p w14:paraId="775C9F4A" w14:textId="4B23EECF" w:rsidR="008B2A78" w:rsidRPr="005012EF" w:rsidRDefault="008B2A78" w:rsidP="00B608E4">
            <w:pPr>
              <w:ind w:firstLine="0"/>
            </w:pPr>
            <w:r w:rsidRPr="005012EF">
              <w:t>GPIO14</w:t>
            </w:r>
          </w:p>
        </w:tc>
        <w:tc>
          <w:tcPr>
            <w:tcW w:w="5265" w:type="dxa"/>
          </w:tcPr>
          <w:p w14:paraId="3757C2A2" w14:textId="5E5383FF" w:rsidR="008B2A78" w:rsidRPr="005012EF" w:rsidRDefault="008B2A78" w:rsidP="00B608E4">
            <w:pPr>
              <w:ind w:firstLine="0"/>
            </w:pPr>
            <w:r w:rsidRPr="005012EF">
              <w:t>SCK</w:t>
            </w:r>
          </w:p>
        </w:tc>
      </w:tr>
      <w:tr w:rsidR="008B2A78" w:rsidRPr="005012EF" w14:paraId="717D82A4" w14:textId="77777777" w:rsidTr="008B2A78">
        <w:tc>
          <w:tcPr>
            <w:tcW w:w="5265" w:type="dxa"/>
          </w:tcPr>
          <w:p w14:paraId="76294E1C" w14:textId="710E274A" w:rsidR="008B2A78" w:rsidRPr="005012EF" w:rsidRDefault="008B2A78" w:rsidP="00B608E4">
            <w:pPr>
              <w:ind w:firstLine="0"/>
            </w:pPr>
            <w:r w:rsidRPr="005012EF">
              <w:t>GPIO13</w:t>
            </w:r>
          </w:p>
        </w:tc>
        <w:tc>
          <w:tcPr>
            <w:tcW w:w="5265" w:type="dxa"/>
          </w:tcPr>
          <w:p w14:paraId="29A67259" w14:textId="5938AD5E" w:rsidR="008B2A78" w:rsidRPr="005012EF" w:rsidRDefault="008B2A78" w:rsidP="00B608E4">
            <w:pPr>
              <w:ind w:firstLine="0"/>
            </w:pPr>
            <w:r w:rsidRPr="005012EF">
              <w:t>MOSI</w:t>
            </w:r>
          </w:p>
        </w:tc>
      </w:tr>
      <w:tr w:rsidR="008B2A78" w:rsidRPr="005012EF" w14:paraId="44BD3EDE" w14:textId="77777777" w:rsidTr="008B2A78">
        <w:tc>
          <w:tcPr>
            <w:tcW w:w="5265" w:type="dxa"/>
          </w:tcPr>
          <w:p w14:paraId="7709C443" w14:textId="149A8BEB" w:rsidR="008B2A78" w:rsidRPr="005012EF" w:rsidRDefault="008B2A78" w:rsidP="00B608E4">
            <w:pPr>
              <w:ind w:firstLine="0"/>
            </w:pPr>
            <w:r w:rsidRPr="005012EF">
              <w:t>GPIO12</w:t>
            </w:r>
          </w:p>
        </w:tc>
        <w:tc>
          <w:tcPr>
            <w:tcW w:w="5265" w:type="dxa"/>
          </w:tcPr>
          <w:p w14:paraId="4CBB33C1" w14:textId="7EDBE176" w:rsidR="008B2A78" w:rsidRPr="005012EF" w:rsidRDefault="008B2A78" w:rsidP="00B608E4">
            <w:pPr>
              <w:ind w:firstLine="0"/>
            </w:pPr>
            <w:r w:rsidRPr="005012EF">
              <w:t>MISO</w:t>
            </w:r>
          </w:p>
        </w:tc>
      </w:tr>
      <w:tr w:rsidR="008B2A78" w:rsidRPr="005012EF" w14:paraId="030F7640" w14:textId="77777777" w:rsidTr="008B2A78">
        <w:tc>
          <w:tcPr>
            <w:tcW w:w="5265" w:type="dxa"/>
          </w:tcPr>
          <w:p w14:paraId="2B2196A1" w14:textId="717DB2DA" w:rsidR="008B2A78" w:rsidRPr="005012EF" w:rsidRDefault="008B2A78" w:rsidP="00B608E4">
            <w:pPr>
              <w:ind w:firstLine="0"/>
            </w:pPr>
            <w:r w:rsidRPr="005012EF">
              <w:t>GPIO5</w:t>
            </w:r>
          </w:p>
        </w:tc>
        <w:tc>
          <w:tcPr>
            <w:tcW w:w="5265" w:type="dxa"/>
          </w:tcPr>
          <w:p w14:paraId="429C5902" w14:textId="2EEC356B" w:rsidR="008B2A78" w:rsidRPr="005012EF" w:rsidRDefault="008B2A78" w:rsidP="00B608E4">
            <w:pPr>
              <w:ind w:firstLine="0"/>
            </w:pPr>
            <w:r w:rsidRPr="005012EF">
              <w:t>RST</w:t>
            </w:r>
          </w:p>
        </w:tc>
      </w:tr>
    </w:tbl>
    <w:p w14:paraId="5A5F61F3" w14:textId="183D823E" w:rsidR="008B2A78" w:rsidRPr="005012EF" w:rsidRDefault="008B2A78" w:rsidP="00B608E4"/>
    <w:p w14:paraId="5CB30B60" w14:textId="77C90B05" w:rsidR="002F6CB2" w:rsidRPr="005012EF" w:rsidRDefault="0027624D" w:rsidP="00B608E4">
      <w:r w:rsidRPr="005012EF">
        <w:t xml:space="preserve">Для створення керуючої </w:t>
      </w:r>
      <w:r w:rsidR="00C91726" w:rsidRPr="005012EF">
        <w:t>програми</w:t>
      </w:r>
      <w:r w:rsidR="002F6CB2" w:rsidRPr="005012EF">
        <w:t xml:space="preserve"> для</w:t>
      </w:r>
      <w:r w:rsidRPr="005012EF">
        <w:t xml:space="preserve"> </w:t>
      </w:r>
      <w:r w:rsidR="002F6CB2" w:rsidRPr="005012EF">
        <w:t>пристрою радіочастотної ідентифікації</w:t>
      </w:r>
      <w:del w:id="1044" w:author="Rodion Kharabet" w:date="2019-12-06T03:41:00Z">
        <w:r w:rsidR="002F6CB2" w:rsidRPr="005012EF" w:rsidDel="00040CAB">
          <w:delText>,</w:delText>
        </w:r>
      </w:del>
      <w:r w:rsidRPr="005012EF">
        <w:t xml:space="preserve"> </w:t>
      </w:r>
      <w:r w:rsidR="002F6CB2" w:rsidRPr="005012EF">
        <w:t xml:space="preserve">товарів </w:t>
      </w:r>
      <w:r w:rsidRPr="005012EF">
        <w:t xml:space="preserve">було </w:t>
      </w:r>
      <w:r w:rsidR="002F6CB2" w:rsidRPr="005012EF">
        <w:t xml:space="preserve">використано середовище розробки </w:t>
      </w:r>
      <w:proofErr w:type="spellStart"/>
      <w:r w:rsidR="002F6CB2" w:rsidRPr="005012EF">
        <w:t>Arduino</w:t>
      </w:r>
      <w:proofErr w:type="spellEnd"/>
      <w:r w:rsidR="002F6CB2" w:rsidRPr="005012EF">
        <w:t xml:space="preserve"> IDE та мову С. Щоб використовувати SPI інтерфейс, необхідно підключити бібліотеку </w:t>
      </w:r>
      <w:proofErr w:type="spellStart"/>
      <w:r w:rsidR="002F6CB2" w:rsidRPr="005012EF">
        <w:t>SPI.h</w:t>
      </w:r>
      <w:proofErr w:type="spellEnd"/>
      <w:r w:rsidR="002F6CB2" w:rsidRPr="005012EF">
        <w:t>. А для роботи з ядром чіпу MFRC522 було використано бібліотеку MFRC522.h.</w:t>
      </w:r>
    </w:p>
    <w:p w14:paraId="07D5BE77" w14:textId="0FD246AB" w:rsidR="0075072C" w:rsidRPr="005012EF" w:rsidRDefault="0075072C" w:rsidP="00B608E4">
      <w:r w:rsidRPr="005012EF">
        <w:t xml:space="preserve">За алгоритмом розробленої програми, як тільки модуль RC522 зчитує </w:t>
      </w:r>
      <w:del w:id="1045" w:author="Rodion Kharabet" w:date="2019-12-06T02:35:00Z">
        <w:r w:rsidRPr="005012EF" w:rsidDel="00CA5EF9">
          <w:delText>RFID мітку</w:delText>
        </w:r>
      </w:del>
      <w:ins w:id="1046" w:author="Rodion Kharabet" w:date="2019-12-06T02:35:00Z">
        <w:r w:rsidR="00CA5EF9">
          <w:t>RFID-мітку</w:t>
        </w:r>
      </w:ins>
      <w:r w:rsidRPr="005012EF">
        <w:t>, що потрапила до його електромагнітного поля, ESP-12E формує HTTP запит з отриманим ідентифікатором та надсилає його до API веб-застосунку.</w:t>
      </w:r>
    </w:p>
    <w:p w14:paraId="43856EF3" w14:textId="1FA93D4F" w:rsidR="0075072C" w:rsidRPr="005012EF" w:rsidRDefault="0075072C" w:rsidP="00B608E4">
      <w:r w:rsidRPr="005012EF">
        <w:t xml:space="preserve">В розробленій програмі було </w:t>
      </w:r>
      <w:r w:rsidR="009B4C4A" w:rsidRPr="005012EF">
        <w:t xml:space="preserve">закладено так ж саму поведінку </w:t>
      </w:r>
      <w:proofErr w:type="spellStart"/>
      <w:r w:rsidR="009B4C4A" w:rsidRPr="005012EF">
        <w:t>Wi-Fi</w:t>
      </w:r>
      <w:proofErr w:type="spellEnd"/>
      <w:r w:rsidR="009B4C4A" w:rsidRPr="005012EF">
        <w:t xml:space="preserve"> модулю при пошуку точки доступу, як і в простої ідентифікації товарів за штрих-кодом: </w:t>
      </w:r>
      <w:r w:rsidR="00006960" w:rsidRPr="005012EF">
        <w:t xml:space="preserve">якщо модуль не знаходить відомої йому точки доступу, він перейде в режим веб-серверу та попросить користувача ввести дані для доступу до </w:t>
      </w:r>
      <w:r w:rsidR="0024631C" w:rsidRPr="005012EF">
        <w:t>бажаної</w:t>
      </w:r>
      <w:r w:rsidR="00006960" w:rsidRPr="005012EF">
        <w:t xml:space="preserve"> </w:t>
      </w:r>
      <w:proofErr w:type="spellStart"/>
      <w:r w:rsidR="00006960" w:rsidRPr="005012EF">
        <w:t>Wi-Fi</w:t>
      </w:r>
      <w:proofErr w:type="spellEnd"/>
      <w:r w:rsidR="00006960" w:rsidRPr="005012EF">
        <w:t xml:space="preserve"> мережі</w:t>
      </w:r>
      <w:r w:rsidR="006218FF" w:rsidRPr="005012EF">
        <w:t xml:space="preserve">. </w:t>
      </w:r>
    </w:p>
    <w:p w14:paraId="1177F9BC" w14:textId="3E021815" w:rsidR="0075072C" w:rsidRPr="005012EF" w:rsidRDefault="0075072C" w:rsidP="00B608E4">
      <w:r w:rsidRPr="005012EF">
        <w:t xml:space="preserve">Обидва </w:t>
      </w:r>
      <w:del w:id="1047" w:author="Rodion Kharabet" w:date="2019-12-06T03:41:00Z">
        <w:r w:rsidRPr="005012EF" w:rsidDel="00040CAB">
          <w:delText xml:space="preserve">апаратні </w:delText>
        </w:r>
      </w:del>
      <w:r w:rsidRPr="005012EF">
        <w:t>пристрої для радіочастотного розпізнавання в апаратному комплексі працюють за однаковим алгоритмом. Відмінність</w:t>
      </w:r>
      <w:del w:id="1048" w:author="Rodion Kharabet" w:date="2019-12-06T03:41:00Z">
        <w:r w:rsidRPr="005012EF" w:rsidDel="00040CAB">
          <w:delText xml:space="preserve"> є</w:delText>
        </w:r>
      </w:del>
      <w:r w:rsidRPr="005012EF">
        <w:t xml:space="preserve"> у тому</w:t>
      </w:r>
      <w:r w:rsidR="00B83C91" w:rsidRPr="005012EF">
        <w:t xml:space="preserve">, що пристрій для видалення та </w:t>
      </w:r>
      <w:r w:rsidR="00B83C91" w:rsidRPr="005012EF">
        <w:lastRenderedPageBreak/>
        <w:t xml:space="preserve">пристрій для реєстрації вільної </w:t>
      </w:r>
      <w:del w:id="1049" w:author="Rodion Kharabet" w:date="2019-12-06T02:57:00Z">
        <w:r w:rsidR="00B83C91" w:rsidRPr="005012EF" w:rsidDel="003E415E">
          <w:delText>RFID мітки</w:delText>
        </w:r>
      </w:del>
      <w:ins w:id="1050" w:author="Rodion Kharabet" w:date="2019-12-06T02:57:00Z">
        <w:r w:rsidR="003E415E">
          <w:t>RFID-мітки</w:t>
        </w:r>
      </w:ins>
      <w:r w:rsidR="00B83C91" w:rsidRPr="005012EF">
        <w:t xml:space="preserve"> відправляють зчитані ідентифікатори до різних методів API веб-застосунку.</w:t>
      </w:r>
    </w:p>
    <w:p w14:paraId="0ABA4BA2" w14:textId="44834EA5" w:rsidR="008B2A78" w:rsidRPr="005012EF" w:rsidRDefault="008B2A78" w:rsidP="00B608E4"/>
    <w:p w14:paraId="7C6CD9E4" w14:textId="634D69DA" w:rsidR="004B780C" w:rsidRPr="005012EF" w:rsidRDefault="009068F9" w:rsidP="009068F9">
      <w:pPr>
        <w:pStyle w:val="Heading3"/>
      </w:pPr>
      <w:bookmarkStart w:id="1051" w:name="_Toc25923575"/>
      <w:del w:id="1052" w:author="Rodion Kharabet" w:date="2019-12-06T03:53:00Z">
        <w:r w:rsidRPr="005012EF" w:rsidDel="003969F0">
          <w:delText>4</w:delText>
        </w:r>
      </w:del>
      <w:ins w:id="1053" w:author="Rodion Kharabet" w:date="2019-12-06T03:53:00Z">
        <w:r w:rsidR="003969F0">
          <w:t>3</w:t>
        </w:r>
      </w:ins>
      <w:r w:rsidRPr="005012EF">
        <w:t xml:space="preserve">.4.3 </w:t>
      </w:r>
      <w:r w:rsidR="00F7747E" w:rsidRPr="005012EF">
        <w:t>Розроб</w:t>
      </w:r>
      <w:del w:id="1054" w:author="Rodion Kharabet" w:date="2019-12-06T03:41:00Z">
        <w:r w:rsidR="00F7747E" w:rsidRPr="005012EF" w:rsidDel="00040CAB">
          <w:delText>ка</w:delText>
        </w:r>
      </w:del>
      <w:ins w:id="1055" w:author="Rodion Kharabet" w:date="2019-12-06T03:41:00Z">
        <w:r w:rsidR="00040CAB">
          <w:t>лення</w:t>
        </w:r>
      </w:ins>
      <w:r w:rsidR="00F7747E" w:rsidRPr="005012EF">
        <w:t xml:space="preserve"> робочих прототипів</w:t>
      </w:r>
      <w:bookmarkEnd w:id="1051"/>
    </w:p>
    <w:p w14:paraId="6B20D1CA" w14:textId="651D143D" w:rsidR="009068F9" w:rsidRPr="005012EF" w:rsidRDefault="009068F9" w:rsidP="00B608E4"/>
    <w:p w14:paraId="279E4AB1" w14:textId="4484F5CE" w:rsidR="009068F9" w:rsidRPr="005012EF" w:rsidRDefault="009068F9" w:rsidP="00B608E4">
      <w:r w:rsidRPr="005012EF">
        <w:t xml:space="preserve">В попередніх пунктах було описано </w:t>
      </w:r>
      <w:r w:rsidR="00C91726" w:rsidRPr="005012EF">
        <w:t>принцип</w:t>
      </w:r>
      <w:r w:rsidRPr="005012EF">
        <w:t xml:space="preserve"> дії та побудову апаратних пристроїв розроблюваного комплексу автоматизації ведення домашнього господарства. Типів пристроїв є два: ті що ідентифікують товари за штрих-кодом, та ті, що ідентифікують товари за </w:t>
      </w:r>
      <w:del w:id="1056" w:author="Rodion" w:date="2019-12-05T23:59:00Z">
        <w:r w:rsidRPr="005012EF" w:rsidDel="00AB0F99">
          <w:delText>RFID мітка</w:delText>
        </w:r>
      </w:del>
      <w:ins w:id="1057" w:author="Rodion" w:date="2019-12-05T23:59:00Z">
        <w:r w:rsidR="00AB0F99">
          <w:t>RFID-мітка</w:t>
        </w:r>
      </w:ins>
      <w:r w:rsidRPr="005012EF">
        <w:t xml:space="preserve">ми. </w:t>
      </w:r>
    </w:p>
    <w:p w14:paraId="4EBD5E0C" w14:textId="37914A49" w:rsidR="009068F9" w:rsidRPr="005012EF" w:rsidRDefault="009068F9" w:rsidP="00B608E4">
      <w:r w:rsidRPr="005012EF">
        <w:t>Також було зазначено</w:t>
      </w:r>
      <w:r w:rsidR="001A4792" w:rsidRPr="005012EF">
        <w:t>,</w:t>
      </w:r>
      <w:r w:rsidRPr="005012EF">
        <w:t xml:space="preserve"> що весь програмно-</w:t>
      </w:r>
      <w:r w:rsidR="00C91726" w:rsidRPr="005012EF">
        <w:t>апаратний</w:t>
      </w:r>
      <w:r w:rsidRPr="005012EF">
        <w:t xml:space="preserve"> комплекс може існувати в трьох різних комплектаціях: </w:t>
      </w:r>
      <w:r w:rsidR="00D67DC7" w:rsidRPr="005012EF">
        <w:t>без апаратної частини, з апаратною частиною ідентифікації товарів за штрих-кодом</w:t>
      </w:r>
      <w:r w:rsidR="001A4792" w:rsidRPr="005012EF">
        <w:t xml:space="preserve">, </w:t>
      </w:r>
      <w:r w:rsidR="00D67DC7" w:rsidRPr="005012EF">
        <w:t xml:space="preserve">з апаратною частиною ідентифікації товарів </w:t>
      </w:r>
      <w:r w:rsidR="001A4792" w:rsidRPr="005012EF">
        <w:t>за штрих-кодом та радіочастотними мітками.</w:t>
      </w:r>
    </w:p>
    <w:p w14:paraId="0BACF2B8" w14:textId="7F2E6433" w:rsidR="001A4792" w:rsidRPr="005012EF" w:rsidRDefault="001A4792" w:rsidP="00B608E4">
      <w:r w:rsidRPr="005012EF">
        <w:t xml:space="preserve">Для побудови реального прототипу системи було обрано комплектацію, що надає </w:t>
      </w:r>
      <w:r w:rsidR="009841D6" w:rsidRPr="005012EF">
        <w:t xml:space="preserve">повну функціональність, доступну до користувача. </w:t>
      </w:r>
      <w:r w:rsidR="00491286" w:rsidRPr="005012EF">
        <w:t>Згідно вимог, поставлених до принципу дії комплексу, в максимальній комплектації користувач має розмістити у себе два пристрої</w:t>
      </w:r>
      <w:r w:rsidR="009A5921" w:rsidRPr="005012EF">
        <w:t>.</w:t>
      </w:r>
      <w:r w:rsidR="00BE3062" w:rsidRPr="005012EF">
        <w:t xml:space="preserve"> </w:t>
      </w:r>
      <w:r w:rsidR="009A5921" w:rsidRPr="005012EF">
        <w:t>Перший</w:t>
      </w:r>
      <w:r w:rsidR="00BE3062" w:rsidRPr="005012EF">
        <w:t xml:space="preserve"> </w:t>
      </w:r>
      <w:r w:rsidR="009A5921" w:rsidRPr="005012EF">
        <w:t xml:space="preserve">пристрій розміщується біла кошика для сміття і </w:t>
      </w:r>
      <w:r w:rsidR="00BE3062" w:rsidRPr="005012EF">
        <w:t>видаляє товари обома засобами (і за штрих-кодом, і за RFID міткою</w:t>
      </w:r>
      <w:r w:rsidR="009A5921" w:rsidRPr="005012EF">
        <w:t xml:space="preserve">). Другий пристрій відповідає за додавання вільних RFDI міток до системи для подальшого їх зв’язування з товарами. Цими двома пристроями користувач забезпечує собі повнофункціональний варіант розроблюваного </w:t>
      </w:r>
      <w:r w:rsidR="00D174D4" w:rsidRPr="005012EF">
        <w:t>комплексу</w:t>
      </w:r>
      <w:r w:rsidR="009A5921" w:rsidRPr="005012EF">
        <w:t>, і може обирати, яким чином видаляти або додавати товари до підсистеми моніторингу.</w:t>
      </w:r>
    </w:p>
    <w:p w14:paraId="31C6F595" w14:textId="7DAADE16" w:rsidR="00713F42" w:rsidRPr="005012EF" w:rsidRDefault="00713F42" w:rsidP="00B608E4">
      <w:r w:rsidRPr="005012EF">
        <w:t xml:space="preserve">Для зручності користування обидва пристрої були оснащені </w:t>
      </w:r>
      <w:r w:rsidR="001C5C06" w:rsidRPr="005012EF">
        <w:t xml:space="preserve">акумулятором та поміщені у компактні корпуси. В обох корпусах назовні виведений роз’єм </w:t>
      </w:r>
      <w:proofErr w:type="spellStart"/>
      <w:r w:rsidR="001C5C06" w:rsidRPr="005012EF">
        <w:t>micro</w:t>
      </w:r>
      <w:proofErr w:type="spellEnd"/>
      <w:r w:rsidR="001C5C06" w:rsidRPr="005012EF">
        <w:t>-USB для зарядки акумулятор</w:t>
      </w:r>
      <w:ins w:id="1058" w:author="Rodion Kharabet" w:date="2019-12-06T03:41:00Z">
        <w:r w:rsidR="00040CAB">
          <w:t>а</w:t>
        </w:r>
      </w:ins>
      <w:del w:id="1059" w:author="Rodion Kharabet" w:date="2019-12-06T03:41:00Z">
        <w:r w:rsidR="001C5C06" w:rsidRPr="005012EF" w:rsidDel="00040CAB">
          <w:delText>у</w:delText>
        </w:r>
      </w:del>
      <w:r w:rsidR="001C5C06" w:rsidRPr="005012EF">
        <w:t xml:space="preserve">. </w:t>
      </w:r>
    </w:p>
    <w:p w14:paraId="4D1FFE96" w14:textId="2B106D26" w:rsidR="00E84730" w:rsidRPr="005012EF" w:rsidRDefault="00E84730" w:rsidP="00B608E4"/>
    <w:p w14:paraId="4C7ECF1F" w14:textId="77777777" w:rsidR="00040CAB" w:rsidRDefault="00040CAB">
      <w:pPr>
        <w:spacing w:after="160" w:line="259" w:lineRule="auto"/>
        <w:ind w:firstLine="0"/>
        <w:jc w:val="left"/>
        <w:rPr>
          <w:ins w:id="1060" w:author="Rodion Kharabet" w:date="2019-12-06T03:42:00Z"/>
          <w:rFonts w:eastAsiaTheme="majorEastAsia" w:cstheme="majorBidi"/>
          <w:iCs/>
        </w:rPr>
      </w:pPr>
      <w:ins w:id="1061" w:author="Rodion Kharabet" w:date="2019-12-06T03:42:00Z">
        <w:r>
          <w:br w:type="page"/>
        </w:r>
      </w:ins>
    </w:p>
    <w:p w14:paraId="303815CF" w14:textId="33EF326E" w:rsidR="00E84730" w:rsidRPr="005012EF" w:rsidRDefault="00E84730" w:rsidP="00E84730">
      <w:pPr>
        <w:pStyle w:val="Heading4"/>
      </w:pPr>
      <w:del w:id="1062" w:author="Rodion Kharabet" w:date="2019-12-06T03:53:00Z">
        <w:r w:rsidRPr="005012EF" w:rsidDel="003969F0">
          <w:lastRenderedPageBreak/>
          <w:delText>4</w:delText>
        </w:r>
      </w:del>
      <w:ins w:id="1063" w:author="Rodion Kharabet" w:date="2019-12-06T03:53:00Z">
        <w:r w:rsidR="003969F0">
          <w:t>3</w:t>
        </w:r>
      </w:ins>
      <w:r w:rsidRPr="005012EF">
        <w:t xml:space="preserve">.4.3.1 </w:t>
      </w:r>
      <w:r w:rsidR="004D3727" w:rsidRPr="005012EF">
        <w:t>Комбінований пристрій</w:t>
      </w:r>
      <w:r w:rsidRPr="005012EF">
        <w:t xml:space="preserve"> видалення товарів</w:t>
      </w:r>
    </w:p>
    <w:p w14:paraId="6A9C3D12" w14:textId="7E9BA936" w:rsidR="00E84730" w:rsidRPr="005012EF" w:rsidRDefault="00E84730" w:rsidP="00B608E4"/>
    <w:p w14:paraId="26498B10" w14:textId="22DBD5D5" w:rsidR="00157056" w:rsidRPr="005012EF" w:rsidRDefault="00157056" w:rsidP="00B608E4">
      <w:r w:rsidRPr="005012EF">
        <w:t xml:space="preserve">В </w:t>
      </w:r>
      <w:r w:rsidR="004D3727" w:rsidRPr="005012EF">
        <w:t xml:space="preserve">комбінований </w:t>
      </w:r>
      <w:r w:rsidRPr="005012EF">
        <w:t xml:space="preserve">пристрій, що відповідає </w:t>
      </w:r>
      <w:r w:rsidR="004D3727" w:rsidRPr="005012EF">
        <w:t xml:space="preserve">за видалення товарів було об’єднано описані у попередніх пунктах пристрої ідентифікації за штрих-кодом та радіочастотної ідентифікації. </w:t>
      </w:r>
      <w:r w:rsidR="00DE6B2B" w:rsidRPr="005012EF">
        <w:t xml:space="preserve">Комбінований пристрій живиться від акумулятору з вихідною напругою 3.7 В. Оскільки серед компонентів присутні ті, що живляться від напруги 5 В та 3.3 В, то необхідно було встановити стабілізатор, що надавав би стабільну напругу для всіх компонентів для забезпечення їх роботи. Електрична схема пристрою зображена на </w:t>
      </w:r>
      <w:del w:id="1064" w:author="Rodion Kharabet" w:date="2019-12-06T02:44:00Z">
        <w:r w:rsidR="00DE6B2B" w:rsidRPr="005012EF" w:rsidDel="007F1A84">
          <w:delText xml:space="preserve">рисунку </w:delText>
        </w:r>
        <w:r w:rsidR="00FC4672" w:rsidRPr="005012EF" w:rsidDel="007F1A84">
          <w:delText>4.</w:delText>
        </w:r>
      </w:del>
      <w:ins w:id="1065" w:author="Rodion Kharabet" w:date="2019-12-06T02:44:00Z">
        <w:r w:rsidR="007F1A84">
          <w:t>рисунку 3.</w:t>
        </w:r>
      </w:ins>
      <w:r w:rsidR="00FC4672" w:rsidRPr="005012EF">
        <w:t>19</w:t>
      </w:r>
      <w:r w:rsidR="00DE6B2B" w:rsidRPr="005012EF">
        <w:t>.</w:t>
      </w:r>
    </w:p>
    <w:p w14:paraId="7380AC80" w14:textId="0DD7C979" w:rsidR="000E21B7" w:rsidRPr="005012EF" w:rsidRDefault="000E21B7" w:rsidP="00B608E4"/>
    <w:p w14:paraId="2A58ED8B" w14:textId="528A660F" w:rsidR="00DE6B2B" w:rsidRPr="005012EF" w:rsidRDefault="00DE6B2B" w:rsidP="00B608E4">
      <w:r w:rsidRPr="005012EF">
        <w:rPr>
          <w:noProof/>
        </w:rPr>
        <w:drawing>
          <wp:inline distT="0" distB="0" distL="0" distR="0" wp14:anchorId="7A57D369" wp14:editId="61E56CAC">
            <wp:extent cx="5826738" cy="183832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5">
                      <a:extLst>
                        <a:ext uri="{28A0092B-C50C-407E-A947-70E740481C1C}">
                          <a14:useLocalDpi xmlns:a14="http://schemas.microsoft.com/office/drawing/2010/main" val="0"/>
                        </a:ext>
                      </a:extLst>
                    </a:blip>
                    <a:srcRect l="12016" t="5716" r="10452" b="58081"/>
                    <a:stretch/>
                  </pic:blipFill>
                  <pic:spPr bwMode="auto">
                    <a:xfrm>
                      <a:off x="0" y="0"/>
                      <a:ext cx="5838043" cy="1841892"/>
                    </a:xfrm>
                    <a:prstGeom prst="rect">
                      <a:avLst/>
                    </a:prstGeom>
                    <a:noFill/>
                    <a:ln>
                      <a:noFill/>
                    </a:ln>
                    <a:extLst>
                      <a:ext uri="{53640926-AAD7-44D8-BBD7-CCE9431645EC}">
                        <a14:shadowObscured xmlns:a14="http://schemas.microsoft.com/office/drawing/2010/main"/>
                      </a:ext>
                    </a:extLst>
                  </pic:spPr>
                </pic:pic>
              </a:graphicData>
            </a:graphic>
          </wp:inline>
        </w:drawing>
      </w:r>
    </w:p>
    <w:p w14:paraId="43685E17" w14:textId="11047F35" w:rsidR="00E84730" w:rsidRPr="005012EF" w:rsidRDefault="00DE6B2B" w:rsidP="00DE6B2B">
      <w:pPr>
        <w:jc w:val="center"/>
      </w:pPr>
      <w:del w:id="1066" w:author="Rodion Kharabet" w:date="2019-12-06T02:45:00Z">
        <w:r w:rsidRPr="005012EF" w:rsidDel="007F1A84">
          <w:delText>Рисунок</w:delText>
        </w:r>
        <w:r w:rsidR="00FC4672" w:rsidRPr="005012EF" w:rsidDel="007F1A84">
          <w:delText xml:space="preserve"> 4.</w:delText>
        </w:r>
      </w:del>
      <w:ins w:id="1067" w:author="Rodion Kharabet" w:date="2019-12-06T02:45:00Z">
        <w:r w:rsidR="007F1A84">
          <w:t>Рисунок 3.</w:t>
        </w:r>
      </w:ins>
      <w:r w:rsidR="00FC4672" w:rsidRPr="005012EF">
        <w:t>19</w:t>
      </w:r>
      <w:r w:rsidRPr="005012EF">
        <w:t xml:space="preserve"> – Електрична схема комбінованого пристрою видалення товарів</w:t>
      </w:r>
      <w:del w:id="1068" w:author="Rodion Kharabet" w:date="2019-12-06T03:42:00Z">
        <w:r w:rsidR="003A5CD7" w:rsidRPr="005012EF" w:rsidDel="00040CAB">
          <w:delText xml:space="preserve"> (</w:delText>
        </w:r>
        <w:r w:rsidR="003A5CD7" w:rsidRPr="005012EF" w:rsidDel="00040CAB">
          <w:rPr>
            <w:i/>
            <w:iCs/>
          </w:rPr>
          <w:delText>краще винести її як кресленик</w:delText>
        </w:r>
        <w:r w:rsidR="003A5CD7" w:rsidRPr="005012EF" w:rsidDel="00040CAB">
          <w:delText>)</w:delText>
        </w:r>
      </w:del>
    </w:p>
    <w:p w14:paraId="1F486AF8" w14:textId="77777777" w:rsidR="0039651E" w:rsidRPr="005012EF" w:rsidRDefault="0039651E" w:rsidP="00DE6B2B">
      <w:pPr>
        <w:jc w:val="center"/>
      </w:pPr>
    </w:p>
    <w:p w14:paraId="42698556" w14:textId="62B1F17D" w:rsidR="00E65A25" w:rsidRPr="005012EF" w:rsidRDefault="0039651E" w:rsidP="0039651E">
      <w:r w:rsidRPr="005012EF">
        <w:t>Як видно з рисунку, таку електричну схему неможливо помістити в компактний корпус</w:t>
      </w:r>
      <w:r w:rsidR="009E5D30" w:rsidRPr="005012EF">
        <w:t xml:space="preserve"> з розмірами 30 x 63.5 x 83.4 мм</w:t>
      </w:r>
      <w:r w:rsidRPr="005012EF">
        <w:t xml:space="preserve">, </w:t>
      </w:r>
      <w:r w:rsidR="0067158E" w:rsidRPr="005012EF">
        <w:t>який</w:t>
      </w:r>
      <w:r w:rsidRPr="005012EF">
        <w:t xml:space="preserve"> можна буде почепити до кошику для сміття. Тож було вирішено позбавитися великої кількості проводів</w:t>
      </w:r>
      <w:r w:rsidR="0067158E" w:rsidRPr="005012EF">
        <w:t>. Для цього було розведено компоненти</w:t>
      </w:r>
      <w:r w:rsidRPr="005012EF">
        <w:t xml:space="preserve"> та </w:t>
      </w:r>
      <w:r w:rsidR="0067158E" w:rsidRPr="005012EF">
        <w:t>поміщено</w:t>
      </w:r>
      <w:r w:rsidRPr="005012EF">
        <w:t xml:space="preserve"> їх </w:t>
      </w:r>
      <w:r w:rsidR="0067158E" w:rsidRPr="005012EF">
        <w:t xml:space="preserve">на </w:t>
      </w:r>
      <w:del w:id="1069" w:author="Rodion Kharabet" w:date="2019-12-06T03:42:00Z">
        <w:r w:rsidR="0067158E" w:rsidRPr="005012EF" w:rsidDel="00040CAB">
          <w:delText xml:space="preserve">печатну </w:delText>
        </w:r>
      </w:del>
      <w:ins w:id="1070" w:author="Rodion Kharabet" w:date="2019-12-06T03:42:00Z">
        <w:r w:rsidR="00040CAB">
          <w:t>друковану</w:t>
        </w:r>
        <w:r w:rsidR="00040CAB" w:rsidRPr="005012EF">
          <w:t xml:space="preserve"> </w:t>
        </w:r>
      </w:ins>
      <w:r w:rsidR="0067158E" w:rsidRPr="005012EF">
        <w:t>плату</w:t>
      </w:r>
      <w:r w:rsidRPr="005012EF">
        <w:t>.</w:t>
      </w:r>
      <w:r w:rsidR="00E65A25" w:rsidRPr="005012EF">
        <w:t xml:space="preserve"> Схему </w:t>
      </w:r>
      <w:del w:id="1071" w:author="Rodion Kharabet" w:date="2019-12-06T03:42:00Z">
        <w:r w:rsidR="00E65A25" w:rsidRPr="005012EF" w:rsidDel="00040CAB">
          <w:delText xml:space="preserve">печатної </w:delText>
        </w:r>
      </w:del>
      <w:ins w:id="1072" w:author="Rodion Kharabet" w:date="2019-12-06T03:42:00Z">
        <w:r w:rsidR="00040CAB">
          <w:t>друкованої</w:t>
        </w:r>
        <w:r w:rsidR="00040CAB" w:rsidRPr="005012EF">
          <w:t xml:space="preserve"> </w:t>
        </w:r>
      </w:ins>
      <w:r w:rsidR="00E65A25" w:rsidRPr="005012EF">
        <w:t xml:space="preserve">плати наведено на </w:t>
      </w:r>
      <w:del w:id="1073" w:author="Rodion Kharabet" w:date="2019-12-06T02:44:00Z">
        <w:r w:rsidR="00E65A25" w:rsidRPr="005012EF" w:rsidDel="007F1A84">
          <w:delText xml:space="preserve">рисунку </w:delText>
        </w:r>
        <w:r w:rsidR="00FC4672" w:rsidRPr="005012EF" w:rsidDel="007F1A84">
          <w:delText>4.</w:delText>
        </w:r>
      </w:del>
      <w:ins w:id="1074" w:author="Rodion Kharabet" w:date="2019-12-06T02:44:00Z">
        <w:r w:rsidR="007F1A84">
          <w:t>рисунку 3.</w:t>
        </w:r>
      </w:ins>
      <w:r w:rsidR="00FC4672" w:rsidRPr="005012EF">
        <w:t>20</w:t>
      </w:r>
    </w:p>
    <w:p w14:paraId="78256AD2" w14:textId="0209523C" w:rsidR="0039651E" w:rsidRPr="005012EF" w:rsidRDefault="00E65A25" w:rsidP="00E65A25">
      <w:pPr>
        <w:jc w:val="center"/>
      </w:pPr>
      <w:r w:rsidRPr="005012EF">
        <w:rPr>
          <w:noProof/>
        </w:rPr>
        <w:lastRenderedPageBreak/>
        <w:drawing>
          <wp:inline distT="0" distB="0" distL="0" distR="0" wp14:anchorId="3AA46A7D" wp14:editId="045EEA88">
            <wp:extent cx="5457825" cy="3012719"/>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B_file_20191129015214.svg"/>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468889" cy="3018827"/>
                    </a:xfrm>
                    <a:prstGeom prst="rect">
                      <a:avLst/>
                    </a:prstGeom>
                  </pic:spPr>
                </pic:pic>
              </a:graphicData>
            </a:graphic>
          </wp:inline>
        </w:drawing>
      </w:r>
    </w:p>
    <w:p w14:paraId="66C04292" w14:textId="690D0041" w:rsidR="00DE6B2B" w:rsidRPr="005012EF" w:rsidRDefault="00E65A25" w:rsidP="00E65A25">
      <w:pPr>
        <w:jc w:val="center"/>
      </w:pPr>
      <w:del w:id="1075" w:author="Rodion Kharabet" w:date="2019-12-06T02:45:00Z">
        <w:r w:rsidRPr="005012EF" w:rsidDel="007F1A84">
          <w:delText xml:space="preserve">Рисунок </w:delText>
        </w:r>
        <w:r w:rsidR="00FC4672" w:rsidRPr="005012EF" w:rsidDel="007F1A84">
          <w:delText>4.</w:delText>
        </w:r>
      </w:del>
      <w:ins w:id="1076" w:author="Rodion Kharabet" w:date="2019-12-06T02:45:00Z">
        <w:r w:rsidR="007F1A84">
          <w:t>Рисунок 3.</w:t>
        </w:r>
      </w:ins>
      <w:r w:rsidR="00FC4672" w:rsidRPr="005012EF">
        <w:t xml:space="preserve">20 </w:t>
      </w:r>
      <w:r w:rsidRPr="005012EF">
        <w:t>–</w:t>
      </w:r>
      <w:ins w:id="1077" w:author="Rodion Kharabet" w:date="2019-12-06T03:43:00Z">
        <w:r w:rsidR="00040CAB">
          <w:t xml:space="preserve"> </w:t>
        </w:r>
      </w:ins>
      <w:del w:id="1078" w:author="Rodion Kharabet" w:date="2019-12-06T03:43:00Z">
        <w:r w:rsidRPr="005012EF" w:rsidDel="00040CAB">
          <w:delText xml:space="preserve"> Печатна </w:delText>
        </w:r>
      </w:del>
      <w:ins w:id="1079" w:author="Rodion Kharabet" w:date="2019-12-06T03:43:00Z">
        <w:r w:rsidR="00040CAB">
          <w:t xml:space="preserve">Друкована </w:t>
        </w:r>
      </w:ins>
      <w:r w:rsidRPr="005012EF">
        <w:t xml:space="preserve">плата прототипу </w:t>
      </w:r>
      <w:r w:rsidR="005854F2" w:rsidRPr="005012EF">
        <w:t>комбінованого пристрою видалення товарів</w:t>
      </w:r>
    </w:p>
    <w:p w14:paraId="77614309" w14:textId="77777777" w:rsidR="00E65A25" w:rsidRPr="005012EF" w:rsidRDefault="00E65A25" w:rsidP="00B608E4"/>
    <w:p w14:paraId="154B726A" w14:textId="7BF8CF57" w:rsidR="00E84730" w:rsidRPr="005012EF" w:rsidRDefault="00E84730" w:rsidP="00E84730">
      <w:pPr>
        <w:pStyle w:val="Heading4"/>
      </w:pPr>
      <w:del w:id="1080" w:author="Rodion Kharabet" w:date="2019-12-06T03:53:00Z">
        <w:r w:rsidRPr="005012EF" w:rsidDel="003969F0">
          <w:delText>4</w:delText>
        </w:r>
      </w:del>
      <w:ins w:id="1081" w:author="Rodion Kharabet" w:date="2019-12-06T03:53:00Z">
        <w:r w:rsidR="003969F0">
          <w:t>3</w:t>
        </w:r>
      </w:ins>
      <w:r w:rsidRPr="005012EF">
        <w:t>.4.3.2 Пристрій додавання</w:t>
      </w:r>
      <w:r w:rsidR="00E06D33" w:rsidRPr="005012EF">
        <w:t xml:space="preserve"> </w:t>
      </w:r>
      <w:r w:rsidR="00C91726" w:rsidRPr="005012EF">
        <w:t>вільної</w:t>
      </w:r>
      <w:r w:rsidRPr="005012EF">
        <w:t xml:space="preserve"> </w:t>
      </w:r>
      <w:del w:id="1082" w:author="Rodion Kharabet" w:date="2019-12-06T02:57:00Z">
        <w:r w:rsidRPr="005012EF" w:rsidDel="003E415E">
          <w:delText>RFID мітки</w:delText>
        </w:r>
      </w:del>
      <w:ins w:id="1083" w:author="Rodion Kharabet" w:date="2019-12-06T02:57:00Z">
        <w:r w:rsidR="003E415E">
          <w:t>RFID-мітки</w:t>
        </w:r>
      </w:ins>
    </w:p>
    <w:p w14:paraId="4FF8C710" w14:textId="15F993A5" w:rsidR="00095BCC" w:rsidRPr="005012EF" w:rsidRDefault="00095BCC" w:rsidP="00095BCC"/>
    <w:p w14:paraId="22A1EAD3" w14:textId="4BD8E80F" w:rsidR="00095BCC" w:rsidRPr="005012EF" w:rsidRDefault="0018574E" w:rsidP="00095BCC">
      <w:r w:rsidRPr="005012EF">
        <w:t>На відміну</w:t>
      </w:r>
      <w:r w:rsidR="00095BCC" w:rsidRPr="005012EF">
        <w:t xml:space="preserve"> від пристрою видалення товарів, пристрій додавання вільної </w:t>
      </w:r>
      <w:del w:id="1084" w:author="Rodion Kharabet" w:date="2019-12-06T02:57:00Z">
        <w:r w:rsidR="00095BCC" w:rsidRPr="005012EF" w:rsidDel="003E415E">
          <w:delText>RFID мітки</w:delText>
        </w:r>
      </w:del>
      <w:ins w:id="1085" w:author="Rodion Kharabet" w:date="2019-12-06T02:57:00Z">
        <w:r w:rsidR="003E415E">
          <w:t>RFID-мітки</w:t>
        </w:r>
      </w:ins>
      <w:r w:rsidR="00095BCC" w:rsidRPr="005012EF">
        <w:t xml:space="preserve"> не потребує інтеграції з якимось іншим компонентом системи. Для автономності було додано в якості живлення літій-іонний акумулятор, що забезпечує вихідну </w:t>
      </w:r>
      <w:r w:rsidRPr="005012EF">
        <w:t>напругу</w:t>
      </w:r>
      <w:r w:rsidR="00095BCC" w:rsidRPr="005012EF">
        <w:t xml:space="preserve"> 3.7 В. Оскільки і RC522, і ESP-12E потребують напруги в діапазоні 3.0 – 3.6 В, на вихід акумулятору було також додано стабілізатор напруги що </w:t>
      </w:r>
      <w:r w:rsidRPr="005012EF">
        <w:t>забезпечує</w:t>
      </w:r>
      <w:r w:rsidR="00095BCC" w:rsidRPr="005012EF">
        <w:t xml:space="preserve"> надійну роботу усіх компонентів системи. Електрична схема пристрою зображена на </w:t>
      </w:r>
      <w:del w:id="1086" w:author="Rodion Kharabet" w:date="2019-12-06T02:44:00Z">
        <w:r w:rsidR="00095BCC" w:rsidRPr="005012EF" w:rsidDel="007F1A84">
          <w:delText>рисунку</w:delText>
        </w:r>
        <w:r w:rsidR="00FC4672" w:rsidRPr="005012EF" w:rsidDel="007F1A84">
          <w:delText xml:space="preserve"> 4.</w:delText>
        </w:r>
      </w:del>
      <w:ins w:id="1087" w:author="Rodion Kharabet" w:date="2019-12-06T02:44:00Z">
        <w:r w:rsidR="007F1A84">
          <w:t>рисунку 3.</w:t>
        </w:r>
      </w:ins>
      <w:r w:rsidR="00FC4672" w:rsidRPr="005012EF">
        <w:t>21</w:t>
      </w:r>
      <w:r w:rsidR="00095BCC" w:rsidRPr="005012EF">
        <w:t>.</w:t>
      </w:r>
    </w:p>
    <w:p w14:paraId="40040FE0" w14:textId="1C0EF155" w:rsidR="00B91B49" w:rsidRPr="005012EF" w:rsidRDefault="00B91B49" w:rsidP="00B91B49"/>
    <w:p w14:paraId="044D0EE4" w14:textId="5254CC35" w:rsidR="00DE6B2B" w:rsidRPr="005012EF" w:rsidRDefault="00DE6B2B" w:rsidP="00095BCC">
      <w:r w:rsidRPr="005012EF">
        <w:rPr>
          <w:noProof/>
        </w:rPr>
        <w:lastRenderedPageBreak/>
        <w:drawing>
          <wp:inline distT="0" distB="0" distL="0" distR="0" wp14:anchorId="2B5F95D4" wp14:editId="5C38E5E1">
            <wp:extent cx="5982672"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8">
                      <a:extLst>
                        <a:ext uri="{28A0092B-C50C-407E-A947-70E740481C1C}">
                          <a14:useLocalDpi xmlns:a14="http://schemas.microsoft.com/office/drawing/2010/main" val="0"/>
                        </a:ext>
                      </a:extLst>
                    </a:blip>
                    <a:srcRect l="20313" b="33699"/>
                    <a:stretch/>
                  </pic:blipFill>
                  <pic:spPr bwMode="auto">
                    <a:xfrm>
                      <a:off x="0" y="0"/>
                      <a:ext cx="5988372" cy="3203449"/>
                    </a:xfrm>
                    <a:prstGeom prst="rect">
                      <a:avLst/>
                    </a:prstGeom>
                    <a:noFill/>
                    <a:ln>
                      <a:noFill/>
                    </a:ln>
                    <a:extLst>
                      <a:ext uri="{53640926-AAD7-44D8-BBD7-CCE9431645EC}">
                        <a14:shadowObscured xmlns:a14="http://schemas.microsoft.com/office/drawing/2010/main"/>
                      </a:ext>
                    </a:extLst>
                  </pic:spPr>
                </pic:pic>
              </a:graphicData>
            </a:graphic>
          </wp:inline>
        </w:drawing>
      </w:r>
    </w:p>
    <w:p w14:paraId="1A2AF5A2" w14:textId="5B4B75E4" w:rsidR="00095BCC" w:rsidRPr="005012EF" w:rsidRDefault="00095BCC" w:rsidP="00095BCC">
      <w:pPr>
        <w:jc w:val="center"/>
      </w:pPr>
      <w:del w:id="1088" w:author="Rodion Kharabet" w:date="2019-12-06T02:45:00Z">
        <w:r w:rsidRPr="005012EF" w:rsidDel="007F1A84">
          <w:delText xml:space="preserve">Рисунок </w:delText>
        </w:r>
        <w:r w:rsidR="00FC4672" w:rsidRPr="005012EF" w:rsidDel="007F1A84">
          <w:delText>4.</w:delText>
        </w:r>
      </w:del>
      <w:ins w:id="1089" w:author="Rodion Kharabet" w:date="2019-12-06T02:45:00Z">
        <w:r w:rsidR="007F1A84">
          <w:t>Рисунок 3.</w:t>
        </w:r>
      </w:ins>
      <w:r w:rsidR="00FC4672" w:rsidRPr="005012EF">
        <w:t>21</w:t>
      </w:r>
      <w:r w:rsidRPr="005012EF">
        <w:t xml:space="preserve">– Електрична схема прототипу пристрою додавання вільної </w:t>
      </w:r>
      <w:del w:id="1090" w:author="Rodion Kharabet" w:date="2019-12-06T02:57:00Z">
        <w:r w:rsidRPr="005012EF" w:rsidDel="003E415E">
          <w:delText>RFID мітки</w:delText>
        </w:r>
      </w:del>
      <w:ins w:id="1091" w:author="Rodion Kharabet" w:date="2019-12-06T02:57:00Z">
        <w:r w:rsidR="003E415E">
          <w:t>RFID-мітки</w:t>
        </w:r>
      </w:ins>
    </w:p>
    <w:p w14:paraId="791DC99A" w14:textId="5616991B" w:rsidR="00E06D33" w:rsidRPr="005012EF" w:rsidRDefault="00E06D33" w:rsidP="00B91B49"/>
    <w:p w14:paraId="3BFC7B3F" w14:textId="0714348A" w:rsidR="00DE2360" w:rsidRPr="005012EF" w:rsidRDefault="00DE2360" w:rsidP="00B91B49">
      <w:r w:rsidRPr="005012EF">
        <w:t xml:space="preserve">Пристрій складається з трьох компонентів, та джерела живлення. Тож його було </w:t>
      </w:r>
      <w:del w:id="1092" w:author="Rodion Kharabet" w:date="2019-12-06T03:44:00Z">
        <w:r w:rsidRPr="005012EF" w:rsidDel="00040CAB">
          <w:delText xml:space="preserve">без проблем </w:delText>
        </w:r>
      </w:del>
      <w:r w:rsidRPr="005012EF">
        <w:t xml:space="preserve">поміщено до невеликого корпусу з розмірами </w:t>
      </w:r>
      <w:r w:rsidR="00FE2613" w:rsidRPr="005012EF">
        <w:t>30</w:t>
      </w:r>
      <w:r w:rsidR="008A5485" w:rsidRPr="005012EF">
        <w:t xml:space="preserve"> </w:t>
      </w:r>
      <w:r w:rsidR="00FE2613" w:rsidRPr="005012EF">
        <w:t>x</w:t>
      </w:r>
      <w:r w:rsidR="008A5485" w:rsidRPr="005012EF">
        <w:t xml:space="preserve"> </w:t>
      </w:r>
      <w:r w:rsidR="00FE2613" w:rsidRPr="005012EF">
        <w:t>63.5</w:t>
      </w:r>
      <w:r w:rsidR="008A5485" w:rsidRPr="005012EF">
        <w:t xml:space="preserve"> </w:t>
      </w:r>
      <w:r w:rsidR="00FE2613" w:rsidRPr="005012EF">
        <w:t>x</w:t>
      </w:r>
      <w:r w:rsidR="008A5485" w:rsidRPr="005012EF">
        <w:t xml:space="preserve"> </w:t>
      </w:r>
      <w:r w:rsidR="00FE2613" w:rsidRPr="005012EF">
        <w:t>83.4 мм.</w:t>
      </w:r>
    </w:p>
    <w:p w14:paraId="07AAB657" w14:textId="77777777" w:rsidR="00DE2360" w:rsidRPr="005012EF" w:rsidRDefault="00DE2360" w:rsidP="00B91B49"/>
    <w:p w14:paraId="520E160A" w14:textId="48166F1A" w:rsidR="00B91B49" w:rsidRPr="005012EF" w:rsidRDefault="00B91B49" w:rsidP="00B91B49">
      <w:pPr>
        <w:pStyle w:val="Heading2"/>
      </w:pPr>
      <w:bookmarkStart w:id="1093" w:name="_Toc25923576"/>
      <w:del w:id="1094" w:author="Rodion Kharabet" w:date="2019-12-06T03:53:00Z">
        <w:r w:rsidRPr="005012EF" w:rsidDel="003969F0">
          <w:delText>4</w:delText>
        </w:r>
      </w:del>
      <w:ins w:id="1095" w:author="Rodion Kharabet" w:date="2019-12-06T03:53:00Z">
        <w:r w:rsidR="003969F0">
          <w:t>3</w:t>
        </w:r>
      </w:ins>
      <w:r w:rsidRPr="005012EF">
        <w:t>.5 Висновки</w:t>
      </w:r>
      <w:bookmarkEnd w:id="1093"/>
    </w:p>
    <w:p w14:paraId="4FA479F0" w14:textId="4B9F05A1" w:rsidR="00B91B49" w:rsidRPr="005012EF" w:rsidRDefault="00B91B49" w:rsidP="00B91B49"/>
    <w:p w14:paraId="2EA7E0D5" w14:textId="42ACA26E" w:rsidR="00800B1B" w:rsidRPr="005012EF" w:rsidRDefault="00800B1B" w:rsidP="00B91B49">
      <w:r w:rsidRPr="005012EF">
        <w:t>У розділі було розглянуто етапи розроб</w:t>
      </w:r>
      <w:del w:id="1096" w:author="Rodion Kharabet" w:date="2019-12-06T03:44:00Z">
        <w:r w:rsidRPr="005012EF" w:rsidDel="00040CAB">
          <w:delText>ки</w:delText>
        </w:r>
      </w:del>
      <w:ins w:id="1097" w:author="Rodion Kharabet" w:date="2019-12-06T03:44:00Z">
        <w:r w:rsidR="00040CAB">
          <w:t>лення</w:t>
        </w:r>
      </w:ins>
      <w:r w:rsidRPr="005012EF">
        <w:t xml:space="preserve"> та складові частини запропонованого програмно-апаратного комплексу </w:t>
      </w:r>
      <w:r w:rsidR="008F0BE5" w:rsidRPr="005012EF">
        <w:t>автоматизації ведення домашнього господарства. Спираючись на знання, здобуті під час проведення аналізу предметної області, було виявлено технології та методи, що краще застосувати у розробці системи для того, щоб вона вигідно вирізнялась на фоні найближчих конкурентів, мала невисоку вартість та задовольняла всім</w:t>
      </w:r>
      <w:r w:rsidR="00695E32" w:rsidRPr="005012EF">
        <w:t xml:space="preserve"> поставленим </w:t>
      </w:r>
      <w:r w:rsidR="008F0BE5" w:rsidRPr="005012EF">
        <w:t>вимогам</w:t>
      </w:r>
      <w:r w:rsidR="00695E32" w:rsidRPr="005012EF">
        <w:t xml:space="preserve">. </w:t>
      </w:r>
    </w:p>
    <w:p w14:paraId="193368B4" w14:textId="2F3C14A5" w:rsidR="005F464F" w:rsidRPr="005012EF" w:rsidRDefault="00695E32" w:rsidP="005F464F">
      <w:r w:rsidRPr="005012EF">
        <w:t xml:space="preserve">В розділі детально було описано принцип роботи комплексу. Наведено діаграми </w:t>
      </w:r>
      <w:r w:rsidR="00CB7B47" w:rsidRPr="005012EF">
        <w:t>до</w:t>
      </w:r>
      <w:r w:rsidRPr="005012EF">
        <w:t xml:space="preserve"> етап</w:t>
      </w:r>
      <w:r w:rsidR="00CB7B47" w:rsidRPr="005012EF">
        <w:t>ів</w:t>
      </w:r>
      <w:r w:rsidRPr="005012EF">
        <w:t xml:space="preserve"> взаємодії користувача з програмною та апаратною складовою системи. </w:t>
      </w:r>
      <w:r w:rsidR="005F464F" w:rsidRPr="005012EF">
        <w:t xml:space="preserve">При проектуванні прототипу було створену гнучку систему, при якій комплекс може </w:t>
      </w:r>
      <w:r w:rsidR="005F464F" w:rsidRPr="005012EF">
        <w:lastRenderedPageBreak/>
        <w:t>поставлятися користувачам у трьох різних комплектаціях: без апаратної частини, з апаратною частиною ідентифікації товарів за штрих-кодом, з апаратною частиною ідентифікації товарів за штрих-кодом та радіочастотними мітками.</w:t>
      </w:r>
      <w:r w:rsidR="00212754" w:rsidRPr="005012EF">
        <w:t xml:space="preserve"> Такий підхід може допомогти розширити коло потенційних клієнтів, оскільки кожна комплектація має переваги, що стануть вирішальними при виборі клієнта на користь запропонованої розробки замість продуктів майбутніх конкурентів.</w:t>
      </w:r>
    </w:p>
    <w:p w14:paraId="1BBAC472" w14:textId="52A89790" w:rsidR="00695E32" w:rsidRPr="005012EF" w:rsidRDefault="00760CE8" w:rsidP="00B91B49">
      <w:r w:rsidRPr="005012EF">
        <w:t xml:space="preserve">Також в розділі було детально описано ядро </w:t>
      </w:r>
      <w:r w:rsidR="00D72FDA" w:rsidRPr="005012EF">
        <w:t>розроблюваної системи – веб-застосунок</w:t>
      </w:r>
      <w:del w:id="1098" w:author="Rodion Kharabet" w:date="2019-12-06T03:44:00Z">
        <w:r w:rsidR="00D72FDA" w:rsidRPr="005012EF" w:rsidDel="00040CAB">
          <w:delText xml:space="preserve"> та його</w:delText>
        </w:r>
      </w:del>
      <w:r w:rsidR="00D72FDA" w:rsidRPr="005012EF">
        <w:t>. Він складається з централізованого API, до якого надходять запити з усіх апаратних пристроїв, що знаходяться вдо</w:t>
      </w:r>
      <w:ins w:id="1099" w:author="Rodion Kharabet" w:date="2019-12-06T03:45:00Z">
        <w:r w:rsidR="00391ED4">
          <w:t>м</w:t>
        </w:r>
      </w:ins>
      <w:del w:id="1100" w:author="Rodion Kharabet" w:date="2019-12-06T03:45:00Z">
        <w:r w:rsidR="00D72FDA" w:rsidRPr="005012EF" w:rsidDel="00391ED4">
          <w:delText>в</w:delText>
        </w:r>
      </w:del>
      <w:r w:rsidR="00D72FDA" w:rsidRPr="005012EF">
        <w:t xml:space="preserve">а у клієнта. Кожен метод API було описано, наведено формат запиту та відповіді. </w:t>
      </w:r>
      <w:r w:rsidR="0090785B" w:rsidRPr="005012EF">
        <w:t>Не менш важливою складовою програмної частини є клієнтський веб-застосунок, через який можна здійснювати всі базові дії з товарами. На</w:t>
      </w:r>
      <w:r w:rsidR="00C91726" w:rsidRPr="005012EF">
        <w:t xml:space="preserve"> </w:t>
      </w:r>
      <w:r w:rsidR="0090785B" w:rsidRPr="005012EF">
        <w:t>відм</w:t>
      </w:r>
      <w:r w:rsidR="00C91726" w:rsidRPr="005012EF">
        <w:t>і</w:t>
      </w:r>
      <w:r w:rsidR="0090785B" w:rsidRPr="005012EF">
        <w:t>ну від аналогічни</w:t>
      </w:r>
      <w:r w:rsidR="001404F7" w:rsidRPr="005012EF">
        <w:t>х</w:t>
      </w:r>
      <w:r w:rsidR="0090785B" w:rsidRPr="005012EF">
        <w:t xml:space="preserve"> продуктів,</w:t>
      </w:r>
      <w:r w:rsidR="001404F7" w:rsidRPr="005012EF">
        <w:t xml:space="preserve"> які </w:t>
      </w:r>
      <w:r w:rsidR="0090785B" w:rsidRPr="005012EF">
        <w:t xml:space="preserve">надають </w:t>
      </w:r>
      <w:r w:rsidR="001404F7" w:rsidRPr="005012EF">
        <w:t>клієнтські застосунки</w:t>
      </w:r>
      <w:r w:rsidR="0090785B" w:rsidRPr="005012EF">
        <w:t xml:space="preserve">, що залежать від </w:t>
      </w:r>
      <w:r w:rsidR="001404F7" w:rsidRPr="005012EF">
        <w:t xml:space="preserve">мобільної </w:t>
      </w:r>
      <w:r w:rsidR="0090785B" w:rsidRPr="005012EF">
        <w:t xml:space="preserve">платформи, веб-застосунок залишається найбільш універсальним варіантом </w:t>
      </w:r>
      <w:r w:rsidR="00526FDF" w:rsidRPr="005012EF">
        <w:t>надання графічного</w:t>
      </w:r>
      <w:r w:rsidR="0090785B" w:rsidRPr="005012EF">
        <w:t xml:space="preserve"> інтерфей</w:t>
      </w:r>
      <w:r w:rsidR="00526FDF" w:rsidRPr="005012EF">
        <w:t>су користувачу</w:t>
      </w:r>
      <w:r w:rsidR="0090785B" w:rsidRPr="005012EF">
        <w:t xml:space="preserve"> для </w:t>
      </w:r>
      <w:r w:rsidR="00526FDF" w:rsidRPr="005012EF">
        <w:t>здійснення керування процесами</w:t>
      </w:r>
      <w:r w:rsidR="001404F7" w:rsidRPr="005012EF">
        <w:t xml:space="preserve"> в системах автоматизації розумного дому</w:t>
      </w:r>
      <w:r w:rsidR="00526FDF" w:rsidRPr="005012EF">
        <w:t>.</w:t>
      </w:r>
    </w:p>
    <w:p w14:paraId="65941696" w14:textId="7EF72905" w:rsidR="00F54212" w:rsidRPr="005012EF" w:rsidRDefault="00F54212" w:rsidP="00B91B49">
      <w:r w:rsidRPr="005012EF">
        <w:t xml:space="preserve">В розділі було наведено компоненти апаратної частини запропонованого комплексу та описано спосіб їх підключення та взаємодії. </w:t>
      </w:r>
      <w:r w:rsidR="00E81270" w:rsidRPr="005012EF">
        <w:t>В кінці розділу було описано розроблений макет прототипу апаратної частини системи, що складається з двох автономних пристроїв</w:t>
      </w:r>
      <w:r w:rsidR="00083F0B" w:rsidRPr="005012EF">
        <w:t>. Для кожного пристрою було</w:t>
      </w:r>
      <w:r w:rsidR="00E81270" w:rsidRPr="005012EF">
        <w:t xml:space="preserve"> </w:t>
      </w:r>
      <w:r w:rsidR="00083F0B" w:rsidRPr="005012EF">
        <w:t xml:space="preserve">виготовлено компактний корпус, що дозволяє наблизити </w:t>
      </w:r>
      <w:r w:rsidR="006E44C3" w:rsidRPr="005012EF">
        <w:t>зовнішній вигляд</w:t>
      </w:r>
      <w:r w:rsidR="00083F0B" w:rsidRPr="005012EF">
        <w:t xml:space="preserve"> системи до рішення, готового вийти на ринок</w:t>
      </w:r>
      <w:r w:rsidR="00E81270" w:rsidRPr="005012EF">
        <w:t>.</w:t>
      </w:r>
    </w:p>
    <w:p w14:paraId="787CEE51" w14:textId="0ACA4D50" w:rsidR="00313791" w:rsidRPr="005012EF" w:rsidRDefault="00313791">
      <w:pPr>
        <w:spacing w:after="160" w:line="259" w:lineRule="auto"/>
        <w:ind w:firstLine="0"/>
        <w:jc w:val="left"/>
      </w:pPr>
      <w:r w:rsidRPr="005012EF">
        <w:br w:type="page"/>
      </w:r>
    </w:p>
    <w:p w14:paraId="1D2250BA" w14:textId="68A11A79" w:rsidR="006029A2" w:rsidRPr="005012EF" w:rsidRDefault="00C5720A" w:rsidP="002A4E7C">
      <w:pPr>
        <w:pStyle w:val="Heading1"/>
        <w:tabs>
          <w:tab w:val="left" w:pos="2410"/>
        </w:tabs>
        <w:ind w:right="-143" w:firstLine="0"/>
      </w:pPr>
      <w:bookmarkStart w:id="1101" w:name="_Toc25923577"/>
      <w:del w:id="1102" w:author="Rodion Kharabet" w:date="2019-12-06T03:54:00Z">
        <w:r w:rsidRPr="005012EF" w:rsidDel="003969F0">
          <w:rPr>
            <w:caps w:val="0"/>
          </w:rPr>
          <w:lastRenderedPageBreak/>
          <w:delText>5</w:delText>
        </w:r>
      </w:del>
      <w:ins w:id="1103" w:author="Rodion Kharabet" w:date="2019-12-06T03:54:00Z">
        <w:r w:rsidR="003969F0">
          <w:rPr>
            <w:caps w:val="0"/>
          </w:rPr>
          <w:t>4</w:t>
        </w:r>
      </w:ins>
      <w:r w:rsidRPr="005012EF">
        <w:rPr>
          <w:caps w:val="0"/>
        </w:rPr>
        <w:t xml:space="preserve"> РОЗРОБЛЕННЯ СТАРТАП-ПРОЕКТУ</w:t>
      </w:r>
      <w:bookmarkEnd w:id="1101"/>
    </w:p>
    <w:p w14:paraId="487FA4EB" w14:textId="77777777" w:rsidR="006029A2" w:rsidRPr="005012EF" w:rsidRDefault="006029A2" w:rsidP="006029A2"/>
    <w:p w14:paraId="63E6B1CC" w14:textId="77777777" w:rsidR="006029A2" w:rsidRPr="005012EF" w:rsidRDefault="006029A2" w:rsidP="006029A2">
      <w:r w:rsidRPr="005012EF">
        <w:t>В цьому розділі буде проаналізовано перспективи реалізації запропонованого програмно-апаратного комплексу автоматизації ведення домашнього господарства; визначено цільовий сегмент ринку та групу потенційних клієнтів; основні техніко-економічні характеристики в порівнянні з аналогами та конкурентами. Також буде розроблено ринкову стратегію та маркетингову програму стартап-проекту. За зробленими розрахунками можна буде оцінити, чи є запропонована модель реалізації системи конкурентоздатною в умовах сучасної ринкової економіки.</w:t>
      </w:r>
    </w:p>
    <w:p w14:paraId="243FC490" w14:textId="77777777" w:rsidR="006029A2" w:rsidRPr="005012EF" w:rsidRDefault="006029A2" w:rsidP="006029A2"/>
    <w:p w14:paraId="3D649FE7" w14:textId="0CED8ACF" w:rsidR="006029A2" w:rsidRPr="005012EF" w:rsidRDefault="006029A2" w:rsidP="006029A2">
      <w:pPr>
        <w:pStyle w:val="Heading2"/>
      </w:pPr>
      <w:bookmarkStart w:id="1104" w:name="_Toc25923578"/>
      <w:del w:id="1105" w:author="Rodion Kharabet" w:date="2019-12-06T03:54:00Z">
        <w:r w:rsidRPr="005012EF" w:rsidDel="003969F0">
          <w:delText>5</w:delText>
        </w:r>
      </w:del>
      <w:ins w:id="1106" w:author="Rodion Kharabet" w:date="2019-12-06T03:54:00Z">
        <w:r w:rsidR="003969F0">
          <w:t>4</w:t>
        </w:r>
      </w:ins>
      <w:r w:rsidRPr="005012EF">
        <w:t>.1 Опис ідеї проекту</w:t>
      </w:r>
      <w:bookmarkEnd w:id="1104"/>
    </w:p>
    <w:p w14:paraId="585747B8" w14:textId="77777777" w:rsidR="006029A2" w:rsidRPr="005012EF" w:rsidRDefault="006029A2" w:rsidP="006029A2">
      <w:pPr>
        <w:ind w:right="-143"/>
      </w:pPr>
    </w:p>
    <w:p w14:paraId="27673FC7" w14:textId="77777777" w:rsidR="006029A2" w:rsidRPr="005012EF" w:rsidRDefault="006029A2" w:rsidP="006029A2">
      <w:r w:rsidRPr="005012EF">
        <w:t xml:space="preserve">Основна ідея проекту спростити та автоматизувати повсякденні процеси в життєдіяльності людини. Оскільки відслідковування наявних товарів в житлі людини є процесом, що не стільки складний, скільки витратний за часом, то було вирішено реалізувати можливість впровадження автоматизації в цей процес. </w:t>
      </w:r>
    </w:p>
    <w:p w14:paraId="3F067847" w14:textId="6E32AF61" w:rsidR="006029A2" w:rsidRPr="005012EF" w:rsidRDefault="006029A2" w:rsidP="006029A2">
      <w:r w:rsidRPr="005012EF">
        <w:t xml:space="preserve">Зміст ідеї, можливі напрямки застосування та основні вигоди для користувачів від використання проекту в повсякденному житті представлено у </w:t>
      </w:r>
      <w:del w:id="1107" w:author="Rodion Kharabet" w:date="2019-12-06T03:54:00Z">
        <w:r w:rsidRPr="005012EF" w:rsidDel="003969F0">
          <w:delText>таблиці 5.</w:delText>
        </w:r>
      </w:del>
      <w:ins w:id="1108" w:author="Rodion Kharabet" w:date="2019-12-06T03:54:00Z">
        <w:r w:rsidR="003969F0">
          <w:t>таблиці 4.</w:t>
        </w:r>
      </w:ins>
      <w:r w:rsidRPr="005012EF">
        <w:t>1</w:t>
      </w:r>
    </w:p>
    <w:p w14:paraId="76412477" w14:textId="77777777" w:rsidR="006029A2" w:rsidRPr="005012EF" w:rsidRDefault="006029A2" w:rsidP="006029A2">
      <w:pPr>
        <w:ind w:right="-143"/>
      </w:pPr>
    </w:p>
    <w:p w14:paraId="3C20DFEB" w14:textId="4EC314BC" w:rsidR="006029A2" w:rsidRPr="005012EF" w:rsidRDefault="006029A2" w:rsidP="006029A2">
      <w:del w:id="1109" w:author="Rodion Kharabet" w:date="2019-12-06T03:54:00Z">
        <w:r w:rsidRPr="005012EF" w:rsidDel="003969F0">
          <w:delText>Таблиця 5.</w:delText>
        </w:r>
      </w:del>
      <w:ins w:id="1110" w:author="Rodion Kharabet" w:date="2019-12-06T03:54:00Z">
        <w:r w:rsidR="003969F0">
          <w:t>Таблиця 4.</w:t>
        </w:r>
      </w:ins>
      <w:r w:rsidRPr="005012EF">
        <w:t>1 – Опис ідеї стартап-проекту</w:t>
      </w:r>
    </w:p>
    <w:tbl>
      <w:tblPr>
        <w:tblStyle w:val="TableGrid"/>
        <w:tblW w:w="10485" w:type="dxa"/>
        <w:tblLook w:val="04A0" w:firstRow="1" w:lastRow="0" w:firstColumn="1" w:lastColumn="0" w:noHBand="0" w:noVBand="1"/>
      </w:tblPr>
      <w:tblGrid>
        <w:gridCol w:w="2263"/>
        <w:gridCol w:w="3261"/>
        <w:gridCol w:w="4961"/>
      </w:tblGrid>
      <w:tr w:rsidR="006029A2" w:rsidRPr="005012EF" w14:paraId="78B3B387" w14:textId="77777777" w:rsidTr="006029A2">
        <w:tc>
          <w:tcPr>
            <w:tcW w:w="2263" w:type="dxa"/>
          </w:tcPr>
          <w:p w14:paraId="543B096B" w14:textId="77777777" w:rsidR="006029A2" w:rsidRPr="005012EF" w:rsidRDefault="006029A2" w:rsidP="006029A2">
            <w:pPr>
              <w:ind w:right="-143" w:firstLine="22"/>
              <w:jc w:val="left"/>
            </w:pPr>
            <w:r w:rsidRPr="005012EF">
              <w:t>Зміст ідеї</w:t>
            </w:r>
          </w:p>
        </w:tc>
        <w:tc>
          <w:tcPr>
            <w:tcW w:w="3261" w:type="dxa"/>
          </w:tcPr>
          <w:p w14:paraId="77E53FE9" w14:textId="77777777" w:rsidR="006029A2" w:rsidRPr="005012EF" w:rsidRDefault="006029A2" w:rsidP="006029A2">
            <w:pPr>
              <w:ind w:right="-143" w:firstLine="0"/>
              <w:jc w:val="left"/>
            </w:pPr>
            <w:r w:rsidRPr="005012EF">
              <w:t>Напрямки застосування</w:t>
            </w:r>
          </w:p>
        </w:tc>
        <w:tc>
          <w:tcPr>
            <w:tcW w:w="4961" w:type="dxa"/>
          </w:tcPr>
          <w:p w14:paraId="30D1B905" w14:textId="77777777" w:rsidR="006029A2" w:rsidRPr="005012EF" w:rsidRDefault="006029A2" w:rsidP="006029A2">
            <w:pPr>
              <w:ind w:right="-143" w:firstLine="0"/>
              <w:jc w:val="left"/>
            </w:pPr>
            <w:r w:rsidRPr="005012EF">
              <w:t>Вигоди для користувача</w:t>
            </w:r>
          </w:p>
        </w:tc>
      </w:tr>
      <w:tr w:rsidR="006029A2" w:rsidRPr="005012EF" w14:paraId="0CD51248" w14:textId="77777777" w:rsidTr="006029A2">
        <w:tc>
          <w:tcPr>
            <w:tcW w:w="2263" w:type="dxa"/>
          </w:tcPr>
          <w:p w14:paraId="20FB4385" w14:textId="77777777" w:rsidR="006029A2" w:rsidRPr="005012EF" w:rsidRDefault="006029A2" w:rsidP="006029A2">
            <w:pPr>
              <w:ind w:right="-13" w:firstLine="22"/>
              <w:jc w:val="left"/>
            </w:pPr>
            <w:r w:rsidRPr="005012EF">
              <w:t>Автоматизація моніторингу товарів у житлі людини та складання списку покупок</w:t>
            </w:r>
          </w:p>
        </w:tc>
        <w:tc>
          <w:tcPr>
            <w:tcW w:w="3261" w:type="dxa"/>
          </w:tcPr>
          <w:p w14:paraId="625A1A5C" w14:textId="77777777" w:rsidR="006029A2" w:rsidRPr="005012EF" w:rsidRDefault="006029A2" w:rsidP="006740AA">
            <w:pPr>
              <w:pStyle w:val="ListParagraph"/>
              <w:numPr>
                <w:ilvl w:val="0"/>
                <w:numId w:val="2"/>
              </w:numPr>
              <w:ind w:left="0" w:firstLine="22"/>
            </w:pPr>
            <w:r w:rsidRPr="005012EF">
              <w:t>Користування програмно-апаратним комплексом вдома та впровадження його в повсякденне ведення домашнього господарства</w:t>
            </w:r>
          </w:p>
        </w:tc>
        <w:tc>
          <w:tcPr>
            <w:tcW w:w="4961" w:type="dxa"/>
          </w:tcPr>
          <w:p w14:paraId="35B21B7B" w14:textId="77777777" w:rsidR="006029A2" w:rsidRPr="005012EF" w:rsidRDefault="006029A2" w:rsidP="006029A2">
            <w:pPr>
              <w:ind w:firstLine="22"/>
              <w:jc w:val="left"/>
            </w:pPr>
            <w:r w:rsidRPr="005012EF">
              <w:t>Користувач завжди знає, які товари в нього наразі наявні вдома, та може оцінити, чого не вистачає і легко скласти список покупок</w:t>
            </w:r>
          </w:p>
        </w:tc>
      </w:tr>
    </w:tbl>
    <w:p w14:paraId="652B0A67" w14:textId="297F1AA5" w:rsidR="006029A2" w:rsidRPr="005012EF" w:rsidRDefault="006029A2" w:rsidP="006029A2">
      <w:r w:rsidRPr="005012EF">
        <w:lastRenderedPageBreak/>
        <w:t xml:space="preserve">Продовження </w:t>
      </w:r>
      <w:del w:id="1111" w:author="Rodion Kharabet" w:date="2019-12-06T03:54:00Z">
        <w:r w:rsidRPr="005012EF" w:rsidDel="003969F0">
          <w:delText>таблиці 5.</w:delText>
        </w:r>
      </w:del>
      <w:ins w:id="1112" w:author="Rodion Kharabet" w:date="2019-12-06T03:54:00Z">
        <w:r w:rsidR="003969F0">
          <w:t>таблиці 4.</w:t>
        </w:r>
      </w:ins>
      <w:r w:rsidRPr="005012EF">
        <w:t>1</w:t>
      </w:r>
    </w:p>
    <w:tbl>
      <w:tblPr>
        <w:tblStyle w:val="TableGrid"/>
        <w:tblW w:w="10485" w:type="dxa"/>
        <w:tblLook w:val="04A0" w:firstRow="1" w:lastRow="0" w:firstColumn="1" w:lastColumn="0" w:noHBand="0" w:noVBand="1"/>
      </w:tblPr>
      <w:tblGrid>
        <w:gridCol w:w="2263"/>
        <w:gridCol w:w="3261"/>
        <w:gridCol w:w="4961"/>
      </w:tblGrid>
      <w:tr w:rsidR="006029A2" w:rsidRPr="005012EF" w14:paraId="7306D89B" w14:textId="77777777" w:rsidTr="006029A2">
        <w:trPr>
          <w:trHeight w:val="502"/>
        </w:trPr>
        <w:tc>
          <w:tcPr>
            <w:tcW w:w="2263" w:type="dxa"/>
          </w:tcPr>
          <w:p w14:paraId="3F3AFEBD" w14:textId="77777777" w:rsidR="006029A2" w:rsidRPr="005012EF" w:rsidRDefault="006029A2" w:rsidP="006029A2">
            <w:pPr>
              <w:ind w:right="-143" w:firstLine="22"/>
              <w:jc w:val="left"/>
            </w:pPr>
            <w:r w:rsidRPr="005012EF">
              <w:t>Зміст ідеї</w:t>
            </w:r>
          </w:p>
        </w:tc>
        <w:tc>
          <w:tcPr>
            <w:tcW w:w="3261" w:type="dxa"/>
          </w:tcPr>
          <w:p w14:paraId="554B7306" w14:textId="77777777" w:rsidR="006029A2" w:rsidRPr="005012EF" w:rsidRDefault="006029A2" w:rsidP="006029A2">
            <w:pPr>
              <w:pStyle w:val="ListParagraph"/>
              <w:numPr>
                <w:ilvl w:val="0"/>
                <w:numId w:val="0"/>
              </w:numPr>
              <w:ind w:left="22"/>
            </w:pPr>
            <w:r w:rsidRPr="005012EF">
              <w:t>Напрямки застосування</w:t>
            </w:r>
          </w:p>
        </w:tc>
        <w:tc>
          <w:tcPr>
            <w:tcW w:w="4961" w:type="dxa"/>
          </w:tcPr>
          <w:p w14:paraId="4A888944" w14:textId="77777777" w:rsidR="006029A2" w:rsidRPr="005012EF" w:rsidRDefault="006029A2" w:rsidP="006029A2">
            <w:pPr>
              <w:ind w:firstLine="22"/>
              <w:jc w:val="left"/>
            </w:pPr>
            <w:r w:rsidRPr="005012EF">
              <w:t>Вигоди для користувача</w:t>
            </w:r>
          </w:p>
        </w:tc>
      </w:tr>
      <w:tr w:rsidR="006029A2" w:rsidRPr="005012EF" w14:paraId="1590E1B8" w14:textId="77777777" w:rsidTr="006029A2">
        <w:trPr>
          <w:trHeight w:val="1449"/>
        </w:trPr>
        <w:tc>
          <w:tcPr>
            <w:tcW w:w="2263" w:type="dxa"/>
            <w:vMerge w:val="restart"/>
          </w:tcPr>
          <w:p w14:paraId="68B0A984" w14:textId="77777777" w:rsidR="006029A2" w:rsidRPr="005012EF" w:rsidRDefault="006029A2" w:rsidP="006029A2">
            <w:pPr>
              <w:ind w:right="-143" w:firstLine="22"/>
              <w:jc w:val="left"/>
            </w:pPr>
          </w:p>
        </w:tc>
        <w:tc>
          <w:tcPr>
            <w:tcW w:w="3261" w:type="dxa"/>
          </w:tcPr>
          <w:p w14:paraId="5C642CDB" w14:textId="77777777" w:rsidR="006029A2" w:rsidRPr="005012EF" w:rsidRDefault="006029A2" w:rsidP="006740AA">
            <w:pPr>
              <w:pStyle w:val="ListParagraph"/>
              <w:numPr>
                <w:ilvl w:val="0"/>
                <w:numId w:val="2"/>
              </w:numPr>
              <w:ind w:left="0" w:firstLine="22"/>
            </w:pPr>
            <w:r w:rsidRPr="005012EF">
              <w:t>Інтеграція з мережами роздрібної торгівлі</w:t>
            </w:r>
          </w:p>
        </w:tc>
        <w:tc>
          <w:tcPr>
            <w:tcW w:w="4961" w:type="dxa"/>
          </w:tcPr>
          <w:p w14:paraId="0A19A9B9" w14:textId="77777777" w:rsidR="006029A2" w:rsidRPr="005012EF" w:rsidRDefault="006029A2" w:rsidP="006029A2">
            <w:pPr>
              <w:ind w:firstLine="22"/>
              <w:jc w:val="left"/>
            </w:pPr>
            <w:r w:rsidRPr="005012EF">
              <w:t xml:space="preserve">При розрахунку на касі, товар, штрих-код якого було </w:t>
            </w:r>
            <w:proofErr w:type="spellStart"/>
            <w:r w:rsidRPr="005012EF">
              <w:t>відскановано</w:t>
            </w:r>
            <w:proofErr w:type="spellEnd"/>
            <w:r w:rsidRPr="005012EF">
              <w:t>, автоматично може бути доданий до списку товарів, наявних вдома у користувача</w:t>
            </w:r>
          </w:p>
        </w:tc>
      </w:tr>
      <w:tr w:rsidR="006029A2" w:rsidRPr="005012EF" w14:paraId="7FC3D067" w14:textId="77777777" w:rsidTr="006029A2">
        <w:trPr>
          <w:trHeight w:val="1449"/>
        </w:trPr>
        <w:tc>
          <w:tcPr>
            <w:tcW w:w="2263" w:type="dxa"/>
            <w:vMerge/>
          </w:tcPr>
          <w:p w14:paraId="72301C91" w14:textId="77777777" w:rsidR="006029A2" w:rsidRPr="005012EF" w:rsidRDefault="006029A2" w:rsidP="006029A2">
            <w:pPr>
              <w:ind w:right="-143" w:firstLine="22"/>
              <w:jc w:val="left"/>
            </w:pPr>
          </w:p>
        </w:tc>
        <w:tc>
          <w:tcPr>
            <w:tcW w:w="3261" w:type="dxa"/>
          </w:tcPr>
          <w:p w14:paraId="3AC4E6E1" w14:textId="77777777" w:rsidR="006029A2" w:rsidRPr="005012EF" w:rsidRDefault="006029A2" w:rsidP="006740AA">
            <w:pPr>
              <w:pStyle w:val="ListParagraph"/>
              <w:numPr>
                <w:ilvl w:val="0"/>
                <w:numId w:val="2"/>
              </w:numPr>
              <w:ind w:left="0" w:firstLine="22"/>
            </w:pPr>
            <w:r w:rsidRPr="005012EF">
              <w:t>Розповсюдження технології радіочастотної ідентифікації</w:t>
            </w:r>
          </w:p>
        </w:tc>
        <w:tc>
          <w:tcPr>
            <w:tcW w:w="4961" w:type="dxa"/>
          </w:tcPr>
          <w:p w14:paraId="2EDA177D" w14:textId="3BD6ABAA" w:rsidR="006029A2" w:rsidRPr="005012EF" w:rsidRDefault="006029A2" w:rsidP="006029A2">
            <w:pPr>
              <w:ind w:firstLine="22"/>
              <w:jc w:val="left"/>
            </w:pPr>
            <w:r w:rsidRPr="005012EF">
              <w:t xml:space="preserve">В мережах роздрібної торгівлі або на виробництвах товари будуть маркувати </w:t>
            </w:r>
            <w:del w:id="1113" w:author="Rodion" w:date="2019-12-05T23:59:00Z">
              <w:r w:rsidRPr="005012EF" w:rsidDel="00AB0F99">
                <w:delText>RFID мітка</w:delText>
              </w:r>
            </w:del>
            <w:ins w:id="1114" w:author="Rodion" w:date="2019-12-05T23:59:00Z">
              <w:r w:rsidR="00AB0F99">
                <w:t>RFID-мітка</w:t>
              </w:r>
            </w:ins>
            <w:r w:rsidRPr="005012EF">
              <w:t>ми, що забезпечить більшу захищеність товарів від підробок.</w:t>
            </w:r>
          </w:p>
        </w:tc>
      </w:tr>
    </w:tbl>
    <w:p w14:paraId="161EEFE3" w14:textId="77777777" w:rsidR="006029A2" w:rsidRPr="005012EF" w:rsidRDefault="006029A2" w:rsidP="006029A2">
      <w:pPr>
        <w:ind w:right="-143"/>
      </w:pPr>
    </w:p>
    <w:p w14:paraId="3BE5A3AB" w14:textId="77777777" w:rsidR="006029A2" w:rsidRPr="005012EF" w:rsidRDefault="006029A2" w:rsidP="006029A2">
      <w:r w:rsidRPr="005012EF">
        <w:t>На даний момент аналогів що реалізують ідею представленого проекту немає. Існують запущені на ринок проекти, що допомагають користувачам складати список покупок шляхом сканування лише штрих-кодів товарів. Оскільки процес сканування може здійснюватися тільки вручну користувачем, то його ступінь автоматизації можна вважати нижчім, за представлене використання радіочастотної ідентифікації</w:t>
      </w:r>
    </w:p>
    <w:p w14:paraId="73C4A68B" w14:textId="0C2DEFE8" w:rsidR="006029A2" w:rsidRPr="005012EF" w:rsidRDefault="006029A2" w:rsidP="006029A2">
      <w:r w:rsidRPr="005012EF">
        <w:t xml:space="preserve">У </w:t>
      </w:r>
      <w:del w:id="1115" w:author="Rodion Kharabet" w:date="2019-12-06T03:54:00Z">
        <w:r w:rsidRPr="005012EF" w:rsidDel="003969F0">
          <w:delText>таблиці 5.</w:delText>
        </w:r>
      </w:del>
      <w:ins w:id="1116" w:author="Rodion Kharabet" w:date="2019-12-06T03:54:00Z">
        <w:r w:rsidR="003969F0">
          <w:t>таблиці 4.</w:t>
        </w:r>
      </w:ins>
      <w:r w:rsidRPr="005012EF">
        <w:t>2 наведено перелік техніко-економічних властивостей та характеристик ідеї проекту, їх показники; перелічено конкурентів та показники їх техніко-економічних характеристик із визначеного вище списку; наведено порівняльний аналіз цих показників власної ідеї до конкурентів.</w:t>
      </w:r>
    </w:p>
    <w:p w14:paraId="5A361104" w14:textId="77777777" w:rsidR="006029A2" w:rsidRPr="005012EF" w:rsidRDefault="006029A2" w:rsidP="006029A2">
      <w:r w:rsidRPr="005012EF">
        <w:t>Виходячи з даних у таблиці можна зробити висновок, що ідея розроблюваного проекту є конкурентоспроможною, оскільки не поступається конкурентам за жодним з ключових показників.</w:t>
      </w:r>
    </w:p>
    <w:p w14:paraId="67379D4B" w14:textId="77777777" w:rsidR="006029A2" w:rsidRPr="005012EF" w:rsidRDefault="006029A2" w:rsidP="006029A2">
      <w:pPr>
        <w:ind w:right="-143" w:firstLine="708"/>
      </w:pPr>
    </w:p>
    <w:p w14:paraId="5B9A3417" w14:textId="77777777" w:rsidR="006029A2" w:rsidRPr="005012EF" w:rsidRDefault="006029A2" w:rsidP="006029A2">
      <w:pPr>
        <w:ind w:right="-143" w:firstLine="708"/>
      </w:pPr>
    </w:p>
    <w:p w14:paraId="45CD3B22" w14:textId="77777777" w:rsidR="006029A2" w:rsidRPr="005012EF" w:rsidRDefault="006029A2" w:rsidP="006029A2"/>
    <w:p w14:paraId="6D626CF4" w14:textId="2CFF60EA" w:rsidR="006029A2" w:rsidRPr="005012EF" w:rsidRDefault="006029A2" w:rsidP="006029A2">
      <w:pPr>
        <w:ind w:right="-4" w:firstLine="708"/>
      </w:pPr>
      <w:del w:id="1117" w:author="Rodion Kharabet" w:date="2019-12-06T03:54:00Z">
        <w:r w:rsidRPr="005012EF" w:rsidDel="003969F0">
          <w:lastRenderedPageBreak/>
          <w:delText>Таблиця 5.</w:delText>
        </w:r>
      </w:del>
      <w:ins w:id="1118" w:author="Rodion Kharabet" w:date="2019-12-06T03:54:00Z">
        <w:r w:rsidR="003969F0">
          <w:t>Таблиця 4.</w:t>
        </w:r>
      </w:ins>
      <w:r w:rsidRPr="005012EF">
        <w:t>2 – Визначення сильних, слабких та нейтральних характеристик ідеї проекту</w:t>
      </w:r>
    </w:p>
    <w:tbl>
      <w:tblPr>
        <w:tblStyle w:val="TableGrid"/>
        <w:tblW w:w="10485" w:type="dxa"/>
        <w:tblLayout w:type="fixed"/>
        <w:tblLook w:val="04A0" w:firstRow="1" w:lastRow="0" w:firstColumn="1" w:lastColumn="0" w:noHBand="0" w:noVBand="1"/>
      </w:tblPr>
      <w:tblGrid>
        <w:gridCol w:w="704"/>
        <w:gridCol w:w="1701"/>
        <w:gridCol w:w="1417"/>
        <w:gridCol w:w="1134"/>
        <w:gridCol w:w="1134"/>
        <w:gridCol w:w="1276"/>
        <w:gridCol w:w="1419"/>
        <w:gridCol w:w="1700"/>
      </w:tblGrid>
      <w:tr w:rsidR="006029A2" w:rsidRPr="005012EF" w14:paraId="79595A54" w14:textId="77777777" w:rsidTr="006029A2">
        <w:trPr>
          <w:tblHeader/>
        </w:trPr>
        <w:tc>
          <w:tcPr>
            <w:tcW w:w="704" w:type="dxa"/>
            <w:vMerge w:val="restart"/>
          </w:tcPr>
          <w:p w14:paraId="73FAB22A" w14:textId="77777777" w:rsidR="006029A2" w:rsidRPr="005012EF" w:rsidRDefault="006029A2" w:rsidP="006029A2">
            <w:pPr>
              <w:pStyle w:val="NoSpacing"/>
              <w:jc w:val="left"/>
              <w:rPr>
                <w:lang w:val="uk-UA"/>
              </w:rPr>
            </w:pPr>
            <w:r w:rsidRPr="005012EF">
              <w:rPr>
                <w:lang w:val="uk-UA"/>
              </w:rPr>
              <w:t>№</w:t>
            </w:r>
          </w:p>
          <w:p w14:paraId="7391FA41" w14:textId="77777777" w:rsidR="006029A2" w:rsidRPr="005012EF" w:rsidRDefault="006029A2" w:rsidP="006029A2">
            <w:pPr>
              <w:pStyle w:val="NoSpacing"/>
              <w:jc w:val="left"/>
              <w:rPr>
                <w:lang w:val="uk-UA"/>
              </w:rPr>
            </w:pPr>
            <w:r w:rsidRPr="005012EF">
              <w:rPr>
                <w:lang w:val="uk-UA"/>
              </w:rPr>
              <w:t>п/п</w:t>
            </w:r>
          </w:p>
        </w:tc>
        <w:tc>
          <w:tcPr>
            <w:tcW w:w="1701" w:type="dxa"/>
            <w:vMerge w:val="restart"/>
          </w:tcPr>
          <w:p w14:paraId="423A7956" w14:textId="3E3276F7" w:rsidR="006029A2" w:rsidRPr="005012EF" w:rsidRDefault="006029A2" w:rsidP="006029A2">
            <w:pPr>
              <w:pStyle w:val="NoSpacing"/>
              <w:jc w:val="left"/>
              <w:rPr>
                <w:lang w:val="uk-UA"/>
              </w:rPr>
            </w:pPr>
            <w:r w:rsidRPr="005012EF">
              <w:rPr>
                <w:lang w:val="uk-UA"/>
              </w:rPr>
              <w:t>Техніко-економічні характеристики ідеї</w:t>
            </w:r>
          </w:p>
        </w:tc>
        <w:tc>
          <w:tcPr>
            <w:tcW w:w="3685" w:type="dxa"/>
            <w:gridSpan w:val="3"/>
          </w:tcPr>
          <w:p w14:paraId="584DBD78" w14:textId="77777777" w:rsidR="006029A2" w:rsidRPr="005012EF" w:rsidRDefault="006029A2" w:rsidP="006029A2">
            <w:pPr>
              <w:pStyle w:val="NoSpacing"/>
              <w:jc w:val="left"/>
              <w:rPr>
                <w:lang w:val="uk-UA"/>
              </w:rPr>
            </w:pPr>
            <w:r w:rsidRPr="005012EF">
              <w:rPr>
                <w:lang w:val="uk-UA"/>
              </w:rPr>
              <w:t>(потенційні) товари/концепції конкурентів</w:t>
            </w:r>
          </w:p>
        </w:tc>
        <w:tc>
          <w:tcPr>
            <w:tcW w:w="1276" w:type="dxa"/>
            <w:vMerge w:val="restart"/>
          </w:tcPr>
          <w:p w14:paraId="396A8DA5" w14:textId="77777777" w:rsidR="006029A2" w:rsidRPr="005012EF" w:rsidRDefault="006029A2" w:rsidP="006029A2">
            <w:pPr>
              <w:pStyle w:val="NoSpacing"/>
              <w:jc w:val="left"/>
              <w:rPr>
                <w:lang w:val="uk-UA"/>
              </w:rPr>
            </w:pPr>
            <w:r w:rsidRPr="005012EF">
              <w:rPr>
                <w:lang w:val="uk-UA"/>
              </w:rPr>
              <w:t>W</w:t>
            </w:r>
          </w:p>
          <w:p w14:paraId="47C8BFBE" w14:textId="77777777" w:rsidR="006029A2" w:rsidRPr="005012EF" w:rsidRDefault="006029A2" w:rsidP="006029A2">
            <w:pPr>
              <w:pStyle w:val="NoSpacing"/>
              <w:jc w:val="left"/>
              <w:rPr>
                <w:lang w:val="uk-UA"/>
              </w:rPr>
            </w:pPr>
            <w:r w:rsidRPr="005012EF">
              <w:rPr>
                <w:lang w:val="uk-UA"/>
              </w:rPr>
              <w:t>(слабка сторона)</w:t>
            </w:r>
          </w:p>
        </w:tc>
        <w:tc>
          <w:tcPr>
            <w:tcW w:w="1419" w:type="dxa"/>
            <w:vMerge w:val="restart"/>
          </w:tcPr>
          <w:p w14:paraId="7B70BCD4" w14:textId="77777777" w:rsidR="006029A2" w:rsidRPr="005012EF" w:rsidRDefault="006029A2" w:rsidP="006029A2">
            <w:pPr>
              <w:pStyle w:val="NoSpacing"/>
              <w:jc w:val="left"/>
              <w:rPr>
                <w:lang w:val="uk-UA"/>
              </w:rPr>
            </w:pPr>
            <w:r w:rsidRPr="005012EF">
              <w:rPr>
                <w:lang w:val="uk-UA"/>
              </w:rPr>
              <w:t>N</w:t>
            </w:r>
          </w:p>
          <w:p w14:paraId="2F0904EE" w14:textId="310AAF5B" w:rsidR="006029A2" w:rsidRPr="005012EF" w:rsidRDefault="006029A2" w:rsidP="006029A2">
            <w:pPr>
              <w:pStyle w:val="NoSpacing"/>
              <w:jc w:val="left"/>
              <w:rPr>
                <w:lang w:val="uk-UA"/>
              </w:rPr>
            </w:pPr>
            <w:r w:rsidRPr="005012EF">
              <w:rPr>
                <w:lang w:val="uk-UA"/>
              </w:rPr>
              <w:t>(нейтральна сторона)</w:t>
            </w:r>
          </w:p>
        </w:tc>
        <w:tc>
          <w:tcPr>
            <w:tcW w:w="1700" w:type="dxa"/>
            <w:vMerge w:val="restart"/>
          </w:tcPr>
          <w:p w14:paraId="080EF84E" w14:textId="77777777" w:rsidR="006029A2" w:rsidRPr="005012EF" w:rsidRDefault="006029A2" w:rsidP="006029A2">
            <w:pPr>
              <w:pStyle w:val="NoSpacing"/>
              <w:jc w:val="left"/>
              <w:rPr>
                <w:lang w:val="uk-UA"/>
              </w:rPr>
            </w:pPr>
            <w:r w:rsidRPr="005012EF">
              <w:rPr>
                <w:lang w:val="uk-UA"/>
              </w:rPr>
              <w:t>S</w:t>
            </w:r>
          </w:p>
          <w:p w14:paraId="415873A5" w14:textId="77777777" w:rsidR="006029A2" w:rsidRPr="005012EF" w:rsidRDefault="006029A2" w:rsidP="006029A2">
            <w:pPr>
              <w:pStyle w:val="NoSpacing"/>
              <w:jc w:val="left"/>
              <w:rPr>
                <w:lang w:val="uk-UA"/>
              </w:rPr>
            </w:pPr>
            <w:r w:rsidRPr="005012EF">
              <w:rPr>
                <w:lang w:val="uk-UA"/>
              </w:rPr>
              <w:t>(сильна сторона)</w:t>
            </w:r>
          </w:p>
        </w:tc>
      </w:tr>
      <w:tr w:rsidR="006029A2" w:rsidRPr="005012EF" w14:paraId="2878ADD7" w14:textId="77777777" w:rsidTr="006029A2">
        <w:trPr>
          <w:tblHeader/>
        </w:trPr>
        <w:tc>
          <w:tcPr>
            <w:tcW w:w="704" w:type="dxa"/>
            <w:vMerge/>
          </w:tcPr>
          <w:p w14:paraId="73EB3D1A" w14:textId="77777777" w:rsidR="006029A2" w:rsidRPr="005012EF" w:rsidRDefault="006029A2" w:rsidP="006029A2">
            <w:pPr>
              <w:pStyle w:val="NoSpacing"/>
              <w:jc w:val="left"/>
              <w:rPr>
                <w:lang w:val="uk-UA"/>
              </w:rPr>
            </w:pPr>
          </w:p>
        </w:tc>
        <w:tc>
          <w:tcPr>
            <w:tcW w:w="1701" w:type="dxa"/>
            <w:vMerge/>
          </w:tcPr>
          <w:p w14:paraId="22940090" w14:textId="77777777" w:rsidR="006029A2" w:rsidRPr="005012EF" w:rsidRDefault="006029A2" w:rsidP="006029A2">
            <w:pPr>
              <w:pStyle w:val="NoSpacing"/>
              <w:jc w:val="left"/>
              <w:rPr>
                <w:lang w:val="uk-UA"/>
              </w:rPr>
            </w:pPr>
          </w:p>
        </w:tc>
        <w:tc>
          <w:tcPr>
            <w:tcW w:w="1417" w:type="dxa"/>
          </w:tcPr>
          <w:p w14:paraId="22E6605E" w14:textId="77777777" w:rsidR="006029A2" w:rsidRPr="005012EF" w:rsidRDefault="006029A2" w:rsidP="006029A2">
            <w:pPr>
              <w:pStyle w:val="NoSpacing"/>
              <w:jc w:val="left"/>
              <w:rPr>
                <w:lang w:val="uk-UA"/>
              </w:rPr>
            </w:pPr>
            <w:r w:rsidRPr="005012EF">
              <w:rPr>
                <w:lang w:val="uk-UA"/>
              </w:rPr>
              <w:t>Мій проект</w:t>
            </w:r>
          </w:p>
        </w:tc>
        <w:tc>
          <w:tcPr>
            <w:tcW w:w="1134" w:type="dxa"/>
          </w:tcPr>
          <w:p w14:paraId="7B0BB7A2" w14:textId="77777777" w:rsidR="006029A2" w:rsidRPr="005012EF" w:rsidRDefault="006029A2" w:rsidP="006029A2">
            <w:pPr>
              <w:pStyle w:val="NoSpacing"/>
              <w:jc w:val="left"/>
              <w:rPr>
                <w:lang w:val="uk-UA"/>
              </w:rPr>
            </w:pPr>
            <w:proofErr w:type="spellStart"/>
            <w:r w:rsidRPr="005012EF">
              <w:rPr>
                <w:lang w:val="uk-UA"/>
              </w:rPr>
              <w:t>GeniCan</w:t>
            </w:r>
            <w:proofErr w:type="spellEnd"/>
          </w:p>
        </w:tc>
        <w:tc>
          <w:tcPr>
            <w:tcW w:w="1134" w:type="dxa"/>
          </w:tcPr>
          <w:p w14:paraId="0B90B89E" w14:textId="77777777" w:rsidR="006029A2" w:rsidRPr="005012EF" w:rsidRDefault="006029A2" w:rsidP="006029A2">
            <w:pPr>
              <w:pStyle w:val="NoSpacing"/>
              <w:jc w:val="left"/>
              <w:rPr>
                <w:lang w:val="uk-UA"/>
              </w:rPr>
            </w:pPr>
            <w:proofErr w:type="spellStart"/>
            <w:r w:rsidRPr="005012EF">
              <w:rPr>
                <w:lang w:val="uk-UA"/>
              </w:rPr>
              <w:t>Hiku</w:t>
            </w:r>
            <w:proofErr w:type="spellEnd"/>
          </w:p>
        </w:tc>
        <w:tc>
          <w:tcPr>
            <w:tcW w:w="1276" w:type="dxa"/>
            <w:vMerge/>
          </w:tcPr>
          <w:p w14:paraId="4A073521" w14:textId="77777777" w:rsidR="006029A2" w:rsidRPr="005012EF" w:rsidRDefault="006029A2" w:rsidP="006029A2">
            <w:pPr>
              <w:pStyle w:val="NoSpacing"/>
              <w:jc w:val="left"/>
              <w:rPr>
                <w:lang w:val="uk-UA"/>
              </w:rPr>
            </w:pPr>
          </w:p>
        </w:tc>
        <w:tc>
          <w:tcPr>
            <w:tcW w:w="1419" w:type="dxa"/>
            <w:vMerge/>
          </w:tcPr>
          <w:p w14:paraId="118E0184" w14:textId="77777777" w:rsidR="006029A2" w:rsidRPr="005012EF" w:rsidRDefault="006029A2" w:rsidP="006029A2">
            <w:pPr>
              <w:pStyle w:val="NoSpacing"/>
              <w:jc w:val="left"/>
              <w:rPr>
                <w:lang w:val="uk-UA"/>
              </w:rPr>
            </w:pPr>
          </w:p>
        </w:tc>
        <w:tc>
          <w:tcPr>
            <w:tcW w:w="1700" w:type="dxa"/>
            <w:vMerge/>
          </w:tcPr>
          <w:p w14:paraId="0FDCE638" w14:textId="77777777" w:rsidR="006029A2" w:rsidRPr="005012EF" w:rsidRDefault="006029A2" w:rsidP="006029A2">
            <w:pPr>
              <w:pStyle w:val="NoSpacing"/>
              <w:jc w:val="left"/>
              <w:rPr>
                <w:lang w:val="uk-UA"/>
              </w:rPr>
            </w:pPr>
          </w:p>
        </w:tc>
      </w:tr>
      <w:tr w:rsidR="006029A2" w:rsidRPr="005012EF" w14:paraId="4FE07315" w14:textId="77777777" w:rsidTr="006029A2">
        <w:trPr>
          <w:trHeight w:val="429"/>
        </w:trPr>
        <w:tc>
          <w:tcPr>
            <w:tcW w:w="704" w:type="dxa"/>
          </w:tcPr>
          <w:p w14:paraId="38B1CD20" w14:textId="77777777" w:rsidR="006029A2" w:rsidRPr="005012EF" w:rsidRDefault="006029A2" w:rsidP="006029A2">
            <w:pPr>
              <w:pStyle w:val="NoSpacing"/>
              <w:jc w:val="left"/>
              <w:rPr>
                <w:lang w:val="uk-UA"/>
              </w:rPr>
            </w:pPr>
            <w:r w:rsidRPr="005012EF">
              <w:rPr>
                <w:lang w:val="uk-UA"/>
              </w:rPr>
              <w:t>1</w:t>
            </w:r>
          </w:p>
        </w:tc>
        <w:tc>
          <w:tcPr>
            <w:tcW w:w="1701" w:type="dxa"/>
          </w:tcPr>
          <w:p w14:paraId="18170B0F" w14:textId="77777777" w:rsidR="006029A2" w:rsidRPr="005012EF" w:rsidRDefault="006029A2" w:rsidP="006029A2">
            <w:pPr>
              <w:pStyle w:val="NoSpacing"/>
              <w:jc w:val="left"/>
              <w:rPr>
                <w:lang w:val="uk-UA"/>
              </w:rPr>
            </w:pPr>
            <w:r w:rsidRPr="005012EF">
              <w:rPr>
                <w:lang w:val="uk-UA"/>
              </w:rPr>
              <w:t>2</w:t>
            </w:r>
          </w:p>
        </w:tc>
        <w:tc>
          <w:tcPr>
            <w:tcW w:w="1417" w:type="dxa"/>
          </w:tcPr>
          <w:p w14:paraId="47100E66" w14:textId="77777777" w:rsidR="006029A2" w:rsidRPr="005012EF" w:rsidRDefault="006029A2" w:rsidP="006029A2">
            <w:pPr>
              <w:pStyle w:val="NoSpacing"/>
              <w:jc w:val="left"/>
              <w:rPr>
                <w:lang w:val="uk-UA"/>
              </w:rPr>
            </w:pPr>
            <w:r w:rsidRPr="005012EF">
              <w:rPr>
                <w:lang w:val="uk-UA"/>
              </w:rPr>
              <w:t>3а</w:t>
            </w:r>
          </w:p>
        </w:tc>
        <w:tc>
          <w:tcPr>
            <w:tcW w:w="1134" w:type="dxa"/>
          </w:tcPr>
          <w:p w14:paraId="4E0531A0" w14:textId="77777777" w:rsidR="006029A2" w:rsidRPr="005012EF" w:rsidRDefault="006029A2" w:rsidP="006029A2">
            <w:pPr>
              <w:pStyle w:val="NoSpacing"/>
              <w:jc w:val="left"/>
              <w:rPr>
                <w:lang w:val="uk-UA"/>
              </w:rPr>
            </w:pPr>
            <w:r w:rsidRPr="005012EF">
              <w:rPr>
                <w:lang w:val="uk-UA"/>
              </w:rPr>
              <w:t>3б</w:t>
            </w:r>
          </w:p>
        </w:tc>
        <w:tc>
          <w:tcPr>
            <w:tcW w:w="1134" w:type="dxa"/>
          </w:tcPr>
          <w:p w14:paraId="384DA769" w14:textId="77777777" w:rsidR="006029A2" w:rsidRPr="005012EF" w:rsidRDefault="006029A2" w:rsidP="006029A2">
            <w:pPr>
              <w:pStyle w:val="NoSpacing"/>
              <w:jc w:val="left"/>
              <w:rPr>
                <w:lang w:val="uk-UA"/>
              </w:rPr>
            </w:pPr>
            <w:r w:rsidRPr="005012EF">
              <w:rPr>
                <w:lang w:val="uk-UA"/>
              </w:rPr>
              <w:t>3в</w:t>
            </w:r>
          </w:p>
        </w:tc>
        <w:tc>
          <w:tcPr>
            <w:tcW w:w="1276" w:type="dxa"/>
          </w:tcPr>
          <w:p w14:paraId="161C2A48" w14:textId="77777777" w:rsidR="006029A2" w:rsidRPr="005012EF" w:rsidRDefault="006029A2" w:rsidP="006029A2">
            <w:pPr>
              <w:pStyle w:val="NoSpacing"/>
              <w:jc w:val="left"/>
              <w:rPr>
                <w:lang w:val="uk-UA"/>
              </w:rPr>
            </w:pPr>
            <w:r w:rsidRPr="005012EF">
              <w:rPr>
                <w:lang w:val="uk-UA"/>
              </w:rPr>
              <w:t>4</w:t>
            </w:r>
          </w:p>
        </w:tc>
        <w:tc>
          <w:tcPr>
            <w:tcW w:w="1419" w:type="dxa"/>
          </w:tcPr>
          <w:p w14:paraId="518EDC67" w14:textId="77777777" w:rsidR="006029A2" w:rsidRPr="005012EF" w:rsidRDefault="006029A2" w:rsidP="006029A2">
            <w:pPr>
              <w:pStyle w:val="NoSpacing"/>
              <w:jc w:val="left"/>
              <w:rPr>
                <w:lang w:val="uk-UA"/>
              </w:rPr>
            </w:pPr>
            <w:r w:rsidRPr="005012EF">
              <w:rPr>
                <w:lang w:val="uk-UA"/>
              </w:rPr>
              <w:t>5</w:t>
            </w:r>
          </w:p>
        </w:tc>
        <w:tc>
          <w:tcPr>
            <w:tcW w:w="1700" w:type="dxa"/>
          </w:tcPr>
          <w:p w14:paraId="70AA49DC" w14:textId="77777777" w:rsidR="006029A2" w:rsidRPr="005012EF" w:rsidRDefault="006029A2" w:rsidP="006029A2">
            <w:pPr>
              <w:pStyle w:val="NoSpacing"/>
              <w:jc w:val="left"/>
              <w:rPr>
                <w:lang w:val="uk-UA"/>
              </w:rPr>
            </w:pPr>
            <w:r w:rsidRPr="005012EF">
              <w:rPr>
                <w:lang w:val="uk-UA"/>
              </w:rPr>
              <w:t>6</w:t>
            </w:r>
          </w:p>
        </w:tc>
      </w:tr>
      <w:tr w:rsidR="006029A2" w:rsidRPr="005012EF" w14:paraId="24B64B65" w14:textId="77777777" w:rsidTr="006029A2">
        <w:tc>
          <w:tcPr>
            <w:tcW w:w="704" w:type="dxa"/>
          </w:tcPr>
          <w:p w14:paraId="70ABD7B3" w14:textId="77777777" w:rsidR="006029A2" w:rsidRPr="005012EF" w:rsidRDefault="006029A2" w:rsidP="006029A2">
            <w:pPr>
              <w:pStyle w:val="NoSpacing"/>
              <w:jc w:val="left"/>
              <w:rPr>
                <w:lang w:val="uk-UA"/>
              </w:rPr>
            </w:pPr>
            <w:r w:rsidRPr="005012EF">
              <w:rPr>
                <w:lang w:val="uk-UA"/>
              </w:rPr>
              <w:t>1.</w:t>
            </w:r>
          </w:p>
        </w:tc>
        <w:tc>
          <w:tcPr>
            <w:tcW w:w="1701" w:type="dxa"/>
          </w:tcPr>
          <w:p w14:paraId="0B7EDD86" w14:textId="77777777" w:rsidR="006029A2" w:rsidRPr="005012EF" w:rsidRDefault="006029A2" w:rsidP="006029A2">
            <w:pPr>
              <w:pStyle w:val="NoSpacing"/>
              <w:jc w:val="left"/>
              <w:rPr>
                <w:lang w:val="uk-UA"/>
              </w:rPr>
            </w:pPr>
            <w:r w:rsidRPr="005012EF">
              <w:rPr>
                <w:lang w:val="uk-UA"/>
              </w:rPr>
              <w:t>Інтерфейс взаємодії з користувачем</w:t>
            </w:r>
          </w:p>
        </w:tc>
        <w:tc>
          <w:tcPr>
            <w:tcW w:w="1417" w:type="dxa"/>
          </w:tcPr>
          <w:p w14:paraId="1D051BF3" w14:textId="77777777" w:rsidR="006029A2" w:rsidRPr="005012EF" w:rsidRDefault="006029A2" w:rsidP="006029A2">
            <w:pPr>
              <w:pStyle w:val="NoSpacing"/>
              <w:jc w:val="left"/>
              <w:rPr>
                <w:lang w:val="uk-UA"/>
              </w:rPr>
            </w:pPr>
            <w:r w:rsidRPr="005012EF">
              <w:rPr>
                <w:lang w:val="uk-UA"/>
              </w:rPr>
              <w:t>Веб-застосунок</w:t>
            </w:r>
          </w:p>
        </w:tc>
        <w:tc>
          <w:tcPr>
            <w:tcW w:w="1134" w:type="dxa"/>
          </w:tcPr>
          <w:p w14:paraId="680DEA94" w14:textId="77777777" w:rsidR="006029A2" w:rsidRPr="005012EF" w:rsidRDefault="006029A2" w:rsidP="006029A2">
            <w:pPr>
              <w:pStyle w:val="NoSpacing"/>
              <w:jc w:val="left"/>
              <w:rPr>
                <w:lang w:val="uk-UA"/>
              </w:rPr>
            </w:pPr>
            <w:r w:rsidRPr="005012EF">
              <w:rPr>
                <w:lang w:val="uk-UA"/>
              </w:rPr>
              <w:t>Мобільний застосунок</w:t>
            </w:r>
          </w:p>
        </w:tc>
        <w:tc>
          <w:tcPr>
            <w:tcW w:w="1134" w:type="dxa"/>
          </w:tcPr>
          <w:p w14:paraId="78ED1D88" w14:textId="77777777" w:rsidR="006029A2" w:rsidRPr="005012EF" w:rsidRDefault="006029A2" w:rsidP="006029A2">
            <w:pPr>
              <w:pStyle w:val="NoSpacing"/>
              <w:jc w:val="left"/>
              <w:rPr>
                <w:lang w:val="uk-UA"/>
              </w:rPr>
            </w:pPr>
            <w:r w:rsidRPr="005012EF">
              <w:rPr>
                <w:lang w:val="uk-UA"/>
              </w:rPr>
              <w:t>Мобільний застосунок</w:t>
            </w:r>
          </w:p>
        </w:tc>
        <w:tc>
          <w:tcPr>
            <w:tcW w:w="1276" w:type="dxa"/>
          </w:tcPr>
          <w:p w14:paraId="3B92EE95" w14:textId="77777777" w:rsidR="006029A2" w:rsidRPr="005012EF" w:rsidRDefault="006029A2" w:rsidP="006029A2">
            <w:pPr>
              <w:pStyle w:val="NoSpacing"/>
              <w:jc w:val="left"/>
              <w:rPr>
                <w:lang w:val="uk-UA"/>
              </w:rPr>
            </w:pPr>
            <w:r w:rsidRPr="005012EF">
              <w:rPr>
                <w:lang w:val="uk-UA"/>
              </w:rPr>
              <w:t>Відсутня</w:t>
            </w:r>
          </w:p>
        </w:tc>
        <w:tc>
          <w:tcPr>
            <w:tcW w:w="1419" w:type="dxa"/>
          </w:tcPr>
          <w:p w14:paraId="0ED78D7E" w14:textId="77777777" w:rsidR="006029A2" w:rsidRPr="005012EF" w:rsidRDefault="006029A2" w:rsidP="006029A2">
            <w:pPr>
              <w:pStyle w:val="NoSpacing"/>
              <w:jc w:val="left"/>
              <w:rPr>
                <w:lang w:val="uk-UA"/>
              </w:rPr>
            </w:pPr>
            <w:r w:rsidRPr="005012EF">
              <w:rPr>
                <w:lang w:val="uk-UA"/>
              </w:rPr>
              <w:t xml:space="preserve">Всі варіанти не можуть </w:t>
            </w:r>
            <w:proofErr w:type="spellStart"/>
            <w:r w:rsidRPr="005012EF">
              <w:rPr>
                <w:lang w:val="uk-UA"/>
              </w:rPr>
              <w:t>коректно</w:t>
            </w:r>
            <w:proofErr w:type="spellEnd"/>
            <w:r w:rsidRPr="005012EF">
              <w:rPr>
                <w:lang w:val="uk-UA"/>
              </w:rPr>
              <w:t xml:space="preserve"> працювати без доступу до Інтернету</w:t>
            </w:r>
          </w:p>
        </w:tc>
        <w:tc>
          <w:tcPr>
            <w:tcW w:w="1700" w:type="dxa"/>
          </w:tcPr>
          <w:p w14:paraId="7E5BD98F" w14:textId="77777777" w:rsidR="006029A2" w:rsidRPr="005012EF" w:rsidRDefault="006029A2" w:rsidP="006029A2">
            <w:pPr>
              <w:pStyle w:val="NoSpacing"/>
              <w:jc w:val="left"/>
              <w:rPr>
                <w:lang w:val="uk-UA"/>
              </w:rPr>
            </w:pPr>
            <w:r w:rsidRPr="005012EF">
              <w:rPr>
                <w:lang w:val="uk-UA"/>
              </w:rPr>
              <w:t>До веб-застосунку можна отримати доступ за більшого числа різних пристроїв (не тільки з мобільних платформ)</w:t>
            </w:r>
          </w:p>
        </w:tc>
      </w:tr>
      <w:tr w:rsidR="006029A2" w:rsidRPr="005012EF" w14:paraId="7DCE5832" w14:textId="77777777" w:rsidTr="006029A2">
        <w:tc>
          <w:tcPr>
            <w:tcW w:w="704" w:type="dxa"/>
          </w:tcPr>
          <w:p w14:paraId="007732B1" w14:textId="77777777" w:rsidR="006029A2" w:rsidRPr="005012EF" w:rsidRDefault="006029A2" w:rsidP="006029A2">
            <w:pPr>
              <w:pStyle w:val="NoSpacing"/>
              <w:jc w:val="left"/>
              <w:rPr>
                <w:lang w:val="uk-UA"/>
              </w:rPr>
            </w:pPr>
            <w:r w:rsidRPr="005012EF">
              <w:rPr>
                <w:lang w:val="uk-UA"/>
              </w:rPr>
              <w:t>2.</w:t>
            </w:r>
          </w:p>
        </w:tc>
        <w:tc>
          <w:tcPr>
            <w:tcW w:w="1701" w:type="dxa"/>
          </w:tcPr>
          <w:p w14:paraId="77E07156" w14:textId="77777777" w:rsidR="006029A2" w:rsidRPr="005012EF" w:rsidRDefault="006029A2" w:rsidP="006029A2">
            <w:pPr>
              <w:pStyle w:val="NoSpacing"/>
              <w:jc w:val="left"/>
              <w:rPr>
                <w:lang w:val="uk-UA"/>
              </w:rPr>
            </w:pPr>
            <w:r w:rsidRPr="005012EF">
              <w:rPr>
                <w:lang w:val="uk-UA"/>
              </w:rPr>
              <w:t>Кінцева вартість продукту</w:t>
            </w:r>
          </w:p>
        </w:tc>
        <w:tc>
          <w:tcPr>
            <w:tcW w:w="1417" w:type="dxa"/>
          </w:tcPr>
          <w:p w14:paraId="7868E38E" w14:textId="77777777" w:rsidR="006029A2" w:rsidRPr="005012EF" w:rsidRDefault="006029A2" w:rsidP="006029A2">
            <w:pPr>
              <w:pStyle w:val="NoSpacing"/>
              <w:jc w:val="left"/>
              <w:rPr>
                <w:lang w:val="uk-UA"/>
              </w:rPr>
            </w:pPr>
            <w:r w:rsidRPr="005012EF">
              <w:rPr>
                <w:lang w:val="uk-UA"/>
              </w:rPr>
              <w:t>Орієнтовно 30$</w:t>
            </w:r>
          </w:p>
          <w:p w14:paraId="6AEEB8F1" w14:textId="77777777" w:rsidR="006029A2" w:rsidRPr="005012EF" w:rsidRDefault="006029A2" w:rsidP="006029A2">
            <w:pPr>
              <w:pStyle w:val="NoSpacing"/>
              <w:jc w:val="left"/>
              <w:rPr>
                <w:lang w:val="uk-UA"/>
              </w:rPr>
            </w:pPr>
          </w:p>
        </w:tc>
        <w:tc>
          <w:tcPr>
            <w:tcW w:w="1134" w:type="dxa"/>
          </w:tcPr>
          <w:p w14:paraId="6339E737" w14:textId="77777777" w:rsidR="006029A2" w:rsidRPr="005012EF" w:rsidRDefault="006029A2" w:rsidP="006029A2">
            <w:pPr>
              <w:pStyle w:val="NoSpacing"/>
              <w:jc w:val="left"/>
              <w:rPr>
                <w:lang w:val="uk-UA"/>
              </w:rPr>
            </w:pPr>
            <w:r w:rsidRPr="005012EF">
              <w:rPr>
                <w:lang w:val="uk-UA"/>
              </w:rPr>
              <w:t>149$</w:t>
            </w:r>
          </w:p>
        </w:tc>
        <w:tc>
          <w:tcPr>
            <w:tcW w:w="1134" w:type="dxa"/>
          </w:tcPr>
          <w:p w14:paraId="3F6817F3" w14:textId="77777777" w:rsidR="006029A2" w:rsidRPr="005012EF" w:rsidRDefault="006029A2" w:rsidP="006029A2">
            <w:pPr>
              <w:pStyle w:val="NoSpacing"/>
              <w:jc w:val="left"/>
              <w:rPr>
                <w:lang w:val="uk-UA"/>
              </w:rPr>
            </w:pPr>
            <w:r w:rsidRPr="005012EF">
              <w:rPr>
                <w:lang w:val="uk-UA"/>
              </w:rPr>
              <w:t>59$</w:t>
            </w:r>
          </w:p>
        </w:tc>
        <w:tc>
          <w:tcPr>
            <w:tcW w:w="1276" w:type="dxa"/>
          </w:tcPr>
          <w:p w14:paraId="176B9F7E" w14:textId="77777777" w:rsidR="006029A2" w:rsidRPr="005012EF" w:rsidRDefault="006029A2" w:rsidP="006029A2">
            <w:pPr>
              <w:pStyle w:val="NoSpacing"/>
              <w:jc w:val="left"/>
              <w:rPr>
                <w:lang w:val="uk-UA"/>
              </w:rPr>
            </w:pPr>
            <w:r w:rsidRPr="005012EF">
              <w:rPr>
                <w:lang w:val="uk-UA"/>
              </w:rPr>
              <w:t xml:space="preserve">Використовуються дешевші компоненти </w:t>
            </w:r>
          </w:p>
        </w:tc>
        <w:tc>
          <w:tcPr>
            <w:tcW w:w="1419" w:type="dxa"/>
          </w:tcPr>
          <w:p w14:paraId="16D272ED" w14:textId="77777777" w:rsidR="006029A2" w:rsidRPr="005012EF" w:rsidRDefault="006029A2" w:rsidP="006029A2">
            <w:pPr>
              <w:pStyle w:val="NoSpacing"/>
              <w:jc w:val="left"/>
              <w:rPr>
                <w:lang w:val="uk-UA"/>
              </w:rPr>
            </w:pPr>
            <w:r w:rsidRPr="005012EF">
              <w:rPr>
                <w:lang w:val="uk-UA"/>
              </w:rPr>
              <w:t>Відсутня</w:t>
            </w:r>
          </w:p>
        </w:tc>
        <w:tc>
          <w:tcPr>
            <w:tcW w:w="1700" w:type="dxa"/>
          </w:tcPr>
          <w:p w14:paraId="228FB2E2" w14:textId="0AF69324" w:rsidR="006029A2" w:rsidRPr="005012EF" w:rsidRDefault="006029A2" w:rsidP="006029A2">
            <w:pPr>
              <w:pStyle w:val="NoSpacing"/>
              <w:jc w:val="left"/>
              <w:rPr>
                <w:lang w:val="uk-UA"/>
              </w:rPr>
            </w:pPr>
            <w:r w:rsidRPr="005012EF">
              <w:rPr>
                <w:lang w:val="uk-UA"/>
              </w:rPr>
              <w:t>Доступн</w:t>
            </w:r>
            <w:r w:rsidR="00C91726" w:rsidRPr="005012EF">
              <w:rPr>
                <w:lang w:val="uk-UA"/>
              </w:rPr>
              <w:t xml:space="preserve">і для </w:t>
            </w:r>
            <w:r w:rsidRPr="005012EF">
              <w:rPr>
                <w:lang w:val="uk-UA"/>
              </w:rPr>
              <w:t>більшої кількості користувачів</w:t>
            </w:r>
          </w:p>
        </w:tc>
      </w:tr>
    </w:tbl>
    <w:p w14:paraId="701A7D08" w14:textId="77777777" w:rsidR="006029A2" w:rsidRPr="005012EF" w:rsidRDefault="006029A2" w:rsidP="006029A2"/>
    <w:p w14:paraId="433B9A4F" w14:textId="77777777" w:rsidR="006029A2" w:rsidRPr="005012EF" w:rsidRDefault="006029A2" w:rsidP="006029A2">
      <w:pPr>
        <w:spacing w:after="160" w:line="259" w:lineRule="auto"/>
        <w:ind w:firstLine="0"/>
        <w:jc w:val="left"/>
      </w:pPr>
      <w:r w:rsidRPr="005012EF">
        <w:br w:type="page"/>
      </w:r>
    </w:p>
    <w:p w14:paraId="609BB305" w14:textId="59594117" w:rsidR="006029A2" w:rsidRPr="005012EF" w:rsidRDefault="006029A2" w:rsidP="006029A2">
      <w:r w:rsidRPr="005012EF">
        <w:lastRenderedPageBreak/>
        <w:t xml:space="preserve">Продовження </w:t>
      </w:r>
      <w:del w:id="1119" w:author="Rodion Kharabet" w:date="2019-12-06T03:54:00Z">
        <w:r w:rsidRPr="005012EF" w:rsidDel="003969F0">
          <w:delText>таблиці 5.</w:delText>
        </w:r>
      </w:del>
      <w:ins w:id="1120" w:author="Rodion Kharabet" w:date="2019-12-06T03:54:00Z">
        <w:r w:rsidR="003969F0">
          <w:t>таблиці 4.</w:t>
        </w:r>
      </w:ins>
      <w:r w:rsidRPr="005012EF">
        <w:t>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5012EF" w14:paraId="30F05AA6" w14:textId="77777777" w:rsidTr="006029A2">
        <w:trPr>
          <w:trHeight w:val="429"/>
        </w:trPr>
        <w:tc>
          <w:tcPr>
            <w:tcW w:w="703" w:type="dxa"/>
          </w:tcPr>
          <w:p w14:paraId="502FBD5A" w14:textId="77777777" w:rsidR="006029A2" w:rsidRPr="005012EF" w:rsidRDefault="006029A2" w:rsidP="006029A2">
            <w:pPr>
              <w:pStyle w:val="NoSpacing"/>
              <w:jc w:val="left"/>
              <w:rPr>
                <w:lang w:val="uk-UA"/>
              </w:rPr>
            </w:pPr>
            <w:r w:rsidRPr="005012EF">
              <w:rPr>
                <w:lang w:val="uk-UA"/>
              </w:rPr>
              <w:t>1</w:t>
            </w:r>
          </w:p>
        </w:tc>
        <w:tc>
          <w:tcPr>
            <w:tcW w:w="1700" w:type="dxa"/>
          </w:tcPr>
          <w:p w14:paraId="52800D2C" w14:textId="77777777" w:rsidR="006029A2" w:rsidRPr="005012EF" w:rsidRDefault="006029A2" w:rsidP="006029A2">
            <w:pPr>
              <w:pStyle w:val="NoSpacing"/>
              <w:jc w:val="left"/>
              <w:rPr>
                <w:lang w:val="uk-UA"/>
              </w:rPr>
            </w:pPr>
            <w:r w:rsidRPr="005012EF">
              <w:rPr>
                <w:lang w:val="uk-UA"/>
              </w:rPr>
              <w:t>2</w:t>
            </w:r>
          </w:p>
        </w:tc>
        <w:tc>
          <w:tcPr>
            <w:tcW w:w="1418" w:type="dxa"/>
          </w:tcPr>
          <w:p w14:paraId="158624E8" w14:textId="77777777" w:rsidR="006029A2" w:rsidRPr="005012EF" w:rsidRDefault="006029A2" w:rsidP="006029A2">
            <w:pPr>
              <w:pStyle w:val="NoSpacing"/>
              <w:jc w:val="left"/>
              <w:rPr>
                <w:lang w:val="uk-UA"/>
              </w:rPr>
            </w:pPr>
            <w:r w:rsidRPr="005012EF">
              <w:rPr>
                <w:lang w:val="uk-UA"/>
              </w:rPr>
              <w:t>3а</w:t>
            </w:r>
          </w:p>
        </w:tc>
        <w:tc>
          <w:tcPr>
            <w:tcW w:w="1134" w:type="dxa"/>
          </w:tcPr>
          <w:p w14:paraId="56429C8A" w14:textId="77777777" w:rsidR="006029A2" w:rsidRPr="005012EF" w:rsidRDefault="006029A2" w:rsidP="006029A2">
            <w:pPr>
              <w:pStyle w:val="NoSpacing"/>
              <w:jc w:val="left"/>
              <w:rPr>
                <w:lang w:val="uk-UA"/>
              </w:rPr>
            </w:pPr>
            <w:r w:rsidRPr="005012EF">
              <w:rPr>
                <w:lang w:val="uk-UA"/>
              </w:rPr>
              <w:t>3б</w:t>
            </w:r>
          </w:p>
        </w:tc>
        <w:tc>
          <w:tcPr>
            <w:tcW w:w="1136" w:type="dxa"/>
          </w:tcPr>
          <w:p w14:paraId="547C462E" w14:textId="77777777" w:rsidR="006029A2" w:rsidRPr="005012EF" w:rsidRDefault="006029A2" w:rsidP="006029A2">
            <w:pPr>
              <w:pStyle w:val="NoSpacing"/>
              <w:jc w:val="left"/>
              <w:rPr>
                <w:lang w:val="uk-UA"/>
              </w:rPr>
            </w:pPr>
            <w:r w:rsidRPr="005012EF">
              <w:rPr>
                <w:lang w:val="uk-UA"/>
              </w:rPr>
              <w:t>3в</w:t>
            </w:r>
          </w:p>
        </w:tc>
        <w:tc>
          <w:tcPr>
            <w:tcW w:w="1274" w:type="dxa"/>
          </w:tcPr>
          <w:p w14:paraId="3E9D29B4" w14:textId="77777777" w:rsidR="006029A2" w:rsidRPr="005012EF" w:rsidRDefault="006029A2" w:rsidP="006029A2">
            <w:pPr>
              <w:pStyle w:val="NoSpacing"/>
              <w:jc w:val="left"/>
              <w:rPr>
                <w:lang w:val="uk-UA"/>
              </w:rPr>
            </w:pPr>
            <w:r w:rsidRPr="005012EF">
              <w:rPr>
                <w:lang w:val="uk-UA"/>
              </w:rPr>
              <w:t>4</w:t>
            </w:r>
          </w:p>
        </w:tc>
        <w:tc>
          <w:tcPr>
            <w:tcW w:w="1419" w:type="dxa"/>
          </w:tcPr>
          <w:p w14:paraId="2E55B3CF" w14:textId="77777777" w:rsidR="006029A2" w:rsidRPr="005012EF" w:rsidRDefault="006029A2" w:rsidP="006029A2">
            <w:pPr>
              <w:pStyle w:val="NoSpacing"/>
              <w:jc w:val="left"/>
              <w:rPr>
                <w:lang w:val="uk-UA"/>
              </w:rPr>
            </w:pPr>
            <w:r w:rsidRPr="005012EF">
              <w:rPr>
                <w:lang w:val="uk-UA"/>
              </w:rPr>
              <w:t>5</w:t>
            </w:r>
          </w:p>
        </w:tc>
        <w:tc>
          <w:tcPr>
            <w:tcW w:w="1701" w:type="dxa"/>
          </w:tcPr>
          <w:p w14:paraId="28DFE8BD" w14:textId="77777777" w:rsidR="006029A2" w:rsidRPr="005012EF" w:rsidRDefault="006029A2" w:rsidP="006029A2">
            <w:pPr>
              <w:pStyle w:val="NoSpacing"/>
              <w:jc w:val="left"/>
              <w:rPr>
                <w:lang w:val="uk-UA"/>
              </w:rPr>
            </w:pPr>
            <w:r w:rsidRPr="005012EF">
              <w:rPr>
                <w:lang w:val="uk-UA"/>
              </w:rPr>
              <w:t>6</w:t>
            </w:r>
          </w:p>
        </w:tc>
      </w:tr>
      <w:tr w:rsidR="006029A2" w:rsidRPr="005012EF" w14:paraId="66FF8707" w14:textId="77777777" w:rsidTr="006029A2">
        <w:trPr>
          <w:trHeight w:val="1571"/>
        </w:trPr>
        <w:tc>
          <w:tcPr>
            <w:tcW w:w="703" w:type="dxa"/>
            <w:tcBorders>
              <w:bottom w:val="single" w:sz="4" w:space="0" w:color="auto"/>
            </w:tcBorders>
          </w:tcPr>
          <w:p w14:paraId="0FD270CB" w14:textId="77777777" w:rsidR="006029A2" w:rsidRPr="005012EF" w:rsidRDefault="006029A2" w:rsidP="006029A2">
            <w:pPr>
              <w:pStyle w:val="NoSpacing"/>
              <w:jc w:val="left"/>
              <w:rPr>
                <w:lang w:val="uk-UA"/>
              </w:rPr>
            </w:pPr>
            <w:r w:rsidRPr="005012EF">
              <w:rPr>
                <w:lang w:val="uk-UA"/>
              </w:rPr>
              <w:t>3.</w:t>
            </w:r>
          </w:p>
        </w:tc>
        <w:tc>
          <w:tcPr>
            <w:tcW w:w="1700" w:type="dxa"/>
            <w:tcBorders>
              <w:bottom w:val="single" w:sz="4" w:space="0" w:color="auto"/>
            </w:tcBorders>
          </w:tcPr>
          <w:p w14:paraId="173DD119" w14:textId="77777777" w:rsidR="006029A2" w:rsidRPr="005012EF" w:rsidRDefault="006029A2" w:rsidP="006029A2">
            <w:pPr>
              <w:pStyle w:val="NoSpacing"/>
              <w:jc w:val="left"/>
              <w:rPr>
                <w:lang w:val="uk-UA"/>
              </w:rPr>
            </w:pPr>
            <w:r w:rsidRPr="005012EF">
              <w:rPr>
                <w:lang w:val="uk-UA"/>
              </w:rPr>
              <w:t>Засіб ідентифікації товару</w:t>
            </w:r>
          </w:p>
        </w:tc>
        <w:tc>
          <w:tcPr>
            <w:tcW w:w="1418" w:type="dxa"/>
            <w:tcBorders>
              <w:bottom w:val="single" w:sz="4" w:space="0" w:color="auto"/>
            </w:tcBorders>
          </w:tcPr>
          <w:p w14:paraId="398B6C25" w14:textId="35846BB4" w:rsidR="006029A2" w:rsidRPr="005012EF" w:rsidRDefault="006029A2" w:rsidP="006029A2">
            <w:pPr>
              <w:pStyle w:val="NoSpacing"/>
              <w:jc w:val="left"/>
              <w:rPr>
                <w:lang w:val="uk-UA"/>
              </w:rPr>
            </w:pPr>
            <w:r w:rsidRPr="005012EF">
              <w:rPr>
                <w:lang w:val="uk-UA"/>
              </w:rPr>
              <w:t xml:space="preserve">Штрих-код, </w:t>
            </w:r>
            <w:del w:id="1121" w:author="Rodion" w:date="2019-12-05T23:59:00Z">
              <w:r w:rsidRPr="005012EF" w:rsidDel="00AB0F99">
                <w:rPr>
                  <w:lang w:val="uk-UA"/>
                </w:rPr>
                <w:delText>RFID мітка</w:delText>
              </w:r>
            </w:del>
            <w:ins w:id="1122" w:author="Rodion" w:date="2019-12-05T23:59:00Z">
              <w:r w:rsidR="00AB0F99">
                <w:rPr>
                  <w:lang w:val="uk-UA"/>
                </w:rPr>
                <w:t>RFID-мітка</w:t>
              </w:r>
            </w:ins>
            <w:r w:rsidRPr="005012EF">
              <w:rPr>
                <w:lang w:val="uk-UA"/>
              </w:rPr>
              <w:t>, голос людини</w:t>
            </w:r>
          </w:p>
        </w:tc>
        <w:tc>
          <w:tcPr>
            <w:tcW w:w="1134" w:type="dxa"/>
            <w:tcBorders>
              <w:bottom w:val="single" w:sz="4" w:space="0" w:color="auto"/>
            </w:tcBorders>
          </w:tcPr>
          <w:p w14:paraId="34C0ACE5" w14:textId="77777777" w:rsidR="006029A2" w:rsidRPr="005012EF" w:rsidRDefault="006029A2" w:rsidP="006029A2">
            <w:pPr>
              <w:pStyle w:val="NoSpacing"/>
              <w:jc w:val="left"/>
              <w:rPr>
                <w:lang w:val="uk-UA"/>
              </w:rPr>
            </w:pPr>
            <w:r w:rsidRPr="005012EF">
              <w:rPr>
                <w:lang w:val="uk-UA"/>
              </w:rPr>
              <w:t>Штрих-код, голос людини</w:t>
            </w:r>
          </w:p>
        </w:tc>
        <w:tc>
          <w:tcPr>
            <w:tcW w:w="1136" w:type="dxa"/>
            <w:tcBorders>
              <w:bottom w:val="single" w:sz="4" w:space="0" w:color="auto"/>
            </w:tcBorders>
          </w:tcPr>
          <w:p w14:paraId="5EB5A4C8" w14:textId="77777777" w:rsidR="006029A2" w:rsidRPr="005012EF" w:rsidRDefault="006029A2" w:rsidP="006029A2">
            <w:pPr>
              <w:pStyle w:val="NoSpacing"/>
              <w:jc w:val="left"/>
              <w:rPr>
                <w:lang w:val="uk-UA"/>
              </w:rPr>
            </w:pPr>
            <w:r w:rsidRPr="005012EF">
              <w:rPr>
                <w:lang w:val="uk-UA"/>
              </w:rPr>
              <w:t>Штрих-код, голос людини</w:t>
            </w:r>
          </w:p>
        </w:tc>
        <w:tc>
          <w:tcPr>
            <w:tcW w:w="1274" w:type="dxa"/>
            <w:tcBorders>
              <w:bottom w:val="single" w:sz="4" w:space="0" w:color="auto"/>
            </w:tcBorders>
          </w:tcPr>
          <w:p w14:paraId="797F7374" w14:textId="77777777" w:rsidR="006029A2" w:rsidRPr="005012EF" w:rsidRDefault="006029A2" w:rsidP="006029A2">
            <w:pPr>
              <w:pStyle w:val="NoSpacing"/>
              <w:jc w:val="left"/>
              <w:rPr>
                <w:lang w:val="uk-UA"/>
              </w:rPr>
            </w:pPr>
            <w:r w:rsidRPr="005012EF">
              <w:rPr>
                <w:lang w:val="uk-UA"/>
              </w:rPr>
              <w:t xml:space="preserve">Необхідно розмістити більше ніж один апаратний пристрій </w:t>
            </w:r>
          </w:p>
        </w:tc>
        <w:tc>
          <w:tcPr>
            <w:tcW w:w="1419" w:type="dxa"/>
            <w:tcBorders>
              <w:bottom w:val="single" w:sz="4" w:space="0" w:color="auto"/>
            </w:tcBorders>
          </w:tcPr>
          <w:p w14:paraId="297D3170" w14:textId="77777777" w:rsidR="006029A2" w:rsidRPr="005012EF" w:rsidRDefault="006029A2" w:rsidP="006029A2">
            <w:pPr>
              <w:pStyle w:val="NoSpacing"/>
              <w:jc w:val="left"/>
              <w:rPr>
                <w:lang w:val="uk-UA"/>
              </w:rPr>
            </w:pPr>
          </w:p>
        </w:tc>
        <w:tc>
          <w:tcPr>
            <w:tcW w:w="1701" w:type="dxa"/>
            <w:tcBorders>
              <w:bottom w:val="single" w:sz="4" w:space="0" w:color="auto"/>
            </w:tcBorders>
          </w:tcPr>
          <w:p w14:paraId="42DE58C0" w14:textId="77777777" w:rsidR="006029A2" w:rsidRPr="005012EF" w:rsidRDefault="006029A2" w:rsidP="006029A2">
            <w:pPr>
              <w:pStyle w:val="NoSpacing"/>
              <w:jc w:val="left"/>
              <w:rPr>
                <w:lang w:val="uk-UA"/>
              </w:rPr>
            </w:pPr>
            <w:r w:rsidRPr="005012EF">
              <w:rPr>
                <w:lang w:val="uk-UA"/>
              </w:rPr>
              <w:t>Використання RFID є більш технологічним та безпечним засобом, ідентифікації</w:t>
            </w:r>
          </w:p>
        </w:tc>
      </w:tr>
      <w:tr w:rsidR="006029A2" w:rsidRPr="005012EF" w14:paraId="19EA7C58" w14:textId="77777777" w:rsidTr="006029A2">
        <w:tc>
          <w:tcPr>
            <w:tcW w:w="703" w:type="dxa"/>
          </w:tcPr>
          <w:p w14:paraId="73EC0A1B" w14:textId="77777777" w:rsidR="006029A2" w:rsidRPr="005012EF" w:rsidRDefault="006029A2" w:rsidP="006029A2">
            <w:pPr>
              <w:pStyle w:val="NoSpacing"/>
              <w:jc w:val="left"/>
              <w:rPr>
                <w:lang w:val="uk-UA"/>
              </w:rPr>
            </w:pPr>
            <w:r w:rsidRPr="005012EF">
              <w:rPr>
                <w:lang w:val="uk-UA"/>
              </w:rPr>
              <w:t>4.</w:t>
            </w:r>
          </w:p>
        </w:tc>
        <w:tc>
          <w:tcPr>
            <w:tcW w:w="1700" w:type="dxa"/>
          </w:tcPr>
          <w:p w14:paraId="414CA399" w14:textId="77777777" w:rsidR="006029A2" w:rsidRPr="005012EF" w:rsidRDefault="006029A2" w:rsidP="006029A2">
            <w:pPr>
              <w:pStyle w:val="NoSpacing"/>
              <w:jc w:val="left"/>
              <w:rPr>
                <w:lang w:val="uk-UA"/>
              </w:rPr>
            </w:pPr>
            <w:r w:rsidRPr="005012EF">
              <w:rPr>
                <w:lang w:val="uk-UA"/>
              </w:rPr>
              <w:t>Інтеграція з мережами роздрібної торгівлі</w:t>
            </w:r>
          </w:p>
        </w:tc>
        <w:tc>
          <w:tcPr>
            <w:tcW w:w="1418" w:type="dxa"/>
          </w:tcPr>
          <w:p w14:paraId="342CECBD" w14:textId="77777777" w:rsidR="006029A2" w:rsidRPr="005012EF" w:rsidRDefault="006029A2" w:rsidP="006029A2">
            <w:pPr>
              <w:pStyle w:val="NoSpacing"/>
              <w:jc w:val="left"/>
              <w:rPr>
                <w:lang w:val="uk-UA"/>
              </w:rPr>
            </w:pPr>
            <w:r w:rsidRPr="005012EF">
              <w:rPr>
                <w:lang w:val="uk-UA"/>
              </w:rPr>
              <w:t>Поки відсутня, але може бути здійснена</w:t>
            </w:r>
          </w:p>
        </w:tc>
        <w:tc>
          <w:tcPr>
            <w:tcW w:w="1134" w:type="dxa"/>
          </w:tcPr>
          <w:p w14:paraId="3A82E56E" w14:textId="77777777" w:rsidR="006029A2" w:rsidRPr="005012EF" w:rsidRDefault="006029A2" w:rsidP="006029A2">
            <w:pPr>
              <w:pStyle w:val="NoSpacing"/>
              <w:jc w:val="left"/>
              <w:rPr>
                <w:lang w:val="uk-UA"/>
              </w:rPr>
            </w:pPr>
            <w:proofErr w:type="spellStart"/>
            <w:r w:rsidRPr="005012EF">
              <w:rPr>
                <w:lang w:val="uk-UA"/>
              </w:rPr>
              <w:t>Amazon</w:t>
            </w:r>
            <w:proofErr w:type="spellEnd"/>
            <w:r w:rsidRPr="005012EF">
              <w:rPr>
                <w:lang w:val="uk-UA"/>
              </w:rPr>
              <w:t xml:space="preserve"> </w:t>
            </w:r>
            <w:proofErr w:type="spellStart"/>
            <w:r w:rsidRPr="005012EF">
              <w:rPr>
                <w:lang w:val="uk-UA"/>
              </w:rPr>
              <w:t>Dash</w:t>
            </w:r>
            <w:proofErr w:type="spellEnd"/>
          </w:p>
        </w:tc>
        <w:tc>
          <w:tcPr>
            <w:tcW w:w="1136" w:type="dxa"/>
          </w:tcPr>
          <w:p w14:paraId="4AA86D79" w14:textId="77777777" w:rsidR="006029A2" w:rsidRPr="005012EF" w:rsidRDefault="006029A2" w:rsidP="006029A2">
            <w:pPr>
              <w:pStyle w:val="NoSpacing"/>
              <w:jc w:val="left"/>
              <w:rPr>
                <w:lang w:val="uk-UA"/>
              </w:rPr>
            </w:pPr>
            <w:proofErr w:type="spellStart"/>
            <w:r w:rsidRPr="005012EF">
              <w:rPr>
                <w:lang w:val="uk-UA"/>
              </w:rPr>
              <w:t>Walmart</w:t>
            </w:r>
            <w:proofErr w:type="spellEnd"/>
            <w:r w:rsidRPr="005012EF">
              <w:rPr>
                <w:lang w:val="uk-UA"/>
              </w:rPr>
              <w:t xml:space="preserve">, </w:t>
            </w:r>
            <w:proofErr w:type="spellStart"/>
            <w:r w:rsidRPr="005012EF">
              <w:rPr>
                <w:lang w:val="uk-UA"/>
              </w:rPr>
              <w:t>Shipt</w:t>
            </w:r>
            <w:proofErr w:type="spellEnd"/>
            <w:r w:rsidRPr="005012EF">
              <w:rPr>
                <w:lang w:val="uk-UA"/>
              </w:rPr>
              <w:t xml:space="preserve">, </w:t>
            </w:r>
            <w:proofErr w:type="spellStart"/>
            <w:r w:rsidRPr="005012EF">
              <w:rPr>
                <w:lang w:val="uk-UA"/>
              </w:rPr>
              <w:t>Peapod</w:t>
            </w:r>
            <w:proofErr w:type="spellEnd"/>
          </w:p>
        </w:tc>
        <w:tc>
          <w:tcPr>
            <w:tcW w:w="1274" w:type="dxa"/>
          </w:tcPr>
          <w:p w14:paraId="3A7CA3DB" w14:textId="732E9EB6" w:rsidR="006029A2" w:rsidRPr="005012EF" w:rsidRDefault="006029A2" w:rsidP="006029A2">
            <w:pPr>
              <w:pStyle w:val="NoSpacing"/>
              <w:jc w:val="left"/>
              <w:rPr>
                <w:lang w:val="uk-UA"/>
              </w:rPr>
            </w:pPr>
            <w:r w:rsidRPr="005012EF">
              <w:rPr>
                <w:lang w:val="uk-UA"/>
              </w:rPr>
              <w:t xml:space="preserve">Користувач не отримає переваг від інтеграції з мережею </w:t>
            </w:r>
            <w:r w:rsidR="00C91726" w:rsidRPr="005012EF">
              <w:rPr>
                <w:lang w:val="uk-UA"/>
              </w:rPr>
              <w:t>роздрібної</w:t>
            </w:r>
            <w:r w:rsidRPr="005012EF">
              <w:rPr>
                <w:lang w:val="uk-UA"/>
              </w:rPr>
              <w:t xml:space="preserve"> торгівлі</w:t>
            </w:r>
          </w:p>
        </w:tc>
        <w:tc>
          <w:tcPr>
            <w:tcW w:w="1419" w:type="dxa"/>
          </w:tcPr>
          <w:p w14:paraId="5AA6EDC9" w14:textId="77777777" w:rsidR="006029A2" w:rsidRPr="005012EF" w:rsidRDefault="006029A2" w:rsidP="006029A2">
            <w:pPr>
              <w:pStyle w:val="NoSpacing"/>
              <w:jc w:val="left"/>
              <w:rPr>
                <w:lang w:val="uk-UA"/>
              </w:rPr>
            </w:pPr>
          </w:p>
        </w:tc>
        <w:tc>
          <w:tcPr>
            <w:tcW w:w="1701" w:type="dxa"/>
          </w:tcPr>
          <w:p w14:paraId="50FD2111" w14:textId="77777777" w:rsidR="006029A2" w:rsidRPr="005012EF" w:rsidRDefault="006029A2" w:rsidP="006029A2">
            <w:pPr>
              <w:pStyle w:val="NoSpacing"/>
              <w:jc w:val="left"/>
              <w:rPr>
                <w:lang w:val="uk-UA"/>
              </w:rPr>
            </w:pPr>
            <w:r w:rsidRPr="005012EF">
              <w:rPr>
                <w:lang w:val="uk-UA"/>
              </w:rPr>
              <w:t>Користувач залишиться об’єктивним у виборі мережі торгівлі для здійснення покупок</w:t>
            </w:r>
          </w:p>
        </w:tc>
      </w:tr>
    </w:tbl>
    <w:p w14:paraId="53B0F669" w14:textId="77777777" w:rsidR="006029A2" w:rsidRPr="005012EF" w:rsidRDefault="006029A2" w:rsidP="006029A2">
      <w:pPr>
        <w:ind w:firstLine="0"/>
      </w:pPr>
    </w:p>
    <w:p w14:paraId="46EA0E0F" w14:textId="77777777" w:rsidR="006029A2" w:rsidRPr="005012EF" w:rsidRDefault="006029A2" w:rsidP="006029A2">
      <w:pPr>
        <w:spacing w:after="160" w:line="259" w:lineRule="auto"/>
        <w:ind w:firstLine="0"/>
        <w:jc w:val="left"/>
      </w:pPr>
      <w:r w:rsidRPr="005012EF">
        <w:br w:type="page"/>
      </w:r>
    </w:p>
    <w:p w14:paraId="1C2A2F37" w14:textId="5022F6D5" w:rsidR="006029A2" w:rsidRPr="005012EF" w:rsidRDefault="006029A2" w:rsidP="006029A2">
      <w:r w:rsidRPr="005012EF">
        <w:lastRenderedPageBreak/>
        <w:t xml:space="preserve">Продовження </w:t>
      </w:r>
      <w:del w:id="1123" w:author="Rodion Kharabet" w:date="2019-12-06T03:54:00Z">
        <w:r w:rsidRPr="005012EF" w:rsidDel="003969F0">
          <w:delText>таблиці 5.</w:delText>
        </w:r>
      </w:del>
      <w:ins w:id="1124" w:author="Rodion Kharabet" w:date="2019-12-06T03:54:00Z">
        <w:r w:rsidR="003969F0">
          <w:t>таблиці 4.</w:t>
        </w:r>
      </w:ins>
      <w:r w:rsidRPr="005012EF">
        <w:t>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5012EF" w14:paraId="509D8F55" w14:textId="77777777" w:rsidTr="006029A2">
        <w:trPr>
          <w:trHeight w:val="429"/>
        </w:trPr>
        <w:tc>
          <w:tcPr>
            <w:tcW w:w="703" w:type="dxa"/>
          </w:tcPr>
          <w:p w14:paraId="19621BB0" w14:textId="77777777" w:rsidR="006029A2" w:rsidRPr="005012EF" w:rsidRDefault="006029A2" w:rsidP="006029A2">
            <w:pPr>
              <w:pStyle w:val="NoSpacing"/>
              <w:rPr>
                <w:lang w:val="uk-UA"/>
              </w:rPr>
            </w:pPr>
            <w:r w:rsidRPr="005012EF">
              <w:rPr>
                <w:lang w:val="uk-UA"/>
              </w:rPr>
              <w:t>1</w:t>
            </w:r>
          </w:p>
        </w:tc>
        <w:tc>
          <w:tcPr>
            <w:tcW w:w="1700" w:type="dxa"/>
          </w:tcPr>
          <w:p w14:paraId="63CCE615" w14:textId="77777777" w:rsidR="006029A2" w:rsidRPr="005012EF" w:rsidRDefault="006029A2" w:rsidP="006029A2">
            <w:pPr>
              <w:pStyle w:val="NoSpacing"/>
              <w:rPr>
                <w:lang w:val="uk-UA"/>
              </w:rPr>
            </w:pPr>
            <w:r w:rsidRPr="005012EF">
              <w:rPr>
                <w:lang w:val="uk-UA"/>
              </w:rPr>
              <w:t>2</w:t>
            </w:r>
          </w:p>
        </w:tc>
        <w:tc>
          <w:tcPr>
            <w:tcW w:w="1418" w:type="dxa"/>
          </w:tcPr>
          <w:p w14:paraId="46A3A7D8" w14:textId="77777777" w:rsidR="006029A2" w:rsidRPr="005012EF" w:rsidRDefault="006029A2" w:rsidP="006029A2">
            <w:pPr>
              <w:pStyle w:val="NoSpacing"/>
              <w:rPr>
                <w:lang w:val="uk-UA"/>
              </w:rPr>
            </w:pPr>
            <w:r w:rsidRPr="005012EF">
              <w:rPr>
                <w:lang w:val="uk-UA"/>
              </w:rPr>
              <w:t>3а</w:t>
            </w:r>
          </w:p>
        </w:tc>
        <w:tc>
          <w:tcPr>
            <w:tcW w:w="1134" w:type="dxa"/>
          </w:tcPr>
          <w:p w14:paraId="0F6AD8BF" w14:textId="77777777" w:rsidR="006029A2" w:rsidRPr="005012EF" w:rsidRDefault="006029A2" w:rsidP="006029A2">
            <w:pPr>
              <w:pStyle w:val="NoSpacing"/>
              <w:rPr>
                <w:lang w:val="uk-UA"/>
              </w:rPr>
            </w:pPr>
            <w:r w:rsidRPr="005012EF">
              <w:rPr>
                <w:lang w:val="uk-UA"/>
              </w:rPr>
              <w:t>3б</w:t>
            </w:r>
          </w:p>
        </w:tc>
        <w:tc>
          <w:tcPr>
            <w:tcW w:w="1136" w:type="dxa"/>
          </w:tcPr>
          <w:p w14:paraId="1109D19C" w14:textId="77777777" w:rsidR="006029A2" w:rsidRPr="005012EF" w:rsidRDefault="006029A2" w:rsidP="006029A2">
            <w:pPr>
              <w:pStyle w:val="NoSpacing"/>
              <w:rPr>
                <w:lang w:val="uk-UA"/>
              </w:rPr>
            </w:pPr>
            <w:r w:rsidRPr="005012EF">
              <w:rPr>
                <w:lang w:val="uk-UA"/>
              </w:rPr>
              <w:t>3в</w:t>
            </w:r>
          </w:p>
        </w:tc>
        <w:tc>
          <w:tcPr>
            <w:tcW w:w="1274" w:type="dxa"/>
          </w:tcPr>
          <w:p w14:paraId="40BB0651" w14:textId="77777777" w:rsidR="006029A2" w:rsidRPr="005012EF" w:rsidRDefault="006029A2" w:rsidP="006029A2">
            <w:pPr>
              <w:pStyle w:val="NoSpacing"/>
              <w:rPr>
                <w:lang w:val="uk-UA"/>
              </w:rPr>
            </w:pPr>
            <w:r w:rsidRPr="005012EF">
              <w:rPr>
                <w:lang w:val="uk-UA"/>
              </w:rPr>
              <w:t>4</w:t>
            </w:r>
          </w:p>
        </w:tc>
        <w:tc>
          <w:tcPr>
            <w:tcW w:w="1419" w:type="dxa"/>
          </w:tcPr>
          <w:p w14:paraId="61EE378D" w14:textId="77777777" w:rsidR="006029A2" w:rsidRPr="005012EF" w:rsidRDefault="006029A2" w:rsidP="006029A2">
            <w:pPr>
              <w:pStyle w:val="NoSpacing"/>
              <w:rPr>
                <w:lang w:val="uk-UA"/>
              </w:rPr>
            </w:pPr>
            <w:r w:rsidRPr="005012EF">
              <w:rPr>
                <w:lang w:val="uk-UA"/>
              </w:rPr>
              <w:t>5</w:t>
            </w:r>
          </w:p>
        </w:tc>
        <w:tc>
          <w:tcPr>
            <w:tcW w:w="1701" w:type="dxa"/>
          </w:tcPr>
          <w:p w14:paraId="0AD60C2B" w14:textId="77777777" w:rsidR="006029A2" w:rsidRPr="005012EF" w:rsidRDefault="006029A2" w:rsidP="006029A2">
            <w:pPr>
              <w:pStyle w:val="NoSpacing"/>
              <w:rPr>
                <w:lang w:val="uk-UA"/>
              </w:rPr>
            </w:pPr>
            <w:r w:rsidRPr="005012EF">
              <w:rPr>
                <w:lang w:val="uk-UA"/>
              </w:rPr>
              <w:t>6</w:t>
            </w:r>
          </w:p>
        </w:tc>
      </w:tr>
      <w:tr w:rsidR="006029A2" w:rsidRPr="005012EF" w14:paraId="2342CF95" w14:textId="77777777" w:rsidTr="006029A2">
        <w:tc>
          <w:tcPr>
            <w:tcW w:w="703" w:type="dxa"/>
          </w:tcPr>
          <w:p w14:paraId="4790952F" w14:textId="77777777" w:rsidR="006029A2" w:rsidRPr="005012EF" w:rsidRDefault="006029A2" w:rsidP="006029A2">
            <w:pPr>
              <w:pStyle w:val="NoSpacing"/>
              <w:rPr>
                <w:lang w:val="uk-UA"/>
              </w:rPr>
            </w:pPr>
            <w:r w:rsidRPr="005012EF">
              <w:rPr>
                <w:lang w:val="uk-UA"/>
              </w:rPr>
              <w:t>5.</w:t>
            </w:r>
          </w:p>
        </w:tc>
        <w:tc>
          <w:tcPr>
            <w:tcW w:w="1700" w:type="dxa"/>
          </w:tcPr>
          <w:p w14:paraId="10B7F5BB" w14:textId="77777777" w:rsidR="006029A2" w:rsidRPr="005012EF" w:rsidRDefault="006029A2" w:rsidP="006029A2">
            <w:pPr>
              <w:pStyle w:val="NoSpacing"/>
              <w:rPr>
                <w:lang w:val="uk-UA"/>
              </w:rPr>
            </w:pPr>
            <w:r w:rsidRPr="005012EF">
              <w:rPr>
                <w:lang w:val="uk-UA"/>
              </w:rPr>
              <w:t>Повнота бази даних найменувань товарів</w:t>
            </w:r>
          </w:p>
        </w:tc>
        <w:tc>
          <w:tcPr>
            <w:tcW w:w="1418" w:type="dxa"/>
          </w:tcPr>
          <w:p w14:paraId="7C5ACF9C" w14:textId="77777777" w:rsidR="006029A2" w:rsidRPr="005012EF" w:rsidRDefault="006029A2" w:rsidP="006029A2">
            <w:pPr>
              <w:pStyle w:val="NoSpacing"/>
              <w:rPr>
                <w:lang w:val="uk-UA"/>
              </w:rPr>
            </w:pPr>
            <w:r w:rsidRPr="005012EF">
              <w:rPr>
                <w:lang w:val="uk-UA"/>
              </w:rPr>
              <w:t>База даних формується за участі користувачів</w:t>
            </w:r>
          </w:p>
        </w:tc>
        <w:tc>
          <w:tcPr>
            <w:tcW w:w="1134" w:type="dxa"/>
          </w:tcPr>
          <w:p w14:paraId="42DB9B38" w14:textId="77777777" w:rsidR="006029A2" w:rsidRPr="005012EF" w:rsidRDefault="006029A2" w:rsidP="006029A2">
            <w:pPr>
              <w:pStyle w:val="NoSpacing"/>
              <w:rPr>
                <w:lang w:val="uk-UA"/>
              </w:rPr>
            </w:pPr>
            <w:r w:rsidRPr="005012EF">
              <w:rPr>
                <w:lang w:val="uk-UA"/>
              </w:rPr>
              <w:t>Невідомо</w:t>
            </w:r>
          </w:p>
        </w:tc>
        <w:tc>
          <w:tcPr>
            <w:tcW w:w="1136" w:type="dxa"/>
          </w:tcPr>
          <w:p w14:paraId="7DDE7D72" w14:textId="77777777" w:rsidR="006029A2" w:rsidRPr="005012EF" w:rsidRDefault="006029A2" w:rsidP="006029A2">
            <w:pPr>
              <w:pStyle w:val="NoSpacing"/>
              <w:rPr>
                <w:lang w:val="uk-UA"/>
              </w:rPr>
            </w:pPr>
            <w:r w:rsidRPr="005012EF">
              <w:rPr>
                <w:lang w:val="uk-UA"/>
              </w:rPr>
              <w:t>Невідомо</w:t>
            </w:r>
          </w:p>
        </w:tc>
        <w:tc>
          <w:tcPr>
            <w:tcW w:w="1274" w:type="dxa"/>
          </w:tcPr>
          <w:p w14:paraId="5B7F70E7" w14:textId="2F89B5AC" w:rsidR="006029A2" w:rsidRPr="005012EF" w:rsidRDefault="006029A2" w:rsidP="006029A2">
            <w:pPr>
              <w:pStyle w:val="NoSpacing"/>
              <w:rPr>
                <w:lang w:val="uk-UA"/>
              </w:rPr>
            </w:pPr>
            <w:r w:rsidRPr="005012EF">
              <w:rPr>
                <w:lang w:val="uk-UA"/>
              </w:rPr>
              <w:t xml:space="preserve">В базі даних існують тільки </w:t>
            </w:r>
            <w:r w:rsidR="00C91726" w:rsidRPr="005012EF">
              <w:rPr>
                <w:lang w:val="uk-UA"/>
              </w:rPr>
              <w:t>товари</w:t>
            </w:r>
            <w:r w:rsidRPr="005012EF">
              <w:rPr>
                <w:lang w:val="uk-UA"/>
              </w:rPr>
              <w:t>, які регулярно купуються користувачами. Кожен новий товар необхідно буде додавати в перший раз</w:t>
            </w:r>
          </w:p>
        </w:tc>
        <w:tc>
          <w:tcPr>
            <w:tcW w:w="1419" w:type="dxa"/>
          </w:tcPr>
          <w:p w14:paraId="431B3CBD" w14:textId="77777777" w:rsidR="006029A2" w:rsidRPr="005012EF" w:rsidRDefault="006029A2" w:rsidP="006029A2">
            <w:pPr>
              <w:pStyle w:val="NoSpacing"/>
              <w:rPr>
                <w:lang w:val="uk-UA"/>
              </w:rPr>
            </w:pPr>
            <w:r w:rsidRPr="005012EF">
              <w:rPr>
                <w:lang w:val="uk-UA"/>
              </w:rPr>
              <w:t>Неможливо підтримувати актуальну базу даних найменувань товарів без великих витрат коштів</w:t>
            </w:r>
          </w:p>
        </w:tc>
        <w:tc>
          <w:tcPr>
            <w:tcW w:w="1701" w:type="dxa"/>
          </w:tcPr>
          <w:p w14:paraId="06F5EAF1" w14:textId="77777777" w:rsidR="006029A2" w:rsidRPr="005012EF" w:rsidRDefault="006029A2" w:rsidP="006029A2">
            <w:pPr>
              <w:pStyle w:val="NoSpacing"/>
              <w:rPr>
                <w:lang w:val="uk-UA"/>
              </w:rPr>
            </w:pPr>
            <w:r w:rsidRPr="005012EF">
              <w:rPr>
                <w:lang w:val="uk-UA"/>
              </w:rPr>
              <w:t>При сумлінному відношенні користувачів до поповнення бази даних, буде сформована економічно-приваблива база даних</w:t>
            </w:r>
          </w:p>
        </w:tc>
      </w:tr>
      <w:tr w:rsidR="006029A2" w:rsidRPr="005012EF" w14:paraId="06BBC9B8" w14:textId="77777777" w:rsidTr="006029A2">
        <w:tc>
          <w:tcPr>
            <w:tcW w:w="703" w:type="dxa"/>
          </w:tcPr>
          <w:p w14:paraId="55224B2A" w14:textId="77777777" w:rsidR="006029A2" w:rsidRPr="005012EF" w:rsidRDefault="006029A2" w:rsidP="006029A2">
            <w:pPr>
              <w:pStyle w:val="NoSpacing"/>
              <w:rPr>
                <w:lang w:val="uk-UA"/>
              </w:rPr>
            </w:pPr>
            <w:r w:rsidRPr="005012EF">
              <w:rPr>
                <w:lang w:val="uk-UA"/>
              </w:rPr>
              <w:t>6.</w:t>
            </w:r>
          </w:p>
        </w:tc>
        <w:tc>
          <w:tcPr>
            <w:tcW w:w="1700" w:type="dxa"/>
          </w:tcPr>
          <w:p w14:paraId="1FAA6167" w14:textId="77777777" w:rsidR="006029A2" w:rsidRPr="005012EF" w:rsidRDefault="006029A2" w:rsidP="006029A2">
            <w:pPr>
              <w:pStyle w:val="NoSpacing"/>
              <w:rPr>
                <w:lang w:val="uk-UA"/>
              </w:rPr>
            </w:pPr>
            <w:r w:rsidRPr="005012EF">
              <w:rPr>
                <w:lang w:val="uk-UA"/>
              </w:rPr>
              <w:t>Кількість</w:t>
            </w:r>
          </w:p>
          <w:p w14:paraId="66676968" w14:textId="77777777" w:rsidR="006029A2" w:rsidRPr="005012EF" w:rsidRDefault="006029A2" w:rsidP="006029A2">
            <w:pPr>
              <w:pStyle w:val="NoSpacing"/>
              <w:rPr>
                <w:lang w:val="uk-UA"/>
              </w:rPr>
            </w:pPr>
            <w:r w:rsidRPr="005012EF">
              <w:rPr>
                <w:lang w:val="uk-UA"/>
              </w:rPr>
              <w:t>Фізичних пристроїв</w:t>
            </w:r>
          </w:p>
        </w:tc>
        <w:tc>
          <w:tcPr>
            <w:tcW w:w="1418" w:type="dxa"/>
          </w:tcPr>
          <w:p w14:paraId="2843B571" w14:textId="77777777" w:rsidR="006029A2" w:rsidRPr="005012EF" w:rsidRDefault="006029A2" w:rsidP="006029A2">
            <w:pPr>
              <w:pStyle w:val="NoSpacing"/>
              <w:rPr>
                <w:lang w:val="uk-UA"/>
              </w:rPr>
            </w:pPr>
            <w:r w:rsidRPr="005012EF">
              <w:rPr>
                <w:lang w:val="uk-UA"/>
              </w:rPr>
              <w:t>2</w:t>
            </w:r>
          </w:p>
        </w:tc>
        <w:tc>
          <w:tcPr>
            <w:tcW w:w="1134" w:type="dxa"/>
          </w:tcPr>
          <w:p w14:paraId="489470CA" w14:textId="77777777" w:rsidR="006029A2" w:rsidRPr="005012EF" w:rsidRDefault="006029A2" w:rsidP="006029A2">
            <w:pPr>
              <w:pStyle w:val="NoSpacing"/>
              <w:rPr>
                <w:lang w:val="uk-UA"/>
              </w:rPr>
            </w:pPr>
            <w:r w:rsidRPr="005012EF">
              <w:rPr>
                <w:lang w:val="uk-UA"/>
              </w:rPr>
              <w:t>1</w:t>
            </w:r>
          </w:p>
        </w:tc>
        <w:tc>
          <w:tcPr>
            <w:tcW w:w="1136" w:type="dxa"/>
          </w:tcPr>
          <w:p w14:paraId="01B7CCD4" w14:textId="77777777" w:rsidR="006029A2" w:rsidRPr="005012EF" w:rsidRDefault="006029A2" w:rsidP="006029A2">
            <w:pPr>
              <w:pStyle w:val="NoSpacing"/>
              <w:rPr>
                <w:lang w:val="uk-UA"/>
              </w:rPr>
            </w:pPr>
            <w:r w:rsidRPr="005012EF">
              <w:rPr>
                <w:lang w:val="uk-UA"/>
              </w:rPr>
              <w:t>1</w:t>
            </w:r>
          </w:p>
        </w:tc>
        <w:tc>
          <w:tcPr>
            <w:tcW w:w="1274" w:type="dxa"/>
          </w:tcPr>
          <w:p w14:paraId="03399385" w14:textId="77777777" w:rsidR="006029A2" w:rsidRPr="005012EF" w:rsidRDefault="006029A2" w:rsidP="006029A2">
            <w:pPr>
              <w:pStyle w:val="NoSpacing"/>
              <w:rPr>
                <w:lang w:val="uk-UA"/>
              </w:rPr>
            </w:pPr>
            <w:r w:rsidRPr="005012EF">
              <w:rPr>
                <w:lang w:val="uk-UA"/>
              </w:rPr>
              <w:t>Потребує більше місця</w:t>
            </w:r>
          </w:p>
        </w:tc>
        <w:tc>
          <w:tcPr>
            <w:tcW w:w="1419" w:type="dxa"/>
          </w:tcPr>
          <w:p w14:paraId="52DD1921" w14:textId="77777777" w:rsidR="006029A2" w:rsidRPr="005012EF" w:rsidRDefault="006029A2" w:rsidP="006029A2">
            <w:pPr>
              <w:pStyle w:val="NoSpacing"/>
              <w:rPr>
                <w:lang w:val="uk-UA"/>
              </w:rPr>
            </w:pPr>
            <w:r w:rsidRPr="005012EF">
              <w:rPr>
                <w:lang w:val="uk-UA"/>
              </w:rPr>
              <w:t>Відсутні</w:t>
            </w:r>
          </w:p>
        </w:tc>
        <w:tc>
          <w:tcPr>
            <w:tcW w:w="1701" w:type="dxa"/>
          </w:tcPr>
          <w:p w14:paraId="0719E03A" w14:textId="77777777" w:rsidR="006029A2" w:rsidRPr="005012EF" w:rsidRDefault="006029A2" w:rsidP="006029A2">
            <w:pPr>
              <w:pStyle w:val="NoSpacing"/>
              <w:rPr>
                <w:lang w:val="uk-UA"/>
              </w:rPr>
            </w:pPr>
            <w:r w:rsidRPr="005012EF">
              <w:rPr>
                <w:lang w:val="uk-UA"/>
              </w:rPr>
              <w:t>Відсутні</w:t>
            </w:r>
          </w:p>
        </w:tc>
      </w:tr>
    </w:tbl>
    <w:p w14:paraId="6D36579B" w14:textId="77777777" w:rsidR="006029A2" w:rsidRPr="005012EF" w:rsidRDefault="006029A2" w:rsidP="006029A2">
      <w:pPr>
        <w:ind w:right="-143" w:firstLine="708"/>
      </w:pPr>
    </w:p>
    <w:p w14:paraId="58CBC540" w14:textId="77777777" w:rsidR="006029A2" w:rsidRPr="005012EF" w:rsidRDefault="006029A2" w:rsidP="006029A2"/>
    <w:p w14:paraId="1C5B107A" w14:textId="730F4CC4" w:rsidR="006029A2" w:rsidRPr="005012EF" w:rsidRDefault="006029A2" w:rsidP="006029A2">
      <w:pPr>
        <w:pStyle w:val="Heading2"/>
      </w:pPr>
      <w:bookmarkStart w:id="1125" w:name="_Toc25923579"/>
      <w:del w:id="1126" w:author="Rodion Kharabet" w:date="2019-12-06T03:54:00Z">
        <w:r w:rsidRPr="005012EF" w:rsidDel="003969F0">
          <w:lastRenderedPageBreak/>
          <w:delText>5</w:delText>
        </w:r>
      </w:del>
      <w:ins w:id="1127" w:author="Rodion Kharabet" w:date="2019-12-06T03:54:00Z">
        <w:r w:rsidR="003969F0">
          <w:t>4</w:t>
        </w:r>
      </w:ins>
      <w:r w:rsidRPr="005012EF">
        <w:t>.2 Технологічний аудит ідеї проекту</w:t>
      </w:r>
      <w:bookmarkEnd w:id="1125"/>
    </w:p>
    <w:p w14:paraId="6C93E532" w14:textId="77777777" w:rsidR="006029A2" w:rsidRPr="005012EF" w:rsidRDefault="006029A2" w:rsidP="006029A2">
      <w:pPr>
        <w:ind w:right="-143" w:firstLine="708"/>
      </w:pPr>
    </w:p>
    <w:p w14:paraId="00CC96F2" w14:textId="68641D4C" w:rsidR="006029A2" w:rsidRPr="005012EF" w:rsidRDefault="006029A2" w:rsidP="006029A2">
      <w:r w:rsidRPr="005012EF">
        <w:t xml:space="preserve">У </w:t>
      </w:r>
      <w:del w:id="1128" w:author="Rodion Kharabet" w:date="2019-12-06T03:54:00Z">
        <w:r w:rsidRPr="005012EF" w:rsidDel="003969F0">
          <w:delText>таблиці 5.</w:delText>
        </w:r>
      </w:del>
      <w:ins w:id="1129" w:author="Rodion Kharabet" w:date="2019-12-06T03:54:00Z">
        <w:r w:rsidR="003969F0">
          <w:t>таблиці 4.</w:t>
        </w:r>
      </w:ins>
      <w:r w:rsidRPr="005012EF">
        <w:t>3 приведено показники технічного аудиту ідеї проекту, та визначено за якою технологією буде виготовлено продукт, проведено аналіз існування необхідних технологій та їх доступність.</w:t>
      </w:r>
    </w:p>
    <w:p w14:paraId="43C7650E" w14:textId="77777777" w:rsidR="006029A2" w:rsidRPr="005012EF" w:rsidRDefault="006029A2" w:rsidP="006029A2">
      <w:pPr>
        <w:ind w:right="-143" w:firstLine="708"/>
      </w:pPr>
    </w:p>
    <w:p w14:paraId="537CAB31" w14:textId="5C35CB12" w:rsidR="006029A2" w:rsidRPr="005012EF" w:rsidRDefault="006029A2" w:rsidP="006029A2">
      <w:pPr>
        <w:ind w:right="-143" w:firstLine="708"/>
      </w:pPr>
      <w:del w:id="1130" w:author="Rodion Kharabet" w:date="2019-12-06T03:54:00Z">
        <w:r w:rsidRPr="005012EF" w:rsidDel="003969F0">
          <w:delText>Таблиця 5.</w:delText>
        </w:r>
      </w:del>
      <w:ins w:id="1131" w:author="Rodion Kharabet" w:date="2019-12-06T03:54:00Z">
        <w:r w:rsidR="003969F0">
          <w:t>Таблиця 4.</w:t>
        </w:r>
      </w:ins>
      <w:r w:rsidRPr="005012EF">
        <w:t>3 – Технологічна здійсненність ідеї проекту</w:t>
      </w:r>
    </w:p>
    <w:tbl>
      <w:tblPr>
        <w:tblStyle w:val="TableGrid"/>
        <w:tblW w:w="10485" w:type="dxa"/>
        <w:tblLook w:val="04A0" w:firstRow="1" w:lastRow="0" w:firstColumn="1" w:lastColumn="0" w:noHBand="0" w:noVBand="1"/>
      </w:tblPr>
      <w:tblGrid>
        <w:gridCol w:w="594"/>
        <w:gridCol w:w="2762"/>
        <w:gridCol w:w="2605"/>
        <w:gridCol w:w="2097"/>
        <w:gridCol w:w="2427"/>
      </w:tblGrid>
      <w:tr w:rsidR="006029A2" w:rsidRPr="005012EF" w14:paraId="0997B644" w14:textId="77777777" w:rsidTr="006029A2">
        <w:tc>
          <w:tcPr>
            <w:tcW w:w="594" w:type="dxa"/>
          </w:tcPr>
          <w:p w14:paraId="70C06BB0" w14:textId="77777777" w:rsidR="006029A2" w:rsidRPr="005012EF" w:rsidRDefault="006029A2" w:rsidP="006029A2">
            <w:pPr>
              <w:pStyle w:val="NoSpacing"/>
              <w:jc w:val="left"/>
              <w:rPr>
                <w:lang w:val="uk-UA"/>
              </w:rPr>
            </w:pPr>
            <w:r w:rsidRPr="005012EF">
              <w:rPr>
                <w:lang w:val="uk-UA"/>
              </w:rPr>
              <w:t>№ п/п</w:t>
            </w:r>
          </w:p>
        </w:tc>
        <w:tc>
          <w:tcPr>
            <w:tcW w:w="2762" w:type="dxa"/>
          </w:tcPr>
          <w:p w14:paraId="20F02691" w14:textId="77777777" w:rsidR="006029A2" w:rsidRPr="005012EF" w:rsidRDefault="006029A2" w:rsidP="006029A2">
            <w:pPr>
              <w:pStyle w:val="NoSpacing"/>
              <w:jc w:val="left"/>
              <w:rPr>
                <w:lang w:val="uk-UA"/>
              </w:rPr>
            </w:pPr>
            <w:r w:rsidRPr="005012EF">
              <w:rPr>
                <w:lang w:val="uk-UA"/>
              </w:rPr>
              <w:t>Ідея проекту</w:t>
            </w:r>
          </w:p>
        </w:tc>
        <w:tc>
          <w:tcPr>
            <w:tcW w:w="2605" w:type="dxa"/>
          </w:tcPr>
          <w:p w14:paraId="3804443F" w14:textId="77777777" w:rsidR="006029A2" w:rsidRPr="005012EF" w:rsidRDefault="006029A2" w:rsidP="006029A2">
            <w:pPr>
              <w:pStyle w:val="NoSpacing"/>
              <w:jc w:val="left"/>
              <w:rPr>
                <w:lang w:val="uk-UA"/>
              </w:rPr>
            </w:pPr>
            <w:r w:rsidRPr="005012EF">
              <w:rPr>
                <w:lang w:val="uk-UA"/>
              </w:rPr>
              <w:t>Технології її реалізації</w:t>
            </w:r>
          </w:p>
        </w:tc>
        <w:tc>
          <w:tcPr>
            <w:tcW w:w="2097" w:type="dxa"/>
          </w:tcPr>
          <w:p w14:paraId="16BAE7E0" w14:textId="77777777" w:rsidR="006029A2" w:rsidRPr="005012EF" w:rsidRDefault="006029A2" w:rsidP="006029A2">
            <w:pPr>
              <w:pStyle w:val="NoSpacing"/>
              <w:jc w:val="left"/>
              <w:rPr>
                <w:lang w:val="uk-UA"/>
              </w:rPr>
            </w:pPr>
            <w:r w:rsidRPr="005012EF">
              <w:rPr>
                <w:lang w:val="uk-UA"/>
              </w:rPr>
              <w:t>Наявність технологій</w:t>
            </w:r>
          </w:p>
        </w:tc>
        <w:tc>
          <w:tcPr>
            <w:tcW w:w="2427" w:type="dxa"/>
          </w:tcPr>
          <w:p w14:paraId="1B5E3EB0" w14:textId="77777777" w:rsidR="006029A2" w:rsidRPr="005012EF" w:rsidRDefault="006029A2" w:rsidP="006029A2">
            <w:pPr>
              <w:pStyle w:val="NoSpacing"/>
              <w:jc w:val="left"/>
              <w:rPr>
                <w:lang w:val="uk-UA"/>
              </w:rPr>
            </w:pPr>
            <w:r w:rsidRPr="005012EF">
              <w:rPr>
                <w:lang w:val="uk-UA"/>
              </w:rPr>
              <w:t>Доступність технологій</w:t>
            </w:r>
          </w:p>
        </w:tc>
      </w:tr>
      <w:tr w:rsidR="006029A2" w:rsidRPr="005012EF" w14:paraId="0E8E1F11" w14:textId="77777777" w:rsidTr="006029A2">
        <w:tc>
          <w:tcPr>
            <w:tcW w:w="594" w:type="dxa"/>
          </w:tcPr>
          <w:p w14:paraId="1C37F764" w14:textId="77777777" w:rsidR="006029A2" w:rsidRPr="005012EF" w:rsidRDefault="006029A2" w:rsidP="006029A2">
            <w:pPr>
              <w:pStyle w:val="NoSpacing"/>
              <w:jc w:val="left"/>
              <w:rPr>
                <w:lang w:val="uk-UA"/>
              </w:rPr>
            </w:pPr>
            <w:r w:rsidRPr="005012EF">
              <w:rPr>
                <w:lang w:val="uk-UA"/>
              </w:rPr>
              <w:t>1.</w:t>
            </w:r>
          </w:p>
        </w:tc>
        <w:tc>
          <w:tcPr>
            <w:tcW w:w="2762" w:type="dxa"/>
            <w:vMerge w:val="restart"/>
          </w:tcPr>
          <w:p w14:paraId="2A1A8302" w14:textId="77777777" w:rsidR="006029A2" w:rsidRPr="005012EF" w:rsidRDefault="006029A2" w:rsidP="006029A2">
            <w:pPr>
              <w:pStyle w:val="NoSpacing"/>
              <w:jc w:val="left"/>
              <w:rPr>
                <w:lang w:val="uk-UA"/>
              </w:rPr>
            </w:pPr>
            <w:r w:rsidRPr="005012EF">
              <w:rPr>
                <w:lang w:val="uk-UA"/>
              </w:rPr>
              <w:t>Ідентифікація товарів</w:t>
            </w:r>
          </w:p>
        </w:tc>
        <w:tc>
          <w:tcPr>
            <w:tcW w:w="2605" w:type="dxa"/>
          </w:tcPr>
          <w:p w14:paraId="5620A8BC" w14:textId="77777777" w:rsidR="006029A2" w:rsidRPr="005012EF" w:rsidRDefault="006029A2" w:rsidP="006029A2">
            <w:pPr>
              <w:pStyle w:val="NoSpacing"/>
              <w:jc w:val="left"/>
              <w:rPr>
                <w:lang w:val="uk-UA"/>
              </w:rPr>
            </w:pPr>
            <w:r w:rsidRPr="005012EF">
              <w:rPr>
                <w:lang w:val="uk-UA"/>
              </w:rPr>
              <w:t>Штрих-код</w:t>
            </w:r>
          </w:p>
        </w:tc>
        <w:tc>
          <w:tcPr>
            <w:tcW w:w="2097" w:type="dxa"/>
          </w:tcPr>
          <w:p w14:paraId="3DF6194D" w14:textId="77777777" w:rsidR="006029A2" w:rsidRPr="005012EF" w:rsidRDefault="006029A2" w:rsidP="006029A2">
            <w:pPr>
              <w:pStyle w:val="NoSpacing"/>
              <w:jc w:val="left"/>
              <w:rPr>
                <w:lang w:val="uk-UA"/>
              </w:rPr>
            </w:pPr>
            <w:r w:rsidRPr="005012EF">
              <w:rPr>
                <w:lang w:val="uk-UA"/>
              </w:rPr>
              <w:t>Широко розповсюджена</w:t>
            </w:r>
          </w:p>
        </w:tc>
        <w:tc>
          <w:tcPr>
            <w:tcW w:w="2427" w:type="dxa"/>
          </w:tcPr>
          <w:p w14:paraId="2535731E"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56F3F050" w14:textId="77777777" w:rsidTr="006029A2">
        <w:tc>
          <w:tcPr>
            <w:tcW w:w="594" w:type="dxa"/>
          </w:tcPr>
          <w:p w14:paraId="7D4A887E" w14:textId="77777777" w:rsidR="006029A2" w:rsidRPr="005012EF" w:rsidRDefault="006029A2" w:rsidP="006029A2">
            <w:pPr>
              <w:pStyle w:val="NoSpacing"/>
              <w:jc w:val="left"/>
              <w:rPr>
                <w:lang w:val="uk-UA"/>
              </w:rPr>
            </w:pPr>
            <w:r w:rsidRPr="005012EF">
              <w:rPr>
                <w:lang w:val="uk-UA"/>
              </w:rPr>
              <w:t>2.</w:t>
            </w:r>
          </w:p>
        </w:tc>
        <w:tc>
          <w:tcPr>
            <w:tcW w:w="2762" w:type="dxa"/>
            <w:vMerge/>
          </w:tcPr>
          <w:p w14:paraId="2F634841" w14:textId="77777777" w:rsidR="006029A2" w:rsidRPr="005012EF" w:rsidRDefault="006029A2" w:rsidP="006029A2">
            <w:pPr>
              <w:pStyle w:val="NoSpacing"/>
              <w:jc w:val="left"/>
              <w:rPr>
                <w:lang w:val="uk-UA"/>
              </w:rPr>
            </w:pPr>
          </w:p>
        </w:tc>
        <w:tc>
          <w:tcPr>
            <w:tcW w:w="2605" w:type="dxa"/>
          </w:tcPr>
          <w:p w14:paraId="0ED7B078" w14:textId="77777777" w:rsidR="006029A2" w:rsidRPr="005012EF" w:rsidRDefault="006029A2" w:rsidP="006029A2">
            <w:pPr>
              <w:pStyle w:val="NoSpacing"/>
              <w:jc w:val="left"/>
              <w:rPr>
                <w:lang w:val="uk-UA"/>
              </w:rPr>
            </w:pPr>
            <w:r w:rsidRPr="005012EF">
              <w:rPr>
                <w:lang w:val="uk-UA"/>
              </w:rPr>
              <w:t xml:space="preserve">RFID </w:t>
            </w:r>
          </w:p>
        </w:tc>
        <w:tc>
          <w:tcPr>
            <w:tcW w:w="2097" w:type="dxa"/>
          </w:tcPr>
          <w:p w14:paraId="0399B0AF" w14:textId="77777777" w:rsidR="006029A2" w:rsidRPr="005012EF" w:rsidRDefault="006029A2" w:rsidP="006029A2">
            <w:pPr>
              <w:pStyle w:val="NoSpacing"/>
              <w:jc w:val="left"/>
              <w:rPr>
                <w:lang w:val="uk-UA"/>
              </w:rPr>
            </w:pPr>
            <w:r w:rsidRPr="005012EF">
              <w:rPr>
                <w:lang w:val="uk-UA"/>
              </w:rPr>
              <w:t>Наявна, менш розповсюджена</w:t>
            </w:r>
          </w:p>
        </w:tc>
        <w:tc>
          <w:tcPr>
            <w:tcW w:w="2427" w:type="dxa"/>
          </w:tcPr>
          <w:p w14:paraId="3A1BC8D2"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2867F13C" w14:textId="77777777" w:rsidTr="006029A2">
        <w:tc>
          <w:tcPr>
            <w:tcW w:w="594" w:type="dxa"/>
          </w:tcPr>
          <w:p w14:paraId="6757069A" w14:textId="77777777" w:rsidR="006029A2" w:rsidRPr="005012EF" w:rsidRDefault="006029A2" w:rsidP="006029A2">
            <w:pPr>
              <w:pStyle w:val="NoSpacing"/>
              <w:jc w:val="left"/>
              <w:rPr>
                <w:lang w:val="uk-UA"/>
              </w:rPr>
            </w:pPr>
            <w:r w:rsidRPr="005012EF">
              <w:rPr>
                <w:lang w:val="uk-UA"/>
              </w:rPr>
              <w:t>3.</w:t>
            </w:r>
          </w:p>
        </w:tc>
        <w:tc>
          <w:tcPr>
            <w:tcW w:w="2762" w:type="dxa"/>
            <w:vMerge/>
          </w:tcPr>
          <w:p w14:paraId="10A51E1C" w14:textId="77777777" w:rsidR="006029A2" w:rsidRPr="005012EF" w:rsidRDefault="006029A2" w:rsidP="006029A2">
            <w:pPr>
              <w:pStyle w:val="NoSpacing"/>
              <w:jc w:val="left"/>
              <w:rPr>
                <w:lang w:val="uk-UA"/>
              </w:rPr>
            </w:pPr>
          </w:p>
        </w:tc>
        <w:tc>
          <w:tcPr>
            <w:tcW w:w="2605" w:type="dxa"/>
          </w:tcPr>
          <w:p w14:paraId="2980DBAF" w14:textId="77777777" w:rsidR="006029A2" w:rsidRPr="005012EF" w:rsidRDefault="006029A2" w:rsidP="006029A2">
            <w:pPr>
              <w:pStyle w:val="NoSpacing"/>
              <w:jc w:val="left"/>
              <w:rPr>
                <w:lang w:val="uk-UA"/>
              </w:rPr>
            </w:pPr>
            <w:r w:rsidRPr="005012EF">
              <w:rPr>
                <w:lang w:val="uk-UA"/>
              </w:rPr>
              <w:t>Розпізнавання фіскального чеку</w:t>
            </w:r>
          </w:p>
        </w:tc>
        <w:tc>
          <w:tcPr>
            <w:tcW w:w="2097" w:type="dxa"/>
          </w:tcPr>
          <w:p w14:paraId="4F78954D" w14:textId="53D32413" w:rsidR="006029A2" w:rsidRPr="005012EF" w:rsidRDefault="006029A2" w:rsidP="006029A2">
            <w:pPr>
              <w:pStyle w:val="NoSpacing"/>
              <w:jc w:val="left"/>
              <w:rPr>
                <w:lang w:val="uk-UA"/>
              </w:rPr>
            </w:pPr>
            <w:r w:rsidRPr="005012EF">
              <w:rPr>
                <w:lang w:val="uk-UA"/>
              </w:rPr>
              <w:t xml:space="preserve">Наявна, потребує </w:t>
            </w:r>
            <w:r w:rsidR="00C91726" w:rsidRPr="005012EF">
              <w:rPr>
                <w:lang w:val="uk-UA"/>
              </w:rPr>
              <w:t>доопрацювання</w:t>
            </w:r>
          </w:p>
        </w:tc>
        <w:tc>
          <w:tcPr>
            <w:tcW w:w="2427" w:type="dxa"/>
          </w:tcPr>
          <w:p w14:paraId="600484CF"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757653A9" w14:textId="77777777" w:rsidTr="006029A2">
        <w:tc>
          <w:tcPr>
            <w:tcW w:w="10485" w:type="dxa"/>
            <w:gridSpan w:val="5"/>
          </w:tcPr>
          <w:p w14:paraId="369E6430" w14:textId="77777777" w:rsidR="006029A2" w:rsidRPr="005012EF" w:rsidRDefault="006029A2" w:rsidP="006029A2">
            <w:pPr>
              <w:pStyle w:val="NoSpacing"/>
              <w:jc w:val="left"/>
              <w:rPr>
                <w:lang w:val="uk-UA"/>
              </w:rPr>
            </w:pPr>
            <w:r w:rsidRPr="005012EF">
              <w:rPr>
                <w:lang w:val="uk-UA"/>
              </w:rPr>
              <w:t>Для ідентифікації товарів було обрано дві технології: штрих-код та RFID</w:t>
            </w:r>
          </w:p>
        </w:tc>
      </w:tr>
      <w:tr w:rsidR="006029A2" w:rsidRPr="005012EF" w14:paraId="66C2657A" w14:textId="77777777" w:rsidTr="006029A2">
        <w:tc>
          <w:tcPr>
            <w:tcW w:w="594" w:type="dxa"/>
          </w:tcPr>
          <w:p w14:paraId="57746C82" w14:textId="77777777" w:rsidR="006029A2" w:rsidRPr="005012EF" w:rsidRDefault="006029A2" w:rsidP="006029A2">
            <w:pPr>
              <w:pStyle w:val="NoSpacing"/>
              <w:jc w:val="left"/>
              <w:rPr>
                <w:lang w:val="uk-UA"/>
              </w:rPr>
            </w:pPr>
            <w:r w:rsidRPr="005012EF">
              <w:rPr>
                <w:lang w:val="uk-UA"/>
              </w:rPr>
              <w:t>4.</w:t>
            </w:r>
          </w:p>
        </w:tc>
        <w:tc>
          <w:tcPr>
            <w:tcW w:w="2762" w:type="dxa"/>
            <w:vMerge w:val="restart"/>
          </w:tcPr>
          <w:p w14:paraId="2873A9A5" w14:textId="77777777" w:rsidR="006029A2" w:rsidRPr="005012EF" w:rsidRDefault="006029A2" w:rsidP="006029A2">
            <w:pPr>
              <w:pStyle w:val="NoSpacing"/>
              <w:jc w:val="left"/>
              <w:rPr>
                <w:lang w:val="uk-UA"/>
              </w:rPr>
            </w:pPr>
            <w:r w:rsidRPr="005012EF">
              <w:rPr>
                <w:lang w:val="uk-UA"/>
              </w:rPr>
              <w:t>Розробка клієнтського застосунку</w:t>
            </w:r>
          </w:p>
        </w:tc>
        <w:tc>
          <w:tcPr>
            <w:tcW w:w="2605" w:type="dxa"/>
          </w:tcPr>
          <w:p w14:paraId="783FE06D" w14:textId="77777777" w:rsidR="006029A2" w:rsidRPr="005012EF" w:rsidRDefault="006029A2" w:rsidP="006029A2">
            <w:pPr>
              <w:pStyle w:val="NoSpacing"/>
              <w:jc w:val="left"/>
              <w:rPr>
                <w:lang w:val="uk-UA"/>
              </w:rPr>
            </w:pPr>
            <w:r w:rsidRPr="005012EF">
              <w:rPr>
                <w:lang w:val="uk-UA"/>
              </w:rPr>
              <w:t>Веб-застосунок</w:t>
            </w:r>
          </w:p>
        </w:tc>
        <w:tc>
          <w:tcPr>
            <w:tcW w:w="2097" w:type="dxa"/>
          </w:tcPr>
          <w:p w14:paraId="4591AC5C" w14:textId="77777777" w:rsidR="006029A2" w:rsidRPr="005012EF" w:rsidRDefault="006029A2" w:rsidP="006029A2">
            <w:pPr>
              <w:pStyle w:val="NoSpacing"/>
              <w:jc w:val="left"/>
              <w:rPr>
                <w:lang w:val="uk-UA"/>
              </w:rPr>
            </w:pPr>
            <w:r w:rsidRPr="005012EF">
              <w:rPr>
                <w:lang w:val="uk-UA"/>
              </w:rPr>
              <w:t>Наявна</w:t>
            </w:r>
          </w:p>
        </w:tc>
        <w:tc>
          <w:tcPr>
            <w:tcW w:w="2427" w:type="dxa"/>
          </w:tcPr>
          <w:p w14:paraId="008E1B85"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6ACF5C33" w14:textId="77777777" w:rsidTr="006029A2">
        <w:tc>
          <w:tcPr>
            <w:tcW w:w="594" w:type="dxa"/>
          </w:tcPr>
          <w:p w14:paraId="4ABBE0F2" w14:textId="77777777" w:rsidR="006029A2" w:rsidRPr="005012EF" w:rsidRDefault="006029A2" w:rsidP="006029A2">
            <w:pPr>
              <w:pStyle w:val="NoSpacing"/>
              <w:jc w:val="left"/>
              <w:rPr>
                <w:lang w:val="uk-UA"/>
              </w:rPr>
            </w:pPr>
            <w:r w:rsidRPr="005012EF">
              <w:rPr>
                <w:lang w:val="uk-UA"/>
              </w:rPr>
              <w:t>5.</w:t>
            </w:r>
          </w:p>
        </w:tc>
        <w:tc>
          <w:tcPr>
            <w:tcW w:w="2762" w:type="dxa"/>
            <w:vMerge/>
          </w:tcPr>
          <w:p w14:paraId="24B1913D" w14:textId="77777777" w:rsidR="006029A2" w:rsidRPr="005012EF" w:rsidRDefault="006029A2" w:rsidP="006029A2">
            <w:pPr>
              <w:pStyle w:val="NoSpacing"/>
              <w:jc w:val="left"/>
              <w:rPr>
                <w:lang w:val="uk-UA"/>
              </w:rPr>
            </w:pPr>
          </w:p>
        </w:tc>
        <w:tc>
          <w:tcPr>
            <w:tcW w:w="2605" w:type="dxa"/>
          </w:tcPr>
          <w:p w14:paraId="4B1D8529" w14:textId="77777777" w:rsidR="006029A2" w:rsidRPr="005012EF" w:rsidRDefault="006029A2" w:rsidP="006029A2">
            <w:pPr>
              <w:pStyle w:val="NoSpacing"/>
              <w:jc w:val="left"/>
              <w:rPr>
                <w:lang w:val="uk-UA"/>
              </w:rPr>
            </w:pPr>
            <w:proofErr w:type="spellStart"/>
            <w:r w:rsidRPr="005012EF">
              <w:rPr>
                <w:lang w:val="uk-UA"/>
              </w:rPr>
              <w:t>iOS</w:t>
            </w:r>
            <w:proofErr w:type="spellEnd"/>
            <w:r w:rsidRPr="005012EF">
              <w:rPr>
                <w:lang w:val="uk-UA"/>
              </w:rPr>
              <w:t xml:space="preserve"> застосунок</w:t>
            </w:r>
          </w:p>
        </w:tc>
        <w:tc>
          <w:tcPr>
            <w:tcW w:w="2097" w:type="dxa"/>
          </w:tcPr>
          <w:p w14:paraId="468A51FB" w14:textId="77777777" w:rsidR="006029A2" w:rsidRPr="005012EF" w:rsidRDefault="006029A2" w:rsidP="006029A2">
            <w:pPr>
              <w:pStyle w:val="NoSpacing"/>
              <w:jc w:val="left"/>
              <w:rPr>
                <w:lang w:val="uk-UA"/>
              </w:rPr>
            </w:pPr>
            <w:r w:rsidRPr="005012EF">
              <w:rPr>
                <w:lang w:val="uk-UA"/>
              </w:rPr>
              <w:t xml:space="preserve">Наявна </w:t>
            </w:r>
          </w:p>
        </w:tc>
        <w:tc>
          <w:tcPr>
            <w:tcW w:w="2427" w:type="dxa"/>
          </w:tcPr>
          <w:p w14:paraId="4377ED17"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62CE2654" w14:textId="77777777" w:rsidTr="006029A2">
        <w:tc>
          <w:tcPr>
            <w:tcW w:w="594" w:type="dxa"/>
          </w:tcPr>
          <w:p w14:paraId="3011105B" w14:textId="77777777" w:rsidR="006029A2" w:rsidRPr="005012EF" w:rsidRDefault="006029A2" w:rsidP="006029A2">
            <w:pPr>
              <w:ind w:right="-143" w:firstLine="0"/>
              <w:jc w:val="left"/>
            </w:pPr>
            <w:r w:rsidRPr="005012EF">
              <w:t>6.</w:t>
            </w:r>
          </w:p>
        </w:tc>
        <w:tc>
          <w:tcPr>
            <w:tcW w:w="2762" w:type="dxa"/>
            <w:vMerge/>
          </w:tcPr>
          <w:p w14:paraId="19AD4868" w14:textId="77777777" w:rsidR="006029A2" w:rsidRPr="005012EF" w:rsidRDefault="006029A2" w:rsidP="006029A2">
            <w:pPr>
              <w:ind w:right="-143"/>
              <w:jc w:val="left"/>
            </w:pPr>
          </w:p>
        </w:tc>
        <w:tc>
          <w:tcPr>
            <w:tcW w:w="2605" w:type="dxa"/>
          </w:tcPr>
          <w:p w14:paraId="27BF6CFD" w14:textId="77777777" w:rsidR="006029A2" w:rsidRPr="005012EF" w:rsidRDefault="006029A2" w:rsidP="006029A2">
            <w:pPr>
              <w:ind w:right="-143" w:firstLine="0"/>
              <w:jc w:val="left"/>
            </w:pPr>
            <w:proofErr w:type="spellStart"/>
            <w:r w:rsidRPr="005012EF">
              <w:t>Android</w:t>
            </w:r>
            <w:proofErr w:type="spellEnd"/>
            <w:r w:rsidRPr="005012EF">
              <w:t xml:space="preserve"> застосунок</w:t>
            </w:r>
          </w:p>
        </w:tc>
        <w:tc>
          <w:tcPr>
            <w:tcW w:w="2097" w:type="dxa"/>
          </w:tcPr>
          <w:p w14:paraId="75C4EA04" w14:textId="77777777" w:rsidR="006029A2" w:rsidRPr="005012EF" w:rsidRDefault="006029A2" w:rsidP="006029A2">
            <w:pPr>
              <w:ind w:right="-143" w:firstLine="0"/>
              <w:jc w:val="left"/>
            </w:pPr>
            <w:r w:rsidRPr="005012EF">
              <w:t>Наявна</w:t>
            </w:r>
          </w:p>
        </w:tc>
        <w:tc>
          <w:tcPr>
            <w:tcW w:w="2427" w:type="dxa"/>
          </w:tcPr>
          <w:p w14:paraId="1E529FEE" w14:textId="77777777" w:rsidR="006029A2" w:rsidRPr="005012EF" w:rsidRDefault="006029A2" w:rsidP="006029A2">
            <w:pPr>
              <w:ind w:right="-143" w:firstLine="0"/>
              <w:jc w:val="left"/>
            </w:pPr>
            <w:r w:rsidRPr="005012EF">
              <w:t>Доступна</w:t>
            </w:r>
          </w:p>
        </w:tc>
      </w:tr>
      <w:tr w:rsidR="006029A2" w:rsidRPr="005012EF" w14:paraId="473D4ACE" w14:textId="77777777" w:rsidTr="006029A2">
        <w:tc>
          <w:tcPr>
            <w:tcW w:w="594" w:type="dxa"/>
          </w:tcPr>
          <w:p w14:paraId="19A15F8D" w14:textId="77777777" w:rsidR="006029A2" w:rsidRPr="005012EF" w:rsidRDefault="006029A2" w:rsidP="006029A2">
            <w:pPr>
              <w:ind w:right="-143" w:firstLine="0"/>
              <w:jc w:val="left"/>
            </w:pPr>
            <w:r w:rsidRPr="005012EF">
              <w:t>7.</w:t>
            </w:r>
          </w:p>
        </w:tc>
        <w:tc>
          <w:tcPr>
            <w:tcW w:w="2762" w:type="dxa"/>
            <w:vMerge/>
          </w:tcPr>
          <w:p w14:paraId="5EDB6170" w14:textId="77777777" w:rsidR="006029A2" w:rsidRPr="005012EF" w:rsidRDefault="006029A2" w:rsidP="006029A2">
            <w:pPr>
              <w:ind w:right="-143"/>
              <w:jc w:val="left"/>
            </w:pPr>
          </w:p>
        </w:tc>
        <w:tc>
          <w:tcPr>
            <w:tcW w:w="2605" w:type="dxa"/>
          </w:tcPr>
          <w:p w14:paraId="2135EEE4" w14:textId="77777777" w:rsidR="006029A2" w:rsidRPr="005012EF" w:rsidRDefault="006029A2" w:rsidP="006029A2">
            <w:pPr>
              <w:ind w:right="-143" w:firstLine="0"/>
              <w:jc w:val="left"/>
            </w:pPr>
            <w:r w:rsidRPr="005012EF">
              <w:t>Windows застосунок</w:t>
            </w:r>
          </w:p>
        </w:tc>
        <w:tc>
          <w:tcPr>
            <w:tcW w:w="2097" w:type="dxa"/>
          </w:tcPr>
          <w:p w14:paraId="2D1A5534" w14:textId="77777777" w:rsidR="006029A2" w:rsidRPr="005012EF" w:rsidRDefault="006029A2" w:rsidP="006029A2">
            <w:pPr>
              <w:ind w:right="-143" w:firstLine="0"/>
              <w:jc w:val="left"/>
            </w:pPr>
            <w:r w:rsidRPr="005012EF">
              <w:t>Наявна</w:t>
            </w:r>
          </w:p>
        </w:tc>
        <w:tc>
          <w:tcPr>
            <w:tcW w:w="2427" w:type="dxa"/>
          </w:tcPr>
          <w:p w14:paraId="66438474" w14:textId="77777777" w:rsidR="006029A2" w:rsidRPr="005012EF" w:rsidRDefault="006029A2" w:rsidP="006029A2">
            <w:pPr>
              <w:ind w:right="-143" w:firstLine="0"/>
              <w:jc w:val="left"/>
            </w:pPr>
            <w:r w:rsidRPr="005012EF">
              <w:t>Доступна</w:t>
            </w:r>
          </w:p>
        </w:tc>
      </w:tr>
      <w:tr w:rsidR="006029A2" w:rsidRPr="005012EF" w14:paraId="5B089CCE" w14:textId="77777777" w:rsidTr="006029A2">
        <w:tc>
          <w:tcPr>
            <w:tcW w:w="10485" w:type="dxa"/>
            <w:gridSpan w:val="5"/>
          </w:tcPr>
          <w:p w14:paraId="156B938F" w14:textId="77777777" w:rsidR="006029A2" w:rsidRPr="005012EF" w:rsidRDefault="006029A2" w:rsidP="006029A2">
            <w:pPr>
              <w:pStyle w:val="NoSpacing"/>
              <w:jc w:val="left"/>
              <w:rPr>
                <w:lang w:val="uk-UA"/>
              </w:rPr>
            </w:pPr>
            <w:r w:rsidRPr="005012EF">
              <w:rPr>
                <w:lang w:val="uk-UA"/>
              </w:rPr>
              <w:t>Для розробку клієнтського застосунку було обрано створення веб-застосунку.</w:t>
            </w:r>
          </w:p>
        </w:tc>
      </w:tr>
    </w:tbl>
    <w:p w14:paraId="74746C17" w14:textId="77777777" w:rsidR="006029A2" w:rsidRPr="005012EF" w:rsidRDefault="006029A2" w:rsidP="006029A2">
      <w:pPr>
        <w:ind w:right="-143" w:firstLine="708"/>
      </w:pPr>
      <w:r w:rsidRPr="005012EF">
        <w:t xml:space="preserve"> </w:t>
      </w:r>
    </w:p>
    <w:p w14:paraId="3163A5B8" w14:textId="77777777" w:rsidR="006029A2" w:rsidRPr="005012EF" w:rsidRDefault="006029A2" w:rsidP="006029A2">
      <w:r w:rsidRPr="005012EF">
        <w:t xml:space="preserve">З аналізу таблиці можна зробити висновок, що проект можливо реалізувати технологічно. </w:t>
      </w:r>
    </w:p>
    <w:p w14:paraId="56D944F5" w14:textId="77777777" w:rsidR="006029A2" w:rsidRPr="005012EF" w:rsidRDefault="006029A2" w:rsidP="006029A2">
      <w:pPr>
        <w:ind w:right="-143"/>
      </w:pPr>
    </w:p>
    <w:p w14:paraId="68373EEC" w14:textId="77777777" w:rsidR="006029A2" w:rsidRPr="005012EF" w:rsidRDefault="006029A2" w:rsidP="006029A2">
      <w:pPr>
        <w:ind w:right="-143"/>
      </w:pPr>
    </w:p>
    <w:p w14:paraId="2A75CE5C" w14:textId="7FF29660" w:rsidR="006029A2" w:rsidRPr="005012EF" w:rsidRDefault="006029A2" w:rsidP="006029A2">
      <w:pPr>
        <w:pStyle w:val="Heading2"/>
      </w:pPr>
      <w:del w:id="1132" w:author="Rodion Kharabet" w:date="2019-12-06T03:54:00Z">
        <w:r w:rsidRPr="005012EF" w:rsidDel="003969F0">
          <w:lastRenderedPageBreak/>
          <w:tab/>
        </w:r>
      </w:del>
      <w:bookmarkStart w:id="1133" w:name="_Toc25923580"/>
      <w:ins w:id="1134" w:author="Rodion Kharabet" w:date="2019-12-06T03:54:00Z">
        <w:r w:rsidR="003969F0">
          <w:t>4</w:t>
        </w:r>
      </w:ins>
      <w:del w:id="1135" w:author="Rodion Kharabet" w:date="2019-12-06T03:54:00Z">
        <w:r w:rsidRPr="005012EF" w:rsidDel="003969F0">
          <w:delText>5</w:delText>
        </w:r>
      </w:del>
      <w:r w:rsidRPr="005012EF">
        <w:t>.3 Аналіз ринкових можливостей стартап-проекту</w:t>
      </w:r>
      <w:bookmarkEnd w:id="1133"/>
    </w:p>
    <w:p w14:paraId="047A651C" w14:textId="77777777" w:rsidR="006029A2" w:rsidRPr="005012EF" w:rsidRDefault="006029A2" w:rsidP="006029A2">
      <w:pPr>
        <w:ind w:right="-143"/>
      </w:pPr>
      <w:r w:rsidRPr="005012EF">
        <w:tab/>
      </w:r>
    </w:p>
    <w:p w14:paraId="668593CC" w14:textId="77777777" w:rsidR="006029A2" w:rsidRPr="005012EF" w:rsidRDefault="006029A2" w:rsidP="006029A2">
      <w:r w:rsidRPr="005012EF">
        <w:tab/>
        <w:t>Проаналізовано ринкові можливості, які можна використати під час ринкового впровадження проекту та ринкових загроз, що можуть зашкодити реалізації проекту.</w:t>
      </w:r>
    </w:p>
    <w:p w14:paraId="2D83F4E4" w14:textId="33E2A5FA" w:rsidR="006029A2" w:rsidRPr="005012EF" w:rsidRDefault="006029A2" w:rsidP="006029A2">
      <w:r w:rsidRPr="005012EF">
        <w:tab/>
        <w:t xml:space="preserve">В </w:t>
      </w:r>
      <w:del w:id="1136" w:author="Rodion Kharabet" w:date="2019-12-06T03:54:00Z">
        <w:r w:rsidRPr="005012EF" w:rsidDel="003969F0">
          <w:delText>таблиці 5.</w:delText>
        </w:r>
      </w:del>
      <w:ins w:id="1137" w:author="Rodion Kharabet" w:date="2019-12-06T03:54:00Z">
        <w:r w:rsidR="003969F0">
          <w:t>таблиці 4.</w:t>
        </w:r>
      </w:ins>
      <w:r w:rsidRPr="005012EF">
        <w:t>4 показано результати аналізу попиту на пропозиції потенційного сегменту ринку.</w:t>
      </w:r>
    </w:p>
    <w:p w14:paraId="3A56AB5E" w14:textId="77777777" w:rsidR="006029A2" w:rsidRPr="005012EF" w:rsidRDefault="006029A2" w:rsidP="006029A2">
      <w:pPr>
        <w:ind w:right="-143"/>
      </w:pPr>
    </w:p>
    <w:p w14:paraId="29F8F524" w14:textId="3E40EBAD" w:rsidR="006029A2" w:rsidRPr="005012EF" w:rsidRDefault="006029A2" w:rsidP="006029A2">
      <w:pPr>
        <w:ind w:right="-143"/>
      </w:pPr>
      <w:del w:id="1138" w:author="Rodion Kharabet" w:date="2019-12-06T03:54:00Z">
        <w:r w:rsidRPr="005012EF" w:rsidDel="003969F0">
          <w:delText>Таблиця 5.</w:delText>
        </w:r>
      </w:del>
      <w:ins w:id="1139" w:author="Rodion Kharabet" w:date="2019-12-06T03:54:00Z">
        <w:r w:rsidR="003969F0">
          <w:t>Таблиця 4.</w:t>
        </w:r>
      </w:ins>
      <w:r w:rsidRPr="005012EF">
        <w:t>4 – Попередня характеристика потенційного ринку стартап-проекту</w:t>
      </w:r>
    </w:p>
    <w:tbl>
      <w:tblPr>
        <w:tblStyle w:val="TableGrid"/>
        <w:tblW w:w="10485" w:type="dxa"/>
        <w:tblLook w:val="04A0" w:firstRow="1" w:lastRow="0" w:firstColumn="1" w:lastColumn="0" w:noHBand="0" w:noVBand="1"/>
      </w:tblPr>
      <w:tblGrid>
        <w:gridCol w:w="594"/>
        <w:gridCol w:w="5497"/>
        <w:gridCol w:w="4394"/>
      </w:tblGrid>
      <w:tr w:rsidR="006029A2" w:rsidRPr="005012EF" w14:paraId="410F17F2" w14:textId="77777777" w:rsidTr="006029A2">
        <w:tc>
          <w:tcPr>
            <w:tcW w:w="594" w:type="dxa"/>
          </w:tcPr>
          <w:p w14:paraId="4EE11E33" w14:textId="77777777" w:rsidR="006029A2" w:rsidRPr="005012EF" w:rsidRDefault="006029A2" w:rsidP="006029A2">
            <w:pPr>
              <w:pStyle w:val="NoSpacing"/>
              <w:jc w:val="left"/>
              <w:rPr>
                <w:lang w:val="uk-UA"/>
              </w:rPr>
            </w:pPr>
            <w:r w:rsidRPr="005012EF">
              <w:rPr>
                <w:lang w:val="uk-UA"/>
              </w:rPr>
              <w:t>№ п/п</w:t>
            </w:r>
          </w:p>
        </w:tc>
        <w:tc>
          <w:tcPr>
            <w:tcW w:w="5497" w:type="dxa"/>
          </w:tcPr>
          <w:p w14:paraId="2D50663E" w14:textId="77777777" w:rsidR="006029A2" w:rsidRPr="005012EF" w:rsidRDefault="006029A2" w:rsidP="006029A2">
            <w:pPr>
              <w:pStyle w:val="NoSpacing"/>
              <w:jc w:val="left"/>
              <w:rPr>
                <w:lang w:val="uk-UA"/>
              </w:rPr>
            </w:pPr>
            <w:r w:rsidRPr="005012EF">
              <w:rPr>
                <w:lang w:val="uk-UA"/>
              </w:rPr>
              <w:t>Показники стану ринку (найменування)</w:t>
            </w:r>
          </w:p>
        </w:tc>
        <w:tc>
          <w:tcPr>
            <w:tcW w:w="4394" w:type="dxa"/>
          </w:tcPr>
          <w:p w14:paraId="006F1897" w14:textId="77777777" w:rsidR="006029A2" w:rsidRPr="005012EF" w:rsidRDefault="006029A2" w:rsidP="006029A2">
            <w:pPr>
              <w:pStyle w:val="NoSpacing"/>
              <w:jc w:val="left"/>
              <w:rPr>
                <w:lang w:val="uk-UA"/>
              </w:rPr>
            </w:pPr>
            <w:r w:rsidRPr="005012EF">
              <w:rPr>
                <w:lang w:val="uk-UA"/>
              </w:rPr>
              <w:t>Характеристика</w:t>
            </w:r>
          </w:p>
        </w:tc>
      </w:tr>
      <w:tr w:rsidR="006029A2" w:rsidRPr="005012EF" w14:paraId="642E226D" w14:textId="77777777" w:rsidTr="006029A2">
        <w:tc>
          <w:tcPr>
            <w:tcW w:w="594" w:type="dxa"/>
          </w:tcPr>
          <w:p w14:paraId="7B167681" w14:textId="77777777" w:rsidR="006029A2" w:rsidRPr="005012EF" w:rsidRDefault="006029A2" w:rsidP="006029A2">
            <w:pPr>
              <w:pStyle w:val="NoSpacing"/>
              <w:jc w:val="left"/>
              <w:rPr>
                <w:lang w:val="uk-UA"/>
              </w:rPr>
            </w:pPr>
            <w:r w:rsidRPr="005012EF">
              <w:rPr>
                <w:lang w:val="uk-UA"/>
              </w:rPr>
              <w:t>1.</w:t>
            </w:r>
          </w:p>
        </w:tc>
        <w:tc>
          <w:tcPr>
            <w:tcW w:w="5497" w:type="dxa"/>
          </w:tcPr>
          <w:p w14:paraId="27CD2521" w14:textId="77777777" w:rsidR="006029A2" w:rsidRPr="005012EF" w:rsidRDefault="006029A2" w:rsidP="006029A2">
            <w:pPr>
              <w:pStyle w:val="NoSpacing"/>
              <w:jc w:val="left"/>
              <w:rPr>
                <w:lang w:val="uk-UA"/>
              </w:rPr>
            </w:pPr>
            <w:r w:rsidRPr="005012EF">
              <w:rPr>
                <w:lang w:val="uk-UA"/>
              </w:rPr>
              <w:t>Кількість головних гравців, од</w:t>
            </w:r>
          </w:p>
        </w:tc>
        <w:tc>
          <w:tcPr>
            <w:tcW w:w="4394" w:type="dxa"/>
          </w:tcPr>
          <w:p w14:paraId="04163CFB" w14:textId="77777777" w:rsidR="006029A2" w:rsidRPr="005012EF" w:rsidRDefault="006029A2" w:rsidP="006029A2">
            <w:pPr>
              <w:pStyle w:val="NoSpacing"/>
              <w:jc w:val="left"/>
              <w:rPr>
                <w:lang w:val="uk-UA"/>
              </w:rPr>
            </w:pPr>
            <w:r w:rsidRPr="005012EF">
              <w:rPr>
                <w:lang w:val="uk-UA"/>
              </w:rPr>
              <w:t>2</w:t>
            </w:r>
          </w:p>
        </w:tc>
      </w:tr>
      <w:tr w:rsidR="006029A2" w:rsidRPr="005012EF" w14:paraId="37827B15" w14:textId="77777777" w:rsidTr="006029A2">
        <w:tc>
          <w:tcPr>
            <w:tcW w:w="594" w:type="dxa"/>
          </w:tcPr>
          <w:p w14:paraId="58EBA71B" w14:textId="77777777" w:rsidR="006029A2" w:rsidRPr="005012EF" w:rsidRDefault="006029A2" w:rsidP="006029A2">
            <w:pPr>
              <w:pStyle w:val="NoSpacing"/>
              <w:jc w:val="left"/>
              <w:rPr>
                <w:lang w:val="uk-UA"/>
              </w:rPr>
            </w:pPr>
            <w:r w:rsidRPr="005012EF">
              <w:rPr>
                <w:lang w:val="uk-UA"/>
              </w:rPr>
              <w:t>2.</w:t>
            </w:r>
          </w:p>
        </w:tc>
        <w:tc>
          <w:tcPr>
            <w:tcW w:w="5497" w:type="dxa"/>
          </w:tcPr>
          <w:p w14:paraId="6376AC25" w14:textId="77777777" w:rsidR="006029A2" w:rsidRPr="005012EF" w:rsidRDefault="006029A2" w:rsidP="006029A2">
            <w:pPr>
              <w:pStyle w:val="NoSpacing"/>
              <w:jc w:val="left"/>
              <w:rPr>
                <w:lang w:val="uk-UA"/>
              </w:rPr>
            </w:pPr>
            <w:r w:rsidRPr="005012EF">
              <w:rPr>
                <w:lang w:val="uk-UA"/>
              </w:rPr>
              <w:t>Загальний обсяг продаж, грн/</w:t>
            </w:r>
            <w:proofErr w:type="spellStart"/>
            <w:r w:rsidRPr="005012EF">
              <w:rPr>
                <w:lang w:val="uk-UA"/>
              </w:rPr>
              <w:t>ум.од</w:t>
            </w:r>
            <w:proofErr w:type="spellEnd"/>
          </w:p>
        </w:tc>
        <w:tc>
          <w:tcPr>
            <w:tcW w:w="4394" w:type="dxa"/>
          </w:tcPr>
          <w:p w14:paraId="5AB6F283" w14:textId="77777777" w:rsidR="006029A2" w:rsidRPr="005012EF" w:rsidRDefault="006029A2" w:rsidP="006029A2">
            <w:pPr>
              <w:pStyle w:val="NoSpacing"/>
              <w:jc w:val="left"/>
              <w:rPr>
                <w:lang w:val="uk-UA"/>
              </w:rPr>
            </w:pPr>
            <w:r w:rsidRPr="005012EF">
              <w:rPr>
                <w:lang w:val="uk-UA"/>
              </w:rPr>
              <w:t>2600</w:t>
            </w:r>
          </w:p>
        </w:tc>
      </w:tr>
      <w:tr w:rsidR="006029A2" w:rsidRPr="005012EF" w14:paraId="18EB8125" w14:textId="77777777" w:rsidTr="006029A2">
        <w:tc>
          <w:tcPr>
            <w:tcW w:w="594" w:type="dxa"/>
          </w:tcPr>
          <w:p w14:paraId="23B8B942" w14:textId="77777777" w:rsidR="006029A2" w:rsidRPr="005012EF" w:rsidRDefault="006029A2" w:rsidP="006029A2">
            <w:pPr>
              <w:pStyle w:val="NoSpacing"/>
              <w:jc w:val="left"/>
              <w:rPr>
                <w:lang w:val="uk-UA"/>
              </w:rPr>
            </w:pPr>
            <w:r w:rsidRPr="005012EF">
              <w:rPr>
                <w:lang w:val="uk-UA"/>
              </w:rPr>
              <w:t>3.</w:t>
            </w:r>
          </w:p>
        </w:tc>
        <w:tc>
          <w:tcPr>
            <w:tcW w:w="5497" w:type="dxa"/>
          </w:tcPr>
          <w:p w14:paraId="00A7F0A6" w14:textId="77777777" w:rsidR="006029A2" w:rsidRPr="005012EF" w:rsidRDefault="006029A2" w:rsidP="006029A2">
            <w:pPr>
              <w:pStyle w:val="NoSpacing"/>
              <w:jc w:val="left"/>
              <w:rPr>
                <w:lang w:val="uk-UA"/>
              </w:rPr>
            </w:pPr>
            <w:r w:rsidRPr="005012EF">
              <w:rPr>
                <w:lang w:val="uk-UA"/>
              </w:rPr>
              <w:t>Динаміка ринку (якісна оцінка)</w:t>
            </w:r>
          </w:p>
        </w:tc>
        <w:tc>
          <w:tcPr>
            <w:tcW w:w="4394" w:type="dxa"/>
          </w:tcPr>
          <w:p w14:paraId="45C7B159" w14:textId="77777777" w:rsidR="006029A2" w:rsidRPr="005012EF" w:rsidRDefault="006029A2" w:rsidP="006029A2">
            <w:pPr>
              <w:pStyle w:val="NoSpacing"/>
              <w:jc w:val="left"/>
              <w:rPr>
                <w:lang w:val="uk-UA"/>
              </w:rPr>
            </w:pPr>
            <w:r w:rsidRPr="005012EF">
              <w:rPr>
                <w:lang w:val="uk-UA"/>
              </w:rPr>
              <w:t>Зростає</w:t>
            </w:r>
          </w:p>
        </w:tc>
      </w:tr>
      <w:tr w:rsidR="006029A2" w:rsidRPr="005012EF" w14:paraId="6B5AB933" w14:textId="77777777" w:rsidTr="006029A2">
        <w:tc>
          <w:tcPr>
            <w:tcW w:w="594" w:type="dxa"/>
          </w:tcPr>
          <w:p w14:paraId="1DC63745" w14:textId="77777777" w:rsidR="006029A2" w:rsidRPr="005012EF" w:rsidRDefault="006029A2" w:rsidP="006029A2">
            <w:pPr>
              <w:pStyle w:val="NoSpacing"/>
              <w:jc w:val="left"/>
              <w:rPr>
                <w:lang w:val="uk-UA"/>
              </w:rPr>
            </w:pPr>
            <w:r w:rsidRPr="005012EF">
              <w:rPr>
                <w:lang w:val="uk-UA"/>
              </w:rPr>
              <w:t>4.</w:t>
            </w:r>
          </w:p>
        </w:tc>
        <w:tc>
          <w:tcPr>
            <w:tcW w:w="5497" w:type="dxa"/>
          </w:tcPr>
          <w:p w14:paraId="584308D6" w14:textId="77777777" w:rsidR="006029A2" w:rsidRPr="005012EF" w:rsidRDefault="006029A2" w:rsidP="006029A2">
            <w:pPr>
              <w:pStyle w:val="NoSpacing"/>
              <w:jc w:val="left"/>
              <w:rPr>
                <w:lang w:val="uk-UA"/>
              </w:rPr>
            </w:pPr>
            <w:r w:rsidRPr="005012EF">
              <w:rPr>
                <w:lang w:val="uk-UA"/>
              </w:rPr>
              <w:t>Наявність обмежень для входу (вказати характер обмежень)</w:t>
            </w:r>
          </w:p>
        </w:tc>
        <w:tc>
          <w:tcPr>
            <w:tcW w:w="4394" w:type="dxa"/>
          </w:tcPr>
          <w:p w14:paraId="1EB6F17B" w14:textId="77777777" w:rsidR="006029A2" w:rsidRPr="005012EF" w:rsidRDefault="006029A2" w:rsidP="006029A2">
            <w:pPr>
              <w:pStyle w:val="NoSpacing"/>
              <w:jc w:val="left"/>
              <w:rPr>
                <w:lang w:val="uk-UA"/>
              </w:rPr>
            </w:pPr>
            <w:r w:rsidRPr="005012EF">
              <w:rPr>
                <w:lang w:val="uk-UA"/>
              </w:rPr>
              <w:t>Немає</w:t>
            </w:r>
          </w:p>
        </w:tc>
      </w:tr>
      <w:tr w:rsidR="006029A2" w:rsidRPr="005012EF" w14:paraId="0BA7899F" w14:textId="77777777" w:rsidTr="006029A2">
        <w:tc>
          <w:tcPr>
            <w:tcW w:w="594" w:type="dxa"/>
          </w:tcPr>
          <w:p w14:paraId="127FB83D" w14:textId="77777777" w:rsidR="006029A2" w:rsidRPr="005012EF" w:rsidRDefault="006029A2" w:rsidP="006029A2">
            <w:pPr>
              <w:pStyle w:val="NoSpacing"/>
              <w:jc w:val="left"/>
              <w:rPr>
                <w:lang w:val="uk-UA"/>
              </w:rPr>
            </w:pPr>
            <w:r w:rsidRPr="005012EF">
              <w:rPr>
                <w:lang w:val="uk-UA"/>
              </w:rPr>
              <w:t>5.</w:t>
            </w:r>
          </w:p>
        </w:tc>
        <w:tc>
          <w:tcPr>
            <w:tcW w:w="5497" w:type="dxa"/>
          </w:tcPr>
          <w:p w14:paraId="48CBC66A" w14:textId="77777777" w:rsidR="006029A2" w:rsidRPr="005012EF" w:rsidRDefault="006029A2" w:rsidP="006029A2">
            <w:pPr>
              <w:pStyle w:val="NoSpacing"/>
              <w:jc w:val="left"/>
              <w:rPr>
                <w:lang w:val="uk-UA"/>
              </w:rPr>
            </w:pPr>
            <w:r w:rsidRPr="005012EF">
              <w:rPr>
                <w:lang w:val="uk-UA"/>
              </w:rPr>
              <w:t>Специфічні вимоги до стандартизації та сертифікації</w:t>
            </w:r>
          </w:p>
        </w:tc>
        <w:tc>
          <w:tcPr>
            <w:tcW w:w="4394" w:type="dxa"/>
          </w:tcPr>
          <w:p w14:paraId="4C87AA92" w14:textId="7D4A4CBA" w:rsidR="006029A2" w:rsidRPr="005012EF" w:rsidRDefault="006029A2" w:rsidP="006029A2">
            <w:pPr>
              <w:pStyle w:val="NoSpacing"/>
              <w:jc w:val="left"/>
              <w:rPr>
                <w:lang w:val="uk-UA"/>
              </w:rPr>
            </w:pPr>
            <w:r w:rsidRPr="005012EF">
              <w:rPr>
                <w:lang w:val="uk-UA"/>
              </w:rPr>
              <w:t xml:space="preserve">Не виявлено чітких вимог до </w:t>
            </w:r>
            <w:r w:rsidR="00C91726" w:rsidRPr="005012EF">
              <w:rPr>
                <w:lang w:val="uk-UA"/>
              </w:rPr>
              <w:t>сертифікації</w:t>
            </w:r>
            <w:r w:rsidRPr="005012EF">
              <w:rPr>
                <w:lang w:val="uk-UA"/>
              </w:rPr>
              <w:t xml:space="preserve"> та стандартизації</w:t>
            </w:r>
          </w:p>
        </w:tc>
      </w:tr>
      <w:tr w:rsidR="006029A2" w:rsidRPr="005012EF" w14:paraId="12BECE45" w14:textId="77777777" w:rsidTr="006029A2">
        <w:tc>
          <w:tcPr>
            <w:tcW w:w="594" w:type="dxa"/>
          </w:tcPr>
          <w:p w14:paraId="35573F6D" w14:textId="77777777" w:rsidR="006029A2" w:rsidRPr="005012EF" w:rsidRDefault="006029A2" w:rsidP="006029A2">
            <w:pPr>
              <w:pStyle w:val="NoSpacing"/>
              <w:jc w:val="left"/>
              <w:rPr>
                <w:lang w:val="uk-UA"/>
              </w:rPr>
            </w:pPr>
            <w:r w:rsidRPr="005012EF">
              <w:rPr>
                <w:lang w:val="uk-UA"/>
              </w:rPr>
              <w:t>6.</w:t>
            </w:r>
          </w:p>
        </w:tc>
        <w:tc>
          <w:tcPr>
            <w:tcW w:w="5497" w:type="dxa"/>
          </w:tcPr>
          <w:p w14:paraId="6F2907F2" w14:textId="77777777" w:rsidR="006029A2" w:rsidRPr="005012EF" w:rsidRDefault="006029A2" w:rsidP="006029A2">
            <w:pPr>
              <w:pStyle w:val="NoSpacing"/>
              <w:jc w:val="left"/>
              <w:rPr>
                <w:lang w:val="uk-UA"/>
              </w:rPr>
            </w:pPr>
            <w:r w:rsidRPr="005012EF">
              <w:rPr>
                <w:lang w:val="uk-UA"/>
              </w:rPr>
              <w:t>Середня норма рентабельності в галузі (або по ринку), %</w:t>
            </w:r>
          </w:p>
        </w:tc>
        <w:tc>
          <w:tcPr>
            <w:tcW w:w="4394" w:type="dxa"/>
          </w:tcPr>
          <w:p w14:paraId="1422B678" w14:textId="77777777" w:rsidR="006029A2" w:rsidRPr="005012EF" w:rsidRDefault="006029A2" w:rsidP="006029A2">
            <w:pPr>
              <w:pStyle w:val="NoSpacing"/>
              <w:jc w:val="left"/>
              <w:rPr>
                <w:lang w:val="uk-UA"/>
              </w:rPr>
            </w:pPr>
            <w:r w:rsidRPr="005012EF">
              <w:rPr>
                <w:lang w:val="uk-UA"/>
              </w:rPr>
              <w:t>8%</w:t>
            </w:r>
          </w:p>
        </w:tc>
      </w:tr>
    </w:tbl>
    <w:p w14:paraId="3CFBFB24" w14:textId="77777777" w:rsidR="006029A2" w:rsidRPr="005012EF" w:rsidRDefault="006029A2" w:rsidP="006029A2">
      <w:pPr>
        <w:ind w:right="-143"/>
      </w:pPr>
    </w:p>
    <w:p w14:paraId="29DE7842" w14:textId="77777777" w:rsidR="006029A2" w:rsidRPr="005012EF" w:rsidRDefault="006029A2" w:rsidP="006029A2">
      <w:r w:rsidRPr="005012EF">
        <w:t>Проводячи аналіз отриманих результатів, можна сказати, що ринок є невеликим, але може бути привабливим для входження для визначеного кола людей. Це люди, що мають хист до технологічних проектів, готові йти на деякі ризики та не очікують миттєвої вигоди від вкладення грошей.</w:t>
      </w:r>
    </w:p>
    <w:p w14:paraId="56B85032" w14:textId="19063B11" w:rsidR="006029A2" w:rsidRPr="005012EF" w:rsidRDefault="006029A2" w:rsidP="006029A2">
      <w:r w:rsidRPr="005012EF">
        <w:t xml:space="preserve">У </w:t>
      </w:r>
      <w:del w:id="1140" w:author="Rodion Kharabet" w:date="2019-12-06T03:54:00Z">
        <w:r w:rsidRPr="005012EF" w:rsidDel="003969F0">
          <w:delText>таблиці 5.</w:delText>
        </w:r>
      </w:del>
      <w:ins w:id="1141" w:author="Rodion Kharabet" w:date="2019-12-06T03:54:00Z">
        <w:r w:rsidR="003969F0">
          <w:t>таблиці 4.</w:t>
        </w:r>
      </w:ins>
      <w:r w:rsidRPr="005012EF">
        <w:t>5 представлено результат досліджень визначення потенційних груп клієнтів, їх характеристики та формування орієнтовного переліку вимог до товару для кожної групи 5.5.</w:t>
      </w:r>
    </w:p>
    <w:p w14:paraId="77E96E4B" w14:textId="77777777" w:rsidR="006029A2" w:rsidRPr="005012EF" w:rsidRDefault="006029A2" w:rsidP="006029A2">
      <w:pPr>
        <w:ind w:right="-143"/>
      </w:pPr>
      <w:r w:rsidRPr="005012EF">
        <w:tab/>
      </w:r>
    </w:p>
    <w:p w14:paraId="5139352C" w14:textId="5B9E2144" w:rsidR="006029A2" w:rsidRPr="005012EF" w:rsidRDefault="006029A2" w:rsidP="006029A2">
      <w:del w:id="1142" w:author="Rodion Kharabet" w:date="2019-12-06T03:54:00Z">
        <w:r w:rsidRPr="005012EF" w:rsidDel="003969F0">
          <w:lastRenderedPageBreak/>
          <w:delText>Таблиця 5.</w:delText>
        </w:r>
      </w:del>
      <w:ins w:id="1143" w:author="Rodion Kharabet" w:date="2019-12-06T03:54:00Z">
        <w:r w:rsidR="003969F0">
          <w:t>Таблиця 4.</w:t>
        </w:r>
      </w:ins>
      <w:r w:rsidRPr="005012EF">
        <w:t>5 – Характеристика потенційних клієнтів стартап-проекту</w:t>
      </w:r>
    </w:p>
    <w:tbl>
      <w:tblPr>
        <w:tblStyle w:val="TableGrid"/>
        <w:tblW w:w="10490" w:type="dxa"/>
        <w:tblInd w:w="-5" w:type="dxa"/>
        <w:tblLook w:val="00A0" w:firstRow="1" w:lastRow="0" w:firstColumn="1" w:lastColumn="0" w:noHBand="0" w:noVBand="0"/>
      </w:tblPr>
      <w:tblGrid>
        <w:gridCol w:w="594"/>
        <w:gridCol w:w="2293"/>
        <w:gridCol w:w="2377"/>
        <w:gridCol w:w="2719"/>
        <w:gridCol w:w="2507"/>
      </w:tblGrid>
      <w:tr w:rsidR="006029A2" w:rsidRPr="005012EF" w14:paraId="129F47D9" w14:textId="77777777" w:rsidTr="006029A2">
        <w:tc>
          <w:tcPr>
            <w:tcW w:w="567" w:type="dxa"/>
          </w:tcPr>
          <w:p w14:paraId="1AB9B1A1" w14:textId="77777777" w:rsidR="006029A2" w:rsidRPr="005012EF" w:rsidRDefault="006029A2" w:rsidP="006029A2">
            <w:pPr>
              <w:pStyle w:val="NoSpacing"/>
              <w:jc w:val="left"/>
              <w:rPr>
                <w:lang w:val="uk-UA"/>
              </w:rPr>
            </w:pPr>
            <w:r w:rsidRPr="005012EF">
              <w:rPr>
                <w:lang w:val="uk-UA"/>
              </w:rPr>
              <w:t>№ п/п</w:t>
            </w:r>
          </w:p>
        </w:tc>
        <w:tc>
          <w:tcPr>
            <w:tcW w:w="2295" w:type="dxa"/>
          </w:tcPr>
          <w:p w14:paraId="60E01C64" w14:textId="77777777" w:rsidR="006029A2" w:rsidRPr="005012EF" w:rsidRDefault="006029A2" w:rsidP="006029A2">
            <w:pPr>
              <w:pStyle w:val="NoSpacing"/>
              <w:jc w:val="left"/>
              <w:rPr>
                <w:lang w:val="uk-UA"/>
              </w:rPr>
            </w:pPr>
            <w:r w:rsidRPr="005012EF">
              <w:rPr>
                <w:lang w:val="uk-UA"/>
              </w:rPr>
              <w:t>Потреба, що формує ринок</w:t>
            </w:r>
          </w:p>
        </w:tc>
        <w:tc>
          <w:tcPr>
            <w:tcW w:w="2383" w:type="dxa"/>
          </w:tcPr>
          <w:p w14:paraId="10AE1D4B" w14:textId="77777777" w:rsidR="006029A2" w:rsidRPr="005012EF" w:rsidRDefault="006029A2" w:rsidP="006029A2">
            <w:pPr>
              <w:pStyle w:val="NoSpacing"/>
              <w:jc w:val="left"/>
              <w:rPr>
                <w:lang w:val="uk-UA"/>
              </w:rPr>
            </w:pPr>
            <w:r w:rsidRPr="005012EF">
              <w:rPr>
                <w:lang w:val="uk-UA"/>
              </w:rPr>
              <w:t>Цільова аудиторія (цільові сегменти ринку)</w:t>
            </w:r>
          </w:p>
        </w:tc>
        <w:tc>
          <w:tcPr>
            <w:tcW w:w="2728" w:type="dxa"/>
          </w:tcPr>
          <w:p w14:paraId="02A68E7B" w14:textId="77777777" w:rsidR="006029A2" w:rsidRPr="005012EF" w:rsidRDefault="006029A2" w:rsidP="006029A2">
            <w:pPr>
              <w:pStyle w:val="NoSpacing"/>
              <w:jc w:val="left"/>
              <w:rPr>
                <w:lang w:val="uk-UA"/>
              </w:rPr>
            </w:pPr>
            <w:r w:rsidRPr="005012EF">
              <w:rPr>
                <w:lang w:val="uk-UA"/>
              </w:rPr>
              <w:t>Відмінності у поведінці різних потенційних цільових груп клієнтів</w:t>
            </w:r>
          </w:p>
        </w:tc>
        <w:tc>
          <w:tcPr>
            <w:tcW w:w="2517" w:type="dxa"/>
          </w:tcPr>
          <w:p w14:paraId="4AB4BC0E" w14:textId="77777777" w:rsidR="006029A2" w:rsidRPr="005012EF" w:rsidRDefault="006029A2" w:rsidP="006029A2">
            <w:pPr>
              <w:pStyle w:val="NoSpacing"/>
              <w:jc w:val="left"/>
              <w:rPr>
                <w:lang w:val="uk-UA"/>
              </w:rPr>
            </w:pPr>
            <w:r w:rsidRPr="005012EF">
              <w:rPr>
                <w:lang w:val="uk-UA"/>
              </w:rPr>
              <w:t>Вимоги споживачів до товару</w:t>
            </w:r>
          </w:p>
        </w:tc>
      </w:tr>
      <w:tr w:rsidR="006029A2" w:rsidRPr="005012EF" w14:paraId="76E94C0B" w14:textId="77777777" w:rsidTr="006029A2">
        <w:tc>
          <w:tcPr>
            <w:tcW w:w="567" w:type="dxa"/>
          </w:tcPr>
          <w:p w14:paraId="03940363" w14:textId="77777777" w:rsidR="006029A2" w:rsidRPr="005012EF" w:rsidRDefault="006029A2" w:rsidP="006029A2">
            <w:pPr>
              <w:pStyle w:val="NoSpacing"/>
              <w:jc w:val="left"/>
              <w:rPr>
                <w:lang w:val="uk-UA"/>
              </w:rPr>
            </w:pPr>
            <w:r w:rsidRPr="005012EF">
              <w:rPr>
                <w:lang w:val="uk-UA"/>
              </w:rPr>
              <w:t>1.</w:t>
            </w:r>
          </w:p>
        </w:tc>
        <w:tc>
          <w:tcPr>
            <w:tcW w:w="2295" w:type="dxa"/>
            <w:vMerge w:val="restart"/>
          </w:tcPr>
          <w:p w14:paraId="60529F3D" w14:textId="77777777" w:rsidR="006029A2" w:rsidRPr="005012EF" w:rsidRDefault="006029A2" w:rsidP="006029A2">
            <w:pPr>
              <w:pStyle w:val="NoSpacing"/>
              <w:jc w:val="left"/>
              <w:rPr>
                <w:lang w:val="uk-UA"/>
              </w:rPr>
            </w:pPr>
            <w:r w:rsidRPr="005012EF">
              <w:rPr>
                <w:lang w:val="uk-UA"/>
              </w:rPr>
              <w:t>Автоматизація повсякденних процесів у життєдіяльності людини</w:t>
            </w:r>
          </w:p>
        </w:tc>
        <w:tc>
          <w:tcPr>
            <w:tcW w:w="2383" w:type="dxa"/>
          </w:tcPr>
          <w:p w14:paraId="5CB3E2CA" w14:textId="77777777" w:rsidR="006029A2" w:rsidRPr="005012EF" w:rsidRDefault="006029A2" w:rsidP="006029A2">
            <w:pPr>
              <w:pStyle w:val="NoSpacing"/>
              <w:jc w:val="left"/>
              <w:rPr>
                <w:lang w:val="uk-UA"/>
              </w:rPr>
            </w:pPr>
            <w:r w:rsidRPr="005012EF">
              <w:rPr>
                <w:lang w:val="uk-UA"/>
              </w:rPr>
              <w:t>Середній клас, люди, яким цікаві технологічні новинки та автоматизація дому</w:t>
            </w:r>
          </w:p>
        </w:tc>
        <w:tc>
          <w:tcPr>
            <w:tcW w:w="2728" w:type="dxa"/>
          </w:tcPr>
          <w:p w14:paraId="7C105458" w14:textId="77777777" w:rsidR="006029A2" w:rsidRPr="005012EF" w:rsidRDefault="006029A2" w:rsidP="006029A2">
            <w:pPr>
              <w:pStyle w:val="NoSpacing"/>
              <w:jc w:val="left"/>
              <w:rPr>
                <w:lang w:val="uk-UA"/>
              </w:rPr>
            </w:pPr>
            <w:r w:rsidRPr="005012EF">
              <w:rPr>
                <w:lang w:val="uk-UA"/>
              </w:rPr>
              <w:t>Бажання перекласти повсякденну неемоційну роботу на обчислювальні машини.</w:t>
            </w:r>
          </w:p>
        </w:tc>
        <w:tc>
          <w:tcPr>
            <w:tcW w:w="2517" w:type="dxa"/>
          </w:tcPr>
          <w:p w14:paraId="1980A291" w14:textId="77777777" w:rsidR="006029A2" w:rsidRPr="005012EF" w:rsidRDefault="006029A2" w:rsidP="006029A2">
            <w:pPr>
              <w:pStyle w:val="NoSpacing"/>
              <w:jc w:val="left"/>
              <w:rPr>
                <w:lang w:val="uk-UA"/>
              </w:rPr>
            </w:pPr>
            <w:r w:rsidRPr="005012EF">
              <w:rPr>
                <w:lang w:val="uk-UA"/>
              </w:rPr>
              <w:t>Зручний інтерфейс взаємодії, мінімізація ручної праці</w:t>
            </w:r>
          </w:p>
        </w:tc>
      </w:tr>
      <w:tr w:rsidR="006029A2" w:rsidRPr="005012EF" w14:paraId="628934EA" w14:textId="77777777" w:rsidTr="006029A2">
        <w:tc>
          <w:tcPr>
            <w:tcW w:w="567" w:type="dxa"/>
          </w:tcPr>
          <w:p w14:paraId="6F174B1D" w14:textId="77777777" w:rsidR="006029A2" w:rsidRPr="005012EF" w:rsidRDefault="006029A2" w:rsidP="006029A2">
            <w:pPr>
              <w:pStyle w:val="NoSpacing"/>
              <w:jc w:val="left"/>
              <w:rPr>
                <w:lang w:val="uk-UA"/>
              </w:rPr>
            </w:pPr>
            <w:r w:rsidRPr="005012EF">
              <w:rPr>
                <w:lang w:val="uk-UA"/>
              </w:rPr>
              <w:t>2.</w:t>
            </w:r>
          </w:p>
        </w:tc>
        <w:tc>
          <w:tcPr>
            <w:tcW w:w="2295" w:type="dxa"/>
            <w:vMerge/>
          </w:tcPr>
          <w:p w14:paraId="6BA980F5" w14:textId="77777777" w:rsidR="006029A2" w:rsidRPr="005012EF" w:rsidRDefault="006029A2" w:rsidP="006029A2">
            <w:pPr>
              <w:pStyle w:val="NoSpacing"/>
              <w:jc w:val="left"/>
              <w:rPr>
                <w:lang w:val="uk-UA"/>
              </w:rPr>
            </w:pPr>
          </w:p>
        </w:tc>
        <w:tc>
          <w:tcPr>
            <w:tcW w:w="2383" w:type="dxa"/>
          </w:tcPr>
          <w:p w14:paraId="60C526B8" w14:textId="77777777" w:rsidR="006029A2" w:rsidRPr="005012EF" w:rsidRDefault="006029A2" w:rsidP="006029A2">
            <w:pPr>
              <w:pStyle w:val="NoSpacing"/>
              <w:jc w:val="left"/>
              <w:rPr>
                <w:lang w:val="uk-UA"/>
              </w:rPr>
            </w:pPr>
            <w:r w:rsidRPr="005012EF">
              <w:rPr>
                <w:lang w:val="uk-UA"/>
              </w:rPr>
              <w:t>Великі мережі роздрібної торгівлі</w:t>
            </w:r>
          </w:p>
        </w:tc>
        <w:tc>
          <w:tcPr>
            <w:tcW w:w="2728" w:type="dxa"/>
          </w:tcPr>
          <w:p w14:paraId="066B5A75" w14:textId="77777777" w:rsidR="006029A2" w:rsidRPr="005012EF" w:rsidRDefault="006029A2" w:rsidP="006029A2">
            <w:pPr>
              <w:pStyle w:val="NoSpacing"/>
              <w:jc w:val="left"/>
              <w:rPr>
                <w:lang w:val="uk-UA"/>
              </w:rPr>
            </w:pPr>
            <w:r w:rsidRPr="005012EF">
              <w:rPr>
                <w:lang w:val="uk-UA"/>
              </w:rPr>
              <w:t>Збільшення бази покупців за рахунок надання їм переваг у порівнянні з іншими магазинами</w:t>
            </w:r>
          </w:p>
        </w:tc>
        <w:tc>
          <w:tcPr>
            <w:tcW w:w="2517" w:type="dxa"/>
          </w:tcPr>
          <w:p w14:paraId="5F79E669" w14:textId="77777777" w:rsidR="006029A2" w:rsidRPr="005012EF" w:rsidRDefault="006029A2" w:rsidP="006029A2">
            <w:pPr>
              <w:pStyle w:val="NoSpacing"/>
              <w:jc w:val="left"/>
              <w:rPr>
                <w:lang w:val="uk-UA"/>
              </w:rPr>
            </w:pPr>
            <w:r w:rsidRPr="005012EF">
              <w:rPr>
                <w:lang w:val="uk-UA"/>
              </w:rPr>
              <w:t>Підтримка спеціальних пропозицій, реклами в інтерфейсі користувача</w:t>
            </w:r>
          </w:p>
        </w:tc>
      </w:tr>
    </w:tbl>
    <w:p w14:paraId="44BFEEFE" w14:textId="77777777" w:rsidR="006029A2" w:rsidRPr="005012EF" w:rsidRDefault="006029A2" w:rsidP="006029A2">
      <w:pPr>
        <w:ind w:right="-143"/>
      </w:pPr>
      <w:r w:rsidRPr="005012EF">
        <w:t xml:space="preserve"> </w:t>
      </w:r>
    </w:p>
    <w:p w14:paraId="12405507" w14:textId="1F14CD73" w:rsidR="006029A2" w:rsidRPr="005012EF" w:rsidRDefault="006029A2" w:rsidP="006029A2">
      <w:r w:rsidRPr="005012EF">
        <w:tab/>
        <w:t xml:space="preserve">У </w:t>
      </w:r>
      <w:del w:id="1144" w:author="Rodion Kharabet" w:date="2019-12-06T03:54:00Z">
        <w:r w:rsidRPr="005012EF" w:rsidDel="003969F0">
          <w:delText>таблиці 5.</w:delText>
        </w:r>
      </w:del>
      <w:ins w:id="1145" w:author="Rodion Kharabet" w:date="2019-12-06T03:54:00Z">
        <w:r w:rsidR="003969F0">
          <w:t>таблиці 4.</w:t>
        </w:r>
      </w:ins>
      <w:r w:rsidRPr="005012EF">
        <w:t>6 представлено фактори загроз, що перешкоджають входженню проекту до ринку.</w:t>
      </w:r>
    </w:p>
    <w:p w14:paraId="490A9D59" w14:textId="77777777" w:rsidR="006029A2" w:rsidRPr="005012EF" w:rsidRDefault="006029A2" w:rsidP="006029A2">
      <w:r w:rsidRPr="005012EF">
        <w:tab/>
      </w:r>
    </w:p>
    <w:p w14:paraId="374334D3" w14:textId="77777777" w:rsidR="006029A2" w:rsidRPr="005012EF" w:rsidRDefault="006029A2" w:rsidP="006029A2"/>
    <w:p w14:paraId="284E6629" w14:textId="77777777" w:rsidR="006029A2" w:rsidRPr="005012EF" w:rsidRDefault="006029A2" w:rsidP="006029A2"/>
    <w:p w14:paraId="62B1EEC3" w14:textId="77777777" w:rsidR="006029A2" w:rsidRPr="005012EF" w:rsidRDefault="006029A2" w:rsidP="006029A2"/>
    <w:p w14:paraId="5F218DB3" w14:textId="77777777" w:rsidR="006029A2" w:rsidRPr="005012EF" w:rsidRDefault="006029A2" w:rsidP="006029A2"/>
    <w:p w14:paraId="2545E438" w14:textId="77777777" w:rsidR="006029A2" w:rsidRPr="005012EF" w:rsidRDefault="006029A2" w:rsidP="006029A2"/>
    <w:p w14:paraId="05510A2B" w14:textId="77777777" w:rsidR="006029A2" w:rsidRPr="005012EF" w:rsidRDefault="006029A2" w:rsidP="006029A2"/>
    <w:p w14:paraId="10FFD496" w14:textId="5C6F0A3D" w:rsidR="006029A2" w:rsidRPr="005012EF" w:rsidRDefault="006029A2" w:rsidP="006029A2">
      <w:pPr>
        <w:ind w:right="-143"/>
      </w:pPr>
      <w:del w:id="1146" w:author="Rodion Kharabet" w:date="2019-12-06T03:54:00Z">
        <w:r w:rsidRPr="005012EF" w:rsidDel="003969F0">
          <w:lastRenderedPageBreak/>
          <w:delText>Таблиця 5.</w:delText>
        </w:r>
      </w:del>
      <w:ins w:id="1147" w:author="Rodion Kharabet" w:date="2019-12-06T03:54:00Z">
        <w:r w:rsidR="003969F0">
          <w:t>Таблиця 4.</w:t>
        </w:r>
      </w:ins>
      <w:r w:rsidRPr="005012EF">
        <w:t>6 – Фактори загроз</w:t>
      </w:r>
    </w:p>
    <w:tbl>
      <w:tblPr>
        <w:tblStyle w:val="TableGrid"/>
        <w:tblW w:w="10490" w:type="dxa"/>
        <w:tblInd w:w="-5" w:type="dxa"/>
        <w:tblLook w:val="01E0" w:firstRow="1" w:lastRow="1" w:firstColumn="1" w:lastColumn="1" w:noHBand="0" w:noVBand="0"/>
      </w:tblPr>
      <w:tblGrid>
        <w:gridCol w:w="707"/>
        <w:gridCol w:w="2599"/>
        <w:gridCol w:w="3357"/>
        <w:gridCol w:w="3827"/>
      </w:tblGrid>
      <w:tr w:rsidR="006029A2" w:rsidRPr="005012EF" w14:paraId="0442AE50" w14:textId="77777777" w:rsidTr="006029A2">
        <w:tc>
          <w:tcPr>
            <w:tcW w:w="707" w:type="dxa"/>
          </w:tcPr>
          <w:p w14:paraId="418B447A" w14:textId="77777777" w:rsidR="006029A2" w:rsidRPr="005012EF" w:rsidRDefault="006029A2" w:rsidP="006029A2">
            <w:pPr>
              <w:pStyle w:val="NoSpacing"/>
              <w:jc w:val="left"/>
              <w:rPr>
                <w:lang w:val="uk-UA"/>
              </w:rPr>
            </w:pPr>
            <w:r w:rsidRPr="005012EF">
              <w:rPr>
                <w:lang w:val="uk-UA"/>
              </w:rPr>
              <w:t>№ п/п</w:t>
            </w:r>
          </w:p>
        </w:tc>
        <w:tc>
          <w:tcPr>
            <w:tcW w:w="2599" w:type="dxa"/>
          </w:tcPr>
          <w:p w14:paraId="16CEC8D3" w14:textId="77777777" w:rsidR="006029A2" w:rsidRPr="005012EF" w:rsidRDefault="006029A2" w:rsidP="006029A2">
            <w:pPr>
              <w:pStyle w:val="NoSpacing"/>
              <w:jc w:val="left"/>
              <w:rPr>
                <w:lang w:val="uk-UA"/>
              </w:rPr>
            </w:pPr>
            <w:r w:rsidRPr="005012EF">
              <w:rPr>
                <w:lang w:val="uk-UA"/>
              </w:rPr>
              <w:t>Фактор</w:t>
            </w:r>
          </w:p>
        </w:tc>
        <w:tc>
          <w:tcPr>
            <w:tcW w:w="3357" w:type="dxa"/>
          </w:tcPr>
          <w:p w14:paraId="15FB0B97" w14:textId="77777777" w:rsidR="006029A2" w:rsidRPr="005012EF" w:rsidRDefault="006029A2" w:rsidP="006029A2">
            <w:pPr>
              <w:pStyle w:val="NoSpacing"/>
              <w:jc w:val="left"/>
              <w:rPr>
                <w:lang w:val="uk-UA"/>
              </w:rPr>
            </w:pPr>
            <w:r w:rsidRPr="005012EF">
              <w:rPr>
                <w:lang w:val="uk-UA"/>
              </w:rPr>
              <w:t>Зміст загрози</w:t>
            </w:r>
          </w:p>
        </w:tc>
        <w:tc>
          <w:tcPr>
            <w:tcW w:w="3827" w:type="dxa"/>
          </w:tcPr>
          <w:p w14:paraId="5AF85787" w14:textId="77777777" w:rsidR="006029A2" w:rsidRPr="005012EF" w:rsidRDefault="006029A2" w:rsidP="006029A2">
            <w:pPr>
              <w:pStyle w:val="NoSpacing"/>
              <w:jc w:val="left"/>
              <w:rPr>
                <w:lang w:val="uk-UA"/>
              </w:rPr>
            </w:pPr>
            <w:r w:rsidRPr="005012EF">
              <w:rPr>
                <w:lang w:val="uk-UA"/>
              </w:rPr>
              <w:t>Можлива реакція компанії</w:t>
            </w:r>
          </w:p>
        </w:tc>
      </w:tr>
      <w:tr w:rsidR="006029A2" w:rsidRPr="005012EF" w14:paraId="457B5B33" w14:textId="77777777" w:rsidTr="006029A2">
        <w:tc>
          <w:tcPr>
            <w:tcW w:w="707" w:type="dxa"/>
          </w:tcPr>
          <w:p w14:paraId="0D25E57E" w14:textId="77777777" w:rsidR="006029A2" w:rsidRPr="005012EF" w:rsidRDefault="006029A2" w:rsidP="006029A2">
            <w:pPr>
              <w:pStyle w:val="NoSpacing"/>
              <w:jc w:val="left"/>
              <w:rPr>
                <w:lang w:val="uk-UA"/>
              </w:rPr>
            </w:pPr>
            <w:r w:rsidRPr="005012EF">
              <w:rPr>
                <w:lang w:val="uk-UA"/>
              </w:rPr>
              <w:t>1.</w:t>
            </w:r>
          </w:p>
        </w:tc>
        <w:tc>
          <w:tcPr>
            <w:tcW w:w="2599" w:type="dxa"/>
          </w:tcPr>
          <w:p w14:paraId="01E1CF9F" w14:textId="77777777" w:rsidR="006029A2" w:rsidRPr="005012EF" w:rsidRDefault="006029A2" w:rsidP="006029A2">
            <w:pPr>
              <w:pStyle w:val="NoSpacing"/>
              <w:jc w:val="left"/>
              <w:rPr>
                <w:lang w:val="uk-UA"/>
              </w:rPr>
            </w:pPr>
            <w:r w:rsidRPr="005012EF">
              <w:rPr>
                <w:lang w:val="uk-UA"/>
              </w:rPr>
              <w:t>Створення мережами роздрібної торгівлі власних проектів для автоматизації процесу закупівлі товарів</w:t>
            </w:r>
          </w:p>
        </w:tc>
        <w:tc>
          <w:tcPr>
            <w:tcW w:w="3357" w:type="dxa"/>
          </w:tcPr>
          <w:p w14:paraId="4EE6A6C1" w14:textId="77777777" w:rsidR="006029A2" w:rsidRPr="005012EF" w:rsidRDefault="006029A2" w:rsidP="006029A2">
            <w:pPr>
              <w:pStyle w:val="NoSpacing"/>
              <w:jc w:val="left"/>
              <w:rPr>
                <w:lang w:val="uk-UA"/>
              </w:rPr>
            </w:pPr>
            <w:r w:rsidRPr="005012EF">
              <w:rPr>
                <w:lang w:val="uk-UA"/>
              </w:rPr>
              <w:t>Стрімке скорочення цільової аудиторії, оскільки у власного проекту магазину буде більше пільг відносного цього магазину</w:t>
            </w:r>
          </w:p>
        </w:tc>
        <w:tc>
          <w:tcPr>
            <w:tcW w:w="3827" w:type="dxa"/>
          </w:tcPr>
          <w:p w14:paraId="01982977" w14:textId="77777777" w:rsidR="006029A2" w:rsidRPr="005012EF" w:rsidRDefault="006029A2" w:rsidP="006029A2">
            <w:pPr>
              <w:pStyle w:val="NoSpacing"/>
              <w:jc w:val="left"/>
              <w:rPr>
                <w:lang w:val="uk-UA"/>
              </w:rPr>
            </w:pPr>
            <w:r w:rsidRPr="005012EF">
              <w:rPr>
                <w:lang w:val="uk-UA"/>
              </w:rPr>
              <w:t xml:space="preserve">Спроба інтегруватися з новим проектом та запропонувати магазину вже напрацьовану базу даних клієнтів, товарів тощо </w:t>
            </w:r>
          </w:p>
        </w:tc>
      </w:tr>
      <w:tr w:rsidR="006029A2" w:rsidRPr="005012EF" w14:paraId="7928DE2A" w14:textId="77777777" w:rsidTr="006029A2">
        <w:trPr>
          <w:trHeight w:val="698"/>
        </w:trPr>
        <w:tc>
          <w:tcPr>
            <w:tcW w:w="707" w:type="dxa"/>
          </w:tcPr>
          <w:p w14:paraId="28668A5F" w14:textId="77777777" w:rsidR="006029A2" w:rsidRPr="005012EF" w:rsidRDefault="006029A2" w:rsidP="006029A2">
            <w:pPr>
              <w:pStyle w:val="NoSpacing"/>
              <w:jc w:val="left"/>
              <w:rPr>
                <w:lang w:val="uk-UA"/>
              </w:rPr>
            </w:pPr>
            <w:r w:rsidRPr="005012EF">
              <w:rPr>
                <w:lang w:val="uk-UA"/>
              </w:rPr>
              <w:t>2.</w:t>
            </w:r>
          </w:p>
        </w:tc>
        <w:tc>
          <w:tcPr>
            <w:tcW w:w="2599" w:type="dxa"/>
          </w:tcPr>
          <w:p w14:paraId="00D73176" w14:textId="77777777" w:rsidR="006029A2" w:rsidRPr="005012EF" w:rsidRDefault="006029A2" w:rsidP="006029A2">
            <w:pPr>
              <w:pStyle w:val="NoSpacing"/>
              <w:jc w:val="left"/>
              <w:rPr>
                <w:lang w:val="uk-UA"/>
              </w:rPr>
            </w:pPr>
            <w:r w:rsidRPr="005012EF">
              <w:rPr>
                <w:lang w:val="uk-UA"/>
              </w:rPr>
              <w:t>Неготовність користувачів купляти продукт</w:t>
            </w:r>
          </w:p>
        </w:tc>
        <w:tc>
          <w:tcPr>
            <w:tcW w:w="3357" w:type="dxa"/>
          </w:tcPr>
          <w:p w14:paraId="5A913244" w14:textId="77777777" w:rsidR="006029A2" w:rsidRPr="005012EF" w:rsidRDefault="006029A2" w:rsidP="006029A2">
            <w:pPr>
              <w:pStyle w:val="NoSpacing"/>
              <w:jc w:val="left"/>
              <w:rPr>
                <w:lang w:val="uk-UA"/>
              </w:rPr>
            </w:pPr>
            <w:r w:rsidRPr="005012EF">
              <w:rPr>
                <w:lang w:val="uk-UA"/>
              </w:rPr>
              <w:t>Середня вартість подібних рішень може бути досить висока для середньостатистичного громадянина України</w:t>
            </w:r>
          </w:p>
        </w:tc>
        <w:tc>
          <w:tcPr>
            <w:tcW w:w="3827" w:type="dxa"/>
          </w:tcPr>
          <w:p w14:paraId="0F422F9A" w14:textId="77777777" w:rsidR="006029A2" w:rsidRPr="005012EF" w:rsidRDefault="006029A2" w:rsidP="006029A2">
            <w:pPr>
              <w:pStyle w:val="NoSpacing"/>
              <w:jc w:val="left"/>
              <w:rPr>
                <w:lang w:val="uk-UA"/>
              </w:rPr>
            </w:pPr>
            <w:r w:rsidRPr="005012EF">
              <w:rPr>
                <w:lang w:val="uk-UA"/>
              </w:rPr>
              <w:t>Пошук зовнішніх ринків збуту</w:t>
            </w:r>
          </w:p>
        </w:tc>
      </w:tr>
      <w:tr w:rsidR="006029A2" w:rsidRPr="005012EF" w14:paraId="0DF68C50" w14:textId="77777777" w:rsidTr="006029A2">
        <w:trPr>
          <w:trHeight w:val="698"/>
        </w:trPr>
        <w:tc>
          <w:tcPr>
            <w:tcW w:w="707" w:type="dxa"/>
          </w:tcPr>
          <w:p w14:paraId="2FDFEC71" w14:textId="77777777" w:rsidR="006029A2" w:rsidRPr="005012EF" w:rsidRDefault="006029A2" w:rsidP="006029A2">
            <w:pPr>
              <w:pStyle w:val="NoSpacing"/>
              <w:jc w:val="left"/>
              <w:rPr>
                <w:lang w:val="uk-UA"/>
              </w:rPr>
            </w:pPr>
            <w:r w:rsidRPr="005012EF">
              <w:rPr>
                <w:lang w:val="uk-UA"/>
              </w:rPr>
              <w:t>3.</w:t>
            </w:r>
          </w:p>
        </w:tc>
        <w:tc>
          <w:tcPr>
            <w:tcW w:w="2599" w:type="dxa"/>
          </w:tcPr>
          <w:p w14:paraId="3C7E7634" w14:textId="77777777" w:rsidR="006029A2" w:rsidRPr="005012EF" w:rsidRDefault="006029A2" w:rsidP="006029A2">
            <w:pPr>
              <w:pStyle w:val="NoSpacing"/>
              <w:jc w:val="left"/>
              <w:rPr>
                <w:lang w:val="uk-UA"/>
              </w:rPr>
            </w:pPr>
            <w:r w:rsidRPr="005012EF">
              <w:rPr>
                <w:lang w:val="uk-UA"/>
              </w:rPr>
              <w:t xml:space="preserve">Судові позиви </w:t>
            </w:r>
          </w:p>
        </w:tc>
        <w:tc>
          <w:tcPr>
            <w:tcW w:w="3357" w:type="dxa"/>
          </w:tcPr>
          <w:p w14:paraId="5A8989D9" w14:textId="77777777" w:rsidR="006029A2" w:rsidRPr="005012EF" w:rsidRDefault="006029A2" w:rsidP="006029A2">
            <w:pPr>
              <w:pStyle w:val="NoSpacing"/>
              <w:jc w:val="left"/>
              <w:rPr>
                <w:lang w:val="uk-UA"/>
              </w:rPr>
            </w:pPr>
            <w:r w:rsidRPr="005012EF">
              <w:rPr>
                <w:lang w:val="uk-UA"/>
              </w:rPr>
              <w:t>Позиви від виробників за використання їх торгових марок та найменувань без їх згоди</w:t>
            </w:r>
          </w:p>
        </w:tc>
        <w:tc>
          <w:tcPr>
            <w:tcW w:w="3827" w:type="dxa"/>
          </w:tcPr>
          <w:p w14:paraId="697A2551" w14:textId="77777777" w:rsidR="006029A2" w:rsidRPr="005012EF" w:rsidRDefault="006029A2" w:rsidP="006029A2">
            <w:pPr>
              <w:pStyle w:val="NoSpacing"/>
              <w:jc w:val="left"/>
              <w:rPr>
                <w:lang w:val="uk-UA"/>
              </w:rPr>
            </w:pPr>
            <w:r w:rsidRPr="005012EF">
              <w:rPr>
                <w:lang w:val="uk-UA"/>
              </w:rPr>
              <w:t xml:space="preserve">Заключення договору з виробником на використання авторських найменувань </w:t>
            </w:r>
          </w:p>
        </w:tc>
      </w:tr>
    </w:tbl>
    <w:p w14:paraId="4671A484" w14:textId="77777777" w:rsidR="006029A2" w:rsidRPr="005012EF" w:rsidRDefault="006029A2" w:rsidP="006029A2">
      <w:pPr>
        <w:ind w:right="-143"/>
      </w:pPr>
    </w:p>
    <w:p w14:paraId="10C1326C" w14:textId="7C1A792F" w:rsidR="006029A2" w:rsidRPr="005012EF" w:rsidRDefault="006029A2" w:rsidP="006029A2">
      <w:r w:rsidRPr="005012EF">
        <w:t xml:space="preserve">У </w:t>
      </w:r>
      <w:del w:id="1148" w:author="Rodion Kharabet" w:date="2019-12-06T03:54:00Z">
        <w:r w:rsidRPr="005012EF" w:rsidDel="003969F0">
          <w:delText>таблиці 5.</w:delText>
        </w:r>
      </w:del>
      <w:ins w:id="1149" w:author="Rodion Kharabet" w:date="2019-12-06T03:54:00Z">
        <w:r w:rsidR="003969F0">
          <w:t>таблиці 4.</w:t>
        </w:r>
      </w:ins>
      <w:r w:rsidRPr="005012EF">
        <w:t>7 представлено фактори можливостей, що перешкоджають входженню проекту до ринку.</w:t>
      </w:r>
    </w:p>
    <w:p w14:paraId="5EB8243C" w14:textId="77777777" w:rsidR="006029A2" w:rsidRPr="005012EF" w:rsidRDefault="006029A2" w:rsidP="006029A2">
      <w:pPr>
        <w:ind w:right="-143"/>
      </w:pPr>
    </w:p>
    <w:p w14:paraId="59530B2E" w14:textId="77777777" w:rsidR="006029A2" w:rsidRPr="005012EF" w:rsidRDefault="006029A2" w:rsidP="006029A2">
      <w:pPr>
        <w:ind w:right="-143"/>
      </w:pPr>
    </w:p>
    <w:p w14:paraId="61E0C770" w14:textId="77777777" w:rsidR="006029A2" w:rsidRPr="005012EF" w:rsidRDefault="006029A2" w:rsidP="006029A2">
      <w:pPr>
        <w:ind w:right="-143"/>
      </w:pPr>
    </w:p>
    <w:p w14:paraId="07500AD4" w14:textId="77777777" w:rsidR="006029A2" w:rsidRPr="005012EF" w:rsidRDefault="006029A2" w:rsidP="006029A2">
      <w:pPr>
        <w:ind w:right="-143"/>
      </w:pPr>
    </w:p>
    <w:p w14:paraId="24BC1326" w14:textId="77777777" w:rsidR="006029A2" w:rsidRPr="005012EF" w:rsidRDefault="006029A2" w:rsidP="006029A2">
      <w:pPr>
        <w:ind w:right="-143"/>
      </w:pPr>
    </w:p>
    <w:p w14:paraId="5E37721E" w14:textId="77777777" w:rsidR="006029A2" w:rsidRPr="005012EF" w:rsidRDefault="006029A2" w:rsidP="006029A2">
      <w:pPr>
        <w:ind w:right="-143"/>
      </w:pPr>
    </w:p>
    <w:p w14:paraId="1021D686" w14:textId="2AE8AC84" w:rsidR="006029A2" w:rsidRPr="005012EF" w:rsidRDefault="006029A2" w:rsidP="006029A2">
      <w:pPr>
        <w:ind w:right="-143"/>
      </w:pPr>
      <w:r w:rsidRPr="005012EF">
        <w:lastRenderedPageBreak/>
        <w:tab/>
      </w:r>
      <w:del w:id="1150" w:author="Rodion Kharabet" w:date="2019-12-06T03:54:00Z">
        <w:r w:rsidRPr="005012EF" w:rsidDel="003969F0">
          <w:delText>Таблиця 5.</w:delText>
        </w:r>
      </w:del>
      <w:ins w:id="1151" w:author="Rodion Kharabet" w:date="2019-12-06T03:54:00Z">
        <w:r w:rsidR="003969F0">
          <w:t>Таблиця 4.</w:t>
        </w:r>
      </w:ins>
      <w:r w:rsidRPr="005012EF">
        <w:t>7 – Фактори можливостей</w:t>
      </w:r>
    </w:p>
    <w:tbl>
      <w:tblPr>
        <w:tblStyle w:val="TableGrid"/>
        <w:tblW w:w="0" w:type="auto"/>
        <w:tblInd w:w="108" w:type="dxa"/>
        <w:tblLook w:val="01E0" w:firstRow="1" w:lastRow="1" w:firstColumn="1" w:lastColumn="1" w:noHBand="0" w:noVBand="0"/>
      </w:tblPr>
      <w:tblGrid>
        <w:gridCol w:w="642"/>
        <w:gridCol w:w="2273"/>
        <w:gridCol w:w="3809"/>
        <w:gridCol w:w="3644"/>
      </w:tblGrid>
      <w:tr w:rsidR="006029A2" w:rsidRPr="005012EF" w14:paraId="08D1732C" w14:textId="77777777" w:rsidTr="006029A2">
        <w:tc>
          <w:tcPr>
            <w:tcW w:w="0" w:type="auto"/>
          </w:tcPr>
          <w:p w14:paraId="7D2F7C30" w14:textId="77777777" w:rsidR="006029A2" w:rsidRPr="005012EF" w:rsidRDefault="006029A2" w:rsidP="006029A2">
            <w:pPr>
              <w:pStyle w:val="NoSpacing"/>
              <w:jc w:val="left"/>
              <w:rPr>
                <w:lang w:val="uk-UA"/>
              </w:rPr>
            </w:pPr>
            <w:r w:rsidRPr="005012EF">
              <w:rPr>
                <w:lang w:val="uk-UA"/>
              </w:rPr>
              <w:t>№ п/п</w:t>
            </w:r>
          </w:p>
        </w:tc>
        <w:tc>
          <w:tcPr>
            <w:tcW w:w="0" w:type="auto"/>
          </w:tcPr>
          <w:p w14:paraId="21BC2F68" w14:textId="77777777" w:rsidR="006029A2" w:rsidRPr="005012EF" w:rsidRDefault="006029A2" w:rsidP="006029A2">
            <w:pPr>
              <w:pStyle w:val="NoSpacing"/>
              <w:jc w:val="left"/>
              <w:rPr>
                <w:lang w:val="uk-UA"/>
              </w:rPr>
            </w:pPr>
            <w:r w:rsidRPr="005012EF">
              <w:rPr>
                <w:lang w:val="uk-UA"/>
              </w:rPr>
              <w:t>Фактор</w:t>
            </w:r>
          </w:p>
        </w:tc>
        <w:tc>
          <w:tcPr>
            <w:tcW w:w="0" w:type="auto"/>
          </w:tcPr>
          <w:p w14:paraId="4B7366E5" w14:textId="77777777" w:rsidR="006029A2" w:rsidRPr="005012EF" w:rsidRDefault="006029A2" w:rsidP="006029A2">
            <w:pPr>
              <w:pStyle w:val="NoSpacing"/>
              <w:jc w:val="left"/>
              <w:rPr>
                <w:lang w:val="uk-UA"/>
              </w:rPr>
            </w:pPr>
            <w:r w:rsidRPr="005012EF">
              <w:rPr>
                <w:lang w:val="uk-UA"/>
              </w:rPr>
              <w:t>Зміст можливості</w:t>
            </w:r>
          </w:p>
        </w:tc>
        <w:tc>
          <w:tcPr>
            <w:tcW w:w="0" w:type="auto"/>
          </w:tcPr>
          <w:p w14:paraId="253F4F49" w14:textId="77777777" w:rsidR="006029A2" w:rsidRPr="005012EF" w:rsidRDefault="006029A2" w:rsidP="006029A2">
            <w:pPr>
              <w:pStyle w:val="NoSpacing"/>
              <w:jc w:val="left"/>
              <w:rPr>
                <w:lang w:val="uk-UA"/>
              </w:rPr>
            </w:pPr>
            <w:r w:rsidRPr="005012EF">
              <w:rPr>
                <w:lang w:val="uk-UA"/>
              </w:rPr>
              <w:t>Можлива реакція компанії</w:t>
            </w:r>
          </w:p>
        </w:tc>
      </w:tr>
      <w:tr w:rsidR="006029A2" w:rsidRPr="005012EF" w14:paraId="799107E6" w14:textId="77777777" w:rsidTr="006029A2">
        <w:tc>
          <w:tcPr>
            <w:tcW w:w="0" w:type="auto"/>
          </w:tcPr>
          <w:p w14:paraId="663C15AE" w14:textId="77777777" w:rsidR="006029A2" w:rsidRPr="005012EF" w:rsidRDefault="006029A2" w:rsidP="006029A2">
            <w:pPr>
              <w:pStyle w:val="NoSpacing"/>
              <w:jc w:val="left"/>
              <w:rPr>
                <w:lang w:val="uk-UA"/>
              </w:rPr>
            </w:pPr>
            <w:r w:rsidRPr="005012EF">
              <w:rPr>
                <w:lang w:val="uk-UA"/>
              </w:rPr>
              <w:t>1.</w:t>
            </w:r>
          </w:p>
        </w:tc>
        <w:tc>
          <w:tcPr>
            <w:tcW w:w="0" w:type="auto"/>
          </w:tcPr>
          <w:p w14:paraId="2A18A4FB" w14:textId="77777777" w:rsidR="006029A2" w:rsidRPr="005012EF" w:rsidRDefault="006029A2" w:rsidP="006029A2">
            <w:pPr>
              <w:pStyle w:val="NoSpacing"/>
              <w:jc w:val="left"/>
              <w:rPr>
                <w:lang w:val="uk-UA"/>
              </w:rPr>
            </w:pPr>
            <w:r w:rsidRPr="005012EF">
              <w:rPr>
                <w:lang w:val="uk-UA"/>
              </w:rPr>
              <w:t>Співпраця з мережами роздрібної торгівлі</w:t>
            </w:r>
          </w:p>
        </w:tc>
        <w:tc>
          <w:tcPr>
            <w:tcW w:w="0" w:type="auto"/>
          </w:tcPr>
          <w:p w14:paraId="0E7DF2D3" w14:textId="0568DA50" w:rsidR="006029A2" w:rsidRPr="005012EF" w:rsidRDefault="006029A2" w:rsidP="006029A2">
            <w:pPr>
              <w:pStyle w:val="NoSpacing"/>
              <w:jc w:val="left"/>
              <w:rPr>
                <w:lang w:val="uk-UA"/>
              </w:rPr>
            </w:pPr>
            <w:r w:rsidRPr="005012EF">
              <w:rPr>
                <w:lang w:val="uk-UA"/>
              </w:rPr>
              <w:t xml:space="preserve">Реклама </w:t>
            </w:r>
            <w:del w:id="1152" w:author="Rodion Kharabet" w:date="2019-12-06T03:49:00Z">
              <w:r w:rsidRPr="005012EF" w:rsidDel="00F0256A">
                <w:rPr>
                  <w:lang w:val="uk-UA"/>
                </w:rPr>
                <w:delText xml:space="preserve">пригорне </w:delText>
              </w:r>
            </w:del>
            <w:ins w:id="1153" w:author="Rodion Kharabet" w:date="2019-12-06T03:49:00Z">
              <w:r w:rsidR="00F0256A">
                <w:rPr>
                  <w:lang w:val="uk-UA"/>
                </w:rPr>
                <w:t>приверне</w:t>
              </w:r>
              <w:r w:rsidR="00F0256A" w:rsidRPr="005012EF">
                <w:rPr>
                  <w:lang w:val="uk-UA"/>
                </w:rPr>
                <w:t xml:space="preserve"> </w:t>
              </w:r>
            </w:ins>
            <w:r w:rsidRPr="005012EF">
              <w:rPr>
                <w:lang w:val="uk-UA"/>
              </w:rPr>
              <w:t>увагу до продукту з боку існуючої бази клієнтів магазину</w:t>
            </w:r>
          </w:p>
        </w:tc>
        <w:tc>
          <w:tcPr>
            <w:tcW w:w="0" w:type="auto"/>
          </w:tcPr>
          <w:p w14:paraId="10D940A1" w14:textId="77777777" w:rsidR="006029A2" w:rsidRPr="005012EF" w:rsidRDefault="006029A2" w:rsidP="006029A2">
            <w:pPr>
              <w:pStyle w:val="NoSpacing"/>
              <w:jc w:val="left"/>
              <w:rPr>
                <w:lang w:val="uk-UA"/>
              </w:rPr>
            </w:pPr>
            <w:r w:rsidRPr="005012EF">
              <w:rPr>
                <w:lang w:val="uk-UA"/>
              </w:rPr>
              <w:t>Додавання спеціальних пропозицій або реклами даної мережі роздрібної торгівлі в клієнтських застосунках</w:t>
            </w:r>
          </w:p>
        </w:tc>
      </w:tr>
      <w:tr w:rsidR="006029A2" w:rsidRPr="005012EF" w14:paraId="373310F1" w14:textId="77777777" w:rsidTr="006029A2">
        <w:tblPrEx>
          <w:tblLook w:val="04A0" w:firstRow="1" w:lastRow="0" w:firstColumn="1" w:lastColumn="0" w:noHBand="0" w:noVBand="1"/>
        </w:tblPrEx>
        <w:tc>
          <w:tcPr>
            <w:tcW w:w="0" w:type="auto"/>
          </w:tcPr>
          <w:p w14:paraId="4BE8F139" w14:textId="77777777" w:rsidR="006029A2" w:rsidRPr="005012EF" w:rsidRDefault="006029A2" w:rsidP="006029A2">
            <w:pPr>
              <w:pStyle w:val="NoSpacing"/>
              <w:jc w:val="left"/>
              <w:rPr>
                <w:lang w:val="uk-UA"/>
              </w:rPr>
            </w:pPr>
            <w:r w:rsidRPr="005012EF">
              <w:rPr>
                <w:lang w:val="uk-UA"/>
              </w:rPr>
              <w:t>2.</w:t>
            </w:r>
          </w:p>
        </w:tc>
        <w:tc>
          <w:tcPr>
            <w:tcW w:w="0" w:type="auto"/>
          </w:tcPr>
          <w:p w14:paraId="427AFC7C" w14:textId="77777777" w:rsidR="006029A2" w:rsidRPr="005012EF" w:rsidRDefault="006029A2" w:rsidP="006029A2">
            <w:pPr>
              <w:pStyle w:val="NoSpacing"/>
              <w:jc w:val="left"/>
              <w:rPr>
                <w:lang w:val="uk-UA"/>
              </w:rPr>
            </w:pPr>
            <w:r w:rsidRPr="005012EF">
              <w:rPr>
                <w:lang w:val="uk-UA"/>
              </w:rPr>
              <w:t>Загальне економічне зростання країни</w:t>
            </w:r>
          </w:p>
        </w:tc>
        <w:tc>
          <w:tcPr>
            <w:tcW w:w="0" w:type="auto"/>
          </w:tcPr>
          <w:p w14:paraId="033506A7" w14:textId="77777777" w:rsidR="006029A2" w:rsidRPr="005012EF" w:rsidRDefault="006029A2" w:rsidP="006029A2">
            <w:pPr>
              <w:pStyle w:val="NoSpacing"/>
              <w:jc w:val="left"/>
              <w:rPr>
                <w:lang w:val="uk-UA"/>
              </w:rPr>
            </w:pPr>
            <w:r w:rsidRPr="005012EF">
              <w:rPr>
                <w:lang w:val="uk-UA"/>
              </w:rPr>
              <w:t>Підвищення купівельної спроможності дозволить звернути увагу на продукту непершочергової необхідності</w:t>
            </w:r>
          </w:p>
        </w:tc>
        <w:tc>
          <w:tcPr>
            <w:tcW w:w="0" w:type="auto"/>
          </w:tcPr>
          <w:p w14:paraId="244CF3D6" w14:textId="77777777" w:rsidR="006029A2" w:rsidRPr="005012EF" w:rsidRDefault="006029A2" w:rsidP="006029A2">
            <w:pPr>
              <w:pStyle w:val="NoSpacing"/>
              <w:jc w:val="left"/>
              <w:rPr>
                <w:lang w:val="uk-UA"/>
              </w:rPr>
            </w:pPr>
            <w:r w:rsidRPr="005012EF">
              <w:rPr>
                <w:lang w:val="uk-UA"/>
              </w:rPr>
              <w:t>Вкладення грошей в рекламу направлену на внутрішню аудиторію країни</w:t>
            </w:r>
          </w:p>
        </w:tc>
      </w:tr>
      <w:tr w:rsidR="006029A2" w:rsidRPr="005012EF" w14:paraId="3EB4223C" w14:textId="77777777" w:rsidTr="006029A2">
        <w:tblPrEx>
          <w:tblLook w:val="04A0" w:firstRow="1" w:lastRow="0" w:firstColumn="1" w:lastColumn="0" w:noHBand="0" w:noVBand="1"/>
        </w:tblPrEx>
        <w:tc>
          <w:tcPr>
            <w:tcW w:w="0" w:type="auto"/>
          </w:tcPr>
          <w:p w14:paraId="3D1DC0DF" w14:textId="77777777" w:rsidR="006029A2" w:rsidRPr="005012EF" w:rsidRDefault="006029A2" w:rsidP="006029A2">
            <w:pPr>
              <w:pStyle w:val="NoSpacing"/>
              <w:jc w:val="left"/>
              <w:rPr>
                <w:lang w:val="uk-UA"/>
              </w:rPr>
            </w:pPr>
            <w:r w:rsidRPr="005012EF">
              <w:rPr>
                <w:lang w:val="uk-UA"/>
              </w:rPr>
              <w:t>3.</w:t>
            </w:r>
          </w:p>
        </w:tc>
        <w:tc>
          <w:tcPr>
            <w:tcW w:w="0" w:type="auto"/>
          </w:tcPr>
          <w:p w14:paraId="397D0441" w14:textId="77777777" w:rsidR="006029A2" w:rsidRPr="005012EF" w:rsidRDefault="006029A2" w:rsidP="006029A2">
            <w:pPr>
              <w:pStyle w:val="NoSpacing"/>
              <w:jc w:val="left"/>
              <w:rPr>
                <w:lang w:val="uk-UA"/>
              </w:rPr>
            </w:pPr>
            <w:r w:rsidRPr="005012EF">
              <w:rPr>
                <w:lang w:val="uk-UA"/>
              </w:rPr>
              <w:t>Інтеграція з екосистемою розумного дому</w:t>
            </w:r>
          </w:p>
        </w:tc>
        <w:tc>
          <w:tcPr>
            <w:tcW w:w="0" w:type="auto"/>
          </w:tcPr>
          <w:p w14:paraId="0C18F1E8" w14:textId="77777777" w:rsidR="006029A2" w:rsidRPr="005012EF" w:rsidRDefault="006029A2" w:rsidP="006029A2">
            <w:pPr>
              <w:pStyle w:val="NoSpacing"/>
              <w:jc w:val="left"/>
              <w:rPr>
                <w:lang w:val="uk-UA"/>
              </w:rPr>
            </w:pPr>
            <w:r w:rsidRPr="005012EF">
              <w:rPr>
                <w:lang w:val="uk-UA"/>
              </w:rPr>
              <w:t>У користувачів існуючих екосистем з’явиться бажання додати новий елемент до існуючої системи</w:t>
            </w:r>
          </w:p>
        </w:tc>
        <w:tc>
          <w:tcPr>
            <w:tcW w:w="0" w:type="auto"/>
          </w:tcPr>
          <w:p w14:paraId="3404FEEA" w14:textId="77777777" w:rsidR="006029A2" w:rsidRPr="005012EF" w:rsidRDefault="006029A2" w:rsidP="006029A2">
            <w:pPr>
              <w:pStyle w:val="NoSpacing"/>
              <w:jc w:val="left"/>
              <w:rPr>
                <w:lang w:val="uk-UA"/>
              </w:rPr>
            </w:pPr>
            <w:r w:rsidRPr="005012EF">
              <w:rPr>
                <w:lang w:val="uk-UA"/>
              </w:rPr>
              <w:t>Розвинення в сторону функціональної взаємодії з існуючими компонентами екосистеми</w:t>
            </w:r>
          </w:p>
        </w:tc>
      </w:tr>
    </w:tbl>
    <w:p w14:paraId="1F923FBA" w14:textId="77777777" w:rsidR="006029A2" w:rsidRPr="005012EF" w:rsidRDefault="006029A2" w:rsidP="006029A2">
      <w:pPr>
        <w:ind w:right="-143"/>
      </w:pPr>
      <w:r w:rsidRPr="005012EF">
        <w:t xml:space="preserve"> </w:t>
      </w:r>
    </w:p>
    <w:p w14:paraId="48A37393" w14:textId="1EA7FA0F" w:rsidR="006029A2" w:rsidRPr="005012EF" w:rsidRDefault="006029A2" w:rsidP="006029A2">
      <w:r w:rsidRPr="005012EF">
        <w:tab/>
        <w:t xml:space="preserve">У </w:t>
      </w:r>
      <w:del w:id="1154" w:author="Rodion Kharabet" w:date="2019-12-06T03:54:00Z">
        <w:r w:rsidRPr="005012EF" w:rsidDel="003969F0">
          <w:delText>таблиці 5.</w:delText>
        </w:r>
      </w:del>
      <w:ins w:id="1155" w:author="Rodion Kharabet" w:date="2019-12-06T03:54:00Z">
        <w:r w:rsidR="003969F0">
          <w:t>таблиці 4.</w:t>
        </w:r>
      </w:ins>
      <w:r w:rsidRPr="005012EF">
        <w:t>8 наведено результати аналізу пропозицій та визначено рівень конкуренції.</w:t>
      </w:r>
    </w:p>
    <w:p w14:paraId="4195A04D" w14:textId="77777777" w:rsidR="006029A2" w:rsidRPr="005012EF" w:rsidRDefault="006029A2" w:rsidP="006029A2"/>
    <w:p w14:paraId="243371E8" w14:textId="77777777" w:rsidR="006029A2" w:rsidRPr="005012EF" w:rsidRDefault="006029A2" w:rsidP="006029A2"/>
    <w:p w14:paraId="64A59324" w14:textId="77777777" w:rsidR="006029A2" w:rsidRPr="005012EF" w:rsidRDefault="006029A2" w:rsidP="006029A2"/>
    <w:p w14:paraId="3F0ABF51" w14:textId="77777777" w:rsidR="006029A2" w:rsidRPr="005012EF" w:rsidRDefault="006029A2" w:rsidP="006029A2"/>
    <w:p w14:paraId="1A5A6E34" w14:textId="77777777" w:rsidR="006029A2" w:rsidRPr="005012EF" w:rsidRDefault="006029A2" w:rsidP="006029A2"/>
    <w:p w14:paraId="1A428A53" w14:textId="77777777" w:rsidR="006029A2" w:rsidRPr="005012EF" w:rsidRDefault="006029A2" w:rsidP="006029A2"/>
    <w:p w14:paraId="05C145EF" w14:textId="77777777" w:rsidR="006029A2" w:rsidRPr="005012EF" w:rsidRDefault="006029A2" w:rsidP="006029A2"/>
    <w:p w14:paraId="62A482A4" w14:textId="77777777" w:rsidR="006029A2" w:rsidRPr="005012EF" w:rsidRDefault="006029A2" w:rsidP="006029A2"/>
    <w:p w14:paraId="5C34BCD8" w14:textId="3B2EFC13" w:rsidR="006029A2" w:rsidRPr="005012EF" w:rsidRDefault="006029A2" w:rsidP="006029A2">
      <w:pPr>
        <w:ind w:right="-143"/>
      </w:pPr>
      <w:del w:id="1156" w:author="Rodion Kharabet" w:date="2019-12-06T03:54:00Z">
        <w:r w:rsidRPr="005012EF" w:rsidDel="003969F0">
          <w:lastRenderedPageBreak/>
          <w:delText>Таблиця 5.</w:delText>
        </w:r>
      </w:del>
      <w:ins w:id="1157" w:author="Rodion Kharabet" w:date="2019-12-06T03:54:00Z">
        <w:r w:rsidR="003969F0">
          <w:t>Таблиця 4.</w:t>
        </w:r>
      </w:ins>
      <w:r w:rsidRPr="005012EF">
        <w:t>8 – Ступеневий аналіз конкуренції на ринку</w:t>
      </w:r>
    </w:p>
    <w:tbl>
      <w:tblPr>
        <w:tblStyle w:val="TableGrid"/>
        <w:tblW w:w="10490" w:type="dxa"/>
        <w:tblInd w:w="-5" w:type="dxa"/>
        <w:tblLook w:val="01E0" w:firstRow="1" w:lastRow="1" w:firstColumn="1" w:lastColumn="1" w:noHBand="0" w:noVBand="0"/>
      </w:tblPr>
      <w:tblGrid>
        <w:gridCol w:w="2735"/>
        <w:gridCol w:w="3786"/>
        <w:gridCol w:w="3969"/>
      </w:tblGrid>
      <w:tr w:rsidR="006029A2" w:rsidRPr="005012EF" w14:paraId="29408575" w14:textId="77777777" w:rsidTr="006029A2">
        <w:tc>
          <w:tcPr>
            <w:tcW w:w="2735" w:type="dxa"/>
          </w:tcPr>
          <w:p w14:paraId="6E3DA08E" w14:textId="77777777" w:rsidR="006029A2" w:rsidRPr="005012EF" w:rsidRDefault="006029A2" w:rsidP="006029A2">
            <w:pPr>
              <w:pStyle w:val="NoSpacing"/>
              <w:jc w:val="left"/>
              <w:rPr>
                <w:lang w:val="uk-UA"/>
              </w:rPr>
            </w:pPr>
            <w:r w:rsidRPr="005012EF">
              <w:rPr>
                <w:lang w:val="uk-UA"/>
              </w:rPr>
              <w:t>Особливості конкурентного середовища</w:t>
            </w:r>
          </w:p>
        </w:tc>
        <w:tc>
          <w:tcPr>
            <w:tcW w:w="3786" w:type="dxa"/>
          </w:tcPr>
          <w:p w14:paraId="4D454B9D" w14:textId="77777777" w:rsidR="006029A2" w:rsidRPr="005012EF" w:rsidRDefault="006029A2" w:rsidP="006029A2">
            <w:pPr>
              <w:pStyle w:val="NoSpacing"/>
              <w:jc w:val="left"/>
              <w:rPr>
                <w:lang w:val="uk-UA"/>
              </w:rPr>
            </w:pPr>
            <w:r w:rsidRPr="005012EF">
              <w:rPr>
                <w:lang w:val="uk-UA"/>
              </w:rPr>
              <w:t>В чому проявляється дана характеристика</w:t>
            </w:r>
          </w:p>
        </w:tc>
        <w:tc>
          <w:tcPr>
            <w:tcW w:w="3969" w:type="dxa"/>
          </w:tcPr>
          <w:p w14:paraId="7672B2C1" w14:textId="77777777" w:rsidR="006029A2" w:rsidRPr="005012EF" w:rsidRDefault="006029A2" w:rsidP="006029A2">
            <w:pPr>
              <w:pStyle w:val="NoSpacing"/>
              <w:jc w:val="left"/>
              <w:rPr>
                <w:lang w:val="uk-UA"/>
              </w:rPr>
            </w:pPr>
            <w:r w:rsidRPr="005012EF">
              <w:rPr>
                <w:lang w:val="uk-UA"/>
              </w:rPr>
              <w:t>Вплив на діяльність підприємства (можливі дії компанії, щоб бути конкурентоспроможною)</w:t>
            </w:r>
          </w:p>
        </w:tc>
      </w:tr>
      <w:tr w:rsidR="006029A2" w:rsidRPr="005012EF" w14:paraId="0864F436" w14:textId="77777777" w:rsidTr="006029A2">
        <w:tc>
          <w:tcPr>
            <w:tcW w:w="2735" w:type="dxa"/>
          </w:tcPr>
          <w:p w14:paraId="2B4CB059" w14:textId="77777777" w:rsidR="006029A2" w:rsidRPr="005012EF" w:rsidRDefault="006029A2" w:rsidP="006029A2">
            <w:pPr>
              <w:pStyle w:val="NoSpacing"/>
              <w:jc w:val="left"/>
              <w:rPr>
                <w:lang w:val="uk-UA"/>
              </w:rPr>
            </w:pPr>
            <w:r w:rsidRPr="005012EF">
              <w:rPr>
                <w:lang w:val="uk-UA"/>
              </w:rPr>
              <w:t>1. Тип конкуренції – олігополія</w:t>
            </w:r>
          </w:p>
        </w:tc>
        <w:tc>
          <w:tcPr>
            <w:tcW w:w="3786" w:type="dxa"/>
          </w:tcPr>
          <w:p w14:paraId="38160DD0" w14:textId="77777777" w:rsidR="006029A2" w:rsidRPr="005012EF" w:rsidRDefault="006029A2" w:rsidP="006029A2">
            <w:pPr>
              <w:pStyle w:val="NoSpacing"/>
              <w:jc w:val="left"/>
              <w:rPr>
                <w:lang w:val="uk-UA"/>
              </w:rPr>
            </w:pPr>
            <w:r w:rsidRPr="005012EF">
              <w:rPr>
                <w:lang w:val="uk-UA"/>
              </w:rPr>
              <w:t xml:space="preserve">На ринку присутня дуже мала кількість виробників, тож вони можуть контролювати ціни та кількість продукту </w:t>
            </w:r>
          </w:p>
        </w:tc>
        <w:tc>
          <w:tcPr>
            <w:tcW w:w="3969" w:type="dxa"/>
          </w:tcPr>
          <w:p w14:paraId="411CC957" w14:textId="77777777" w:rsidR="006029A2" w:rsidRPr="005012EF" w:rsidRDefault="006029A2" w:rsidP="006029A2">
            <w:pPr>
              <w:pStyle w:val="NoSpacing"/>
              <w:jc w:val="left"/>
              <w:rPr>
                <w:lang w:val="uk-UA"/>
              </w:rPr>
            </w:pPr>
            <w:r w:rsidRPr="005012EF">
              <w:rPr>
                <w:lang w:val="uk-UA"/>
              </w:rPr>
              <w:t>Якщо ринки збуту пересікаються з існуючими виробниками, необхідно намагатися знайти порозуміння</w:t>
            </w:r>
          </w:p>
        </w:tc>
      </w:tr>
      <w:tr w:rsidR="006029A2" w:rsidRPr="005012EF" w14:paraId="1C2006B4" w14:textId="77777777" w:rsidTr="006029A2">
        <w:tc>
          <w:tcPr>
            <w:tcW w:w="2735" w:type="dxa"/>
          </w:tcPr>
          <w:p w14:paraId="23F97AC9" w14:textId="77777777" w:rsidR="006029A2" w:rsidRPr="005012EF" w:rsidRDefault="006029A2" w:rsidP="006029A2">
            <w:pPr>
              <w:pStyle w:val="NoSpacing"/>
              <w:jc w:val="left"/>
              <w:rPr>
                <w:lang w:val="uk-UA"/>
              </w:rPr>
            </w:pPr>
            <w:r w:rsidRPr="005012EF">
              <w:rPr>
                <w:lang w:val="uk-UA"/>
              </w:rPr>
              <w:t>2. За рівнем конкурентної боротьби – міжнародний</w:t>
            </w:r>
          </w:p>
        </w:tc>
        <w:tc>
          <w:tcPr>
            <w:tcW w:w="3786" w:type="dxa"/>
          </w:tcPr>
          <w:p w14:paraId="34E82937" w14:textId="77777777" w:rsidR="006029A2" w:rsidRPr="005012EF" w:rsidRDefault="006029A2" w:rsidP="006029A2">
            <w:pPr>
              <w:pStyle w:val="NoSpacing"/>
              <w:jc w:val="left"/>
              <w:rPr>
                <w:lang w:val="uk-UA"/>
              </w:rPr>
            </w:pPr>
            <w:r w:rsidRPr="005012EF">
              <w:rPr>
                <w:lang w:val="uk-UA"/>
              </w:rPr>
              <w:t xml:space="preserve">Оскільки пропозицій в світі не так багато, то можна шукати ринки збуту за кордоном. </w:t>
            </w:r>
          </w:p>
        </w:tc>
        <w:tc>
          <w:tcPr>
            <w:tcW w:w="3969" w:type="dxa"/>
          </w:tcPr>
          <w:p w14:paraId="498205A9" w14:textId="77777777" w:rsidR="006029A2" w:rsidRPr="005012EF" w:rsidRDefault="006029A2" w:rsidP="006029A2">
            <w:pPr>
              <w:pStyle w:val="NoSpacing"/>
              <w:jc w:val="left"/>
              <w:rPr>
                <w:lang w:val="uk-UA"/>
              </w:rPr>
            </w:pPr>
            <w:r w:rsidRPr="005012EF">
              <w:rPr>
                <w:lang w:val="uk-UA"/>
              </w:rPr>
              <w:t>На внутрішньому ринку країни конкуренції немає, тож можна розвиватися у ньому. Успішна реалізація товару на внутрішньому ринку дозволить вийти на міжнародний</w:t>
            </w:r>
          </w:p>
        </w:tc>
      </w:tr>
      <w:tr w:rsidR="006029A2" w:rsidRPr="005012EF" w14:paraId="683C1260" w14:textId="77777777" w:rsidTr="006029A2">
        <w:tc>
          <w:tcPr>
            <w:tcW w:w="2735" w:type="dxa"/>
          </w:tcPr>
          <w:p w14:paraId="13ADE6DC" w14:textId="77777777" w:rsidR="006029A2" w:rsidRPr="005012EF" w:rsidRDefault="006029A2" w:rsidP="006029A2">
            <w:pPr>
              <w:pStyle w:val="NoSpacing"/>
              <w:jc w:val="left"/>
              <w:rPr>
                <w:lang w:val="uk-UA"/>
              </w:rPr>
            </w:pPr>
            <w:r w:rsidRPr="005012EF">
              <w:rPr>
                <w:lang w:val="uk-UA"/>
              </w:rPr>
              <w:t>3. За галузевою ознакою - внутрішньогалузева</w:t>
            </w:r>
          </w:p>
        </w:tc>
        <w:tc>
          <w:tcPr>
            <w:tcW w:w="3786" w:type="dxa"/>
          </w:tcPr>
          <w:p w14:paraId="117E33A2" w14:textId="77777777" w:rsidR="006029A2" w:rsidRPr="005012EF" w:rsidRDefault="006029A2" w:rsidP="006029A2">
            <w:pPr>
              <w:pStyle w:val="NoSpacing"/>
              <w:jc w:val="left"/>
              <w:rPr>
                <w:lang w:val="uk-UA"/>
              </w:rPr>
            </w:pPr>
            <w:r w:rsidRPr="005012EF">
              <w:rPr>
                <w:lang w:val="uk-UA"/>
              </w:rPr>
              <w:t>Конкурентна боротьба проходить в розрізі галузі розумного дому</w:t>
            </w:r>
          </w:p>
        </w:tc>
        <w:tc>
          <w:tcPr>
            <w:tcW w:w="3969" w:type="dxa"/>
          </w:tcPr>
          <w:p w14:paraId="318F79B0" w14:textId="77777777" w:rsidR="006029A2" w:rsidRPr="005012EF" w:rsidRDefault="006029A2" w:rsidP="006029A2">
            <w:pPr>
              <w:pStyle w:val="NoSpacing"/>
              <w:jc w:val="left"/>
              <w:rPr>
                <w:lang w:val="uk-UA"/>
              </w:rPr>
            </w:pPr>
            <w:r w:rsidRPr="005012EF">
              <w:rPr>
                <w:lang w:val="uk-UA"/>
              </w:rPr>
              <w:t>Пошук суміжних галузей та адаптація товару під них для збільшення загального кола цільової аудиторії</w:t>
            </w:r>
          </w:p>
        </w:tc>
      </w:tr>
      <w:tr w:rsidR="006029A2" w:rsidRPr="005012EF" w14:paraId="0489B751" w14:textId="77777777" w:rsidTr="006029A2">
        <w:tc>
          <w:tcPr>
            <w:tcW w:w="2735" w:type="dxa"/>
          </w:tcPr>
          <w:p w14:paraId="6399EAFA" w14:textId="77777777" w:rsidR="006029A2" w:rsidRPr="005012EF" w:rsidRDefault="006029A2" w:rsidP="006029A2">
            <w:pPr>
              <w:pStyle w:val="NoSpacing"/>
              <w:jc w:val="left"/>
              <w:rPr>
                <w:lang w:val="uk-UA"/>
              </w:rPr>
            </w:pPr>
            <w:r w:rsidRPr="005012EF">
              <w:rPr>
                <w:lang w:val="uk-UA"/>
              </w:rPr>
              <w:t>4. Конкуренція за видами товарів - товарно-родова</w:t>
            </w:r>
          </w:p>
        </w:tc>
        <w:tc>
          <w:tcPr>
            <w:tcW w:w="3786" w:type="dxa"/>
          </w:tcPr>
          <w:p w14:paraId="22D86D90" w14:textId="77777777" w:rsidR="006029A2" w:rsidRPr="005012EF" w:rsidRDefault="006029A2" w:rsidP="006029A2">
            <w:pPr>
              <w:pStyle w:val="NoSpacing"/>
              <w:jc w:val="left"/>
              <w:rPr>
                <w:lang w:val="uk-UA"/>
              </w:rPr>
            </w:pPr>
            <w:r w:rsidRPr="005012EF">
              <w:rPr>
                <w:lang w:val="uk-UA"/>
              </w:rPr>
              <w:t>Товари досить сильно відрізняються між собою але виконують одну і ту саму задачу</w:t>
            </w:r>
          </w:p>
        </w:tc>
        <w:tc>
          <w:tcPr>
            <w:tcW w:w="3969" w:type="dxa"/>
          </w:tcPr>
          <w:p w14:paraId="63EFE0A3" w14:textId="77777777" w:rsidR="006029A2" w:rsidRPr="005012EF" w:rsidRDefault="006029A2" w:rsidP="006029A2">
            <w:pPr>
              <w:pStyle w:val="NoSpacing"/>
              <w:jc w:val="left"/>
              <w:rPr>
                <w:lang w:val="uk-UA"/>
              </w:rPr>
            </w:pPr>
            <w:r w:rsidRPr="005012EF">
              <w:rPr>
                <w:lang w:val="uk-UA"/>
              </w:rPr>
              <w:t xml:space="preserve">Надання власній реалізації контрастних відмінностей від продуктів конкурентів </w:t>
            </w:r>
          </w:p>
        </w:tc>
      </w:tr>
    </w:tbl>
    <w:p w14:paraId="324A59B2" w14:textId="77777777" w:rsidR="006029A2" w:rsidRPr="005012EF" w:rsidRDefault="006029A2" w:rsidP="006029A2">
      <w:pPr>
        <w:ind w:right="-143" w:firstLine="0"/>
      </w:pPr>
    </w:p>
    <w:p w14:paraId="695FCF23" w14:textId="77777777" w:rsidR="006029A2" w:rsidRPr="005012EF" w:rsidRDefault="006029A2" w:rsidP="006029A2">
      <w:pPr>
        <w:spacing w:after="160" w:line="259" w:lineRule="auto"/>
        <w:ind w:firstLine="0"/>
        <w:jc w:val="left"/>
      </w:pPr>
      <w:r w:rsidRPr="005012EF">
        <w:br w:type="page"/>
      </w:r>
    </w:p>
    <w:p w14:paraId="1B9A6AE0" w14:textId="2D30E033" w:rsidR="006029A2" w:rsidRPr="005012EF" w:rsidRDefault="006029A2" w:rsidP="006029A2">
      <w:pPr>
        <w:ind w:right="-143"/>
      </w:pPr>
      <w:r w:rsidRPr="005012EF">
        <w:lastRenderedPageBreak/>
        <w:tab/>
        <w:t xml:space="preserve">Продовження </w:t>
      </w:r>
      <w:del w:id="1158" w:author="Rodion Kharabet" w:date="2019-12-06T03:54:00Z">
        <w:r w:rsidRPr="005012EF" w:rsidDel="003969F0">
          <w:delText>таблиці 5.</w:delText>
        </w:r>
      </w:del>
      <w:ins w:id="1159" w:author="Rodion Kharabet" w:date="2019-12-06T03:54:00Z">
        <w:r w:rsidR="003969F0">
          <w:t>таблиці 4.</w:t>
        </w:r>
      </w:ins>
      <w:r w:rsidRPr="005012EF">
        <w:t>8</w:t>
      </w:r>
    </w:p>
    <w:tbl>
      <w:tblPr>
        <w:tblStyle w:val="TableGrid"/>
        <w:tblW w:w="10490" w:type="dxa"/>
        <w:tblInd w:w="-5" w:type="dxa"/>
        <w:tblLook w:val="04A0" w:firstRow="1" w:lastRow="0" w:firstColumn="1" w:lastColumn="0" w:noHBand="0" w:noVBand="1"/>
      </w:tblPr>
      <w:tblGrid>
        <w:gridCol w:w="2694"/>
        <w:gridCol w:w="3827"/>
        <w:gridCol w:w="3969"/>
      </w:tblGrid>
      <w:tr w:rsidR="006029A2" w:rsidRPr="005012EF" w14:paraId="1911C7DF" w14:textId="77777777" w:rsidTr="006029A2">
        <w:tc>
          <w:tcPr>
            <w:tcW w:w="2694" w:type="dxa"/>
          </w:tcPr>
          <w:p w14:paraId="0E02E234" w14:textId="77777777" w:rsidR="006029A2" w:rsidRPr="005012EF" w:rsidRDefault="006029A2" w:rsidP="006029A2">
            <w:pPr>
              <w:pStyle w:val="NoSpacing"/>
              <w:jc w:val="left"/>
              <w:rPr>
                <w:lang w:val="uk-UA"/>
              </w:rPr>
            </w:pPr>
            <w:r w:rsidRPr="005012EF">
              <w:rPr>
                <w:lang w:val="uk-UA"/>
              </w:rPr>
              <w:t>Особливості конкурентного середовища</w:t>
            </w:r>
          </w:p>
        </w:tc>
        <w:tc>
          <w:tcPr>
            <w:tcW w:w="3827" w:type="dxa"/>
          </w:tcPr>
          <w:p w14:paraId="1FAC9BAA" w14:textId="77777777" w:rsidR="006029A2" w:rsidRPr="005012EF" w:rsidRDefault="006029A2" w:rsidP="006029A2">
            <w:pPr>
              <w:pStyle w:val="NoSpacing"/>
              <w:jc w:val="left"/>
              <w:rPr>
                <w:lang w:val="uk-UA"/>
              </w:rPr>
            </w:pPr>
            <w:r w:rsidRPr="005012EF">
              <w:rPr>
                <w:lang w:val="uk-UA"/>
              </w:rPr>
              <w:t>В чому проявляється дана характеристика</w:t>
            </w:r>
          </w:p>
        </w:tc>
        <w:tc>
          <w:tcPr>
            <w:tcW w:w="3969" w:type="dxa"/>
          </w:tcPr>
          <w:p w14:paraId="3BDC9A21" w14:textId="77777777" w:rsidR="006029A2" w:rsidRPr="005012EF" w:rsidRDefault="006029A2" w:rsidP="006029A2">
            <w:pPr>
              <w:pStyle w:val="NoSpacing"/>
              <w:jc w:val="left"/>
              <w:rPr>
                <w:lang w:val="uk-UA"/>
              </w:rPr>
            </w:pPr>
            <w:r w:rsidRPr="005012EF">
              <w:rPr>
                <w:lang w:val="uk-UA"/>
              </w:rPr>
              <w:t>Вплив на діяльність підприємства (можливі дії компанії, щоб бути конкурентоспроможною)</w:t>
            </w:r>
          </w:p>
        </w:tc>
      </w:tr>
      <w:tr w:rsidR="006029A2" w:rsidRPr="005012EF" w14:paraId="59CF67BB" w14:textId="77777777" w:rsidTr="006029A2">
        <w:tblPrEx>
          <w:tblLook w:val="01E0" w:firstRow="1" w:lastRow="1" w:firstColumn="1" w:lastColumn="1" w:noHBand="0" w:noVBand="0"/>
        </w:tblPrEx>
        <w:tc>
          <w:tcPr>
            <w:tcW w:w="2694" w:type="dxa"/>
          </w:tcPr>
          <w:p w14:paraId="5A2D6E5B" w14:textId="77777777" w:rsidR="006029A2" w:rsidRPr="005012EF" w:rsidRDefault="006029A2" w:rsidP="006029A2">
            <w:pPr>
              <w:pStyle w:val="NoSpacing"/>
              <w:jc w:val="left"/>
              <w:rPr>
                <w:lang w:val="uk-UA"/>
              </w:rPr>
            </w:pPr>
            <w:r w:rsidRPr="005012EF">
              <w:rPr>
                <w:lang w:val="uk-UA"/>
              </w:rPr>
              <w:t>5. За характером конкурентних переваг</w:t>
            </w:r>
          </w:p>
          <w:p w14:paraId="1BEF89AE" w14:textId="77777777" w:rsidR="006029A2" w:rsidRPr="005012EF" w:rsidRDefault="006029A2" w:rsidP="006029A2">
            <w:pPr>
              <w:pStyle w:val="NoSpacing"/>
              <w:jc w:val="left"/>
              <w:rPr>
                <w:lang w:val="uk-UA"/>
              </w:rPr>
            </w:pPr>
            <w:r w:rsidRPr="005012EF">
              <w:rPr>
                <w:lang w:val="uk-UA"/>
              </w:rPr>
              <w:t>- нецінова</w:t>
            </w:r>
          </w:p>
        </w:tc>
        <w:tc>
          <w:tcPr>
            <w:tcW w:w="3827" w:type="dxa"/>
          </w:tcPr>
          <w:p w14:paraId="4F818BE9" w14:textId="77777777" w:rsidR="006029A2" w:rsidRPr="005012EF" w:rsidRDefault="006029A2" w:rsidP="006029A2">
            <w:pPr>
              <w:pStyle w:val="NoSpacing"/>
              <w:jc w:val="left"/>
              <w:rPr>
                <w:lang w:val="uk-UA"/>
              </w:rPr>
            </w:pPr>
            <w:r w:rsidRPr="005012EF">
              <w:rPr>
                <w:lang w:val="uk-UA"/>
              </w:rPr>
              <w:t>Головну роль для покупців відіграє зручність користування та повнота виконання поставлених задач</w:t>
            </w:r>
          </w:p>
        </w:tc>
        <w:tc>
          <w:tcPr>
            <w:tcW w:w="3969" w:type="dxa"/>
          </w:tcPr>
          <w:p w14:paraId="37E15039" w14:textId="77777777" w:rsidR="006029A2" w:rsidRPr="005012EF" w:rsidRDefault="006029A2" w:rsidP="006029A2">
            <w:pPr>
              <w:pStyle w:val="NoSpacing"/>
              <w:jc w:val="left"/>
              <w:rPr>
                <w:lang w:val="uk-UA"/>
              </w:rPr>
            </w:pPr>
            <w:r w:rsidRPr="005012EF">
              <w:rPr>
                <w:lang w:val="uk-UA"/>
              </w:rPr>
              <w:t>Звернення уваги в першу чергу на зворотній зв’язок від користувачів для покращення якості продукту</w:t>
            </w:r>
          </w:p>
        </w:tc>
      </w:tr>
      <w:tr w:rsidR="006029A2" w:rsidRPr="005012EF" w14:paraId="42DAF99D" w14:textId="77777777" w:rsidTr="006029A2">
        <w:tblPrEx>
          <w:tblLook w:val="01E0" w:firstRow="1" w:lastRow="1" w:firstColumn="1" w:lastColumn="1" w:noHBand="0" w:noVBand="0"/>
        </w:tblPrEx>
        <w:tc>
          <w:tcPr>
            <w:tcW w:w="2694" w:type="dxa"/>
          </w:tcPr>
          <w:p w14:paraId="04CB66A6" w14:textId="77777777" w:rsidR="006029A2" w:rsidRPr="005012EF" w:rsidRDefault="006029A2" w:rsidP="006029A2">
            <w:pPr>
              <w:pStyle w:val="NoSpacing"/>
              <w:jc w:val="left"/>
              <w:rPr>
                <w:lang w:val="uk-UA"/>
              </w:rPr>
            </w:pPr>
            <w:r w:rsidRPr="005012EF">
              <w:rPr>
                <w:lang w:val="uk-UA"/>
              </w:rPr>
              <w:t>6. За інтенсивністю</w:t>
            </w:r>
          </w:p>
          <w:p w14:paraId="0A2DAF7F" w14:textId="77777777" w:rsidR="006029A2" w:rsidRPr="005012EF" w:rsidRDefault="006029A2" w:rsidP="006029A2">
            <w:pPr>
              <w:pStyle w:val="NoSpacing"/>
              <w:jc w:val="left"/>
              <w:rPr>
                <w:lang w:val="uk-UA"/>
              </w:rPr>
            </w:pPr>
            <w:r w:rsidRPr="005012EF">
              <w:rPr>
                <w:lang w:val="uk-UA"/>
              </w:rPr>
              <w:t>- немарочна</w:t>
            </w:r>
          </w:p>
        </w:tc>
        <w:tc>
          <w:tcPr>
            <w:tcW w:w="3827" w:type="dxa"/>
          </w:tcPr>
          <w:p w14:paraId="15B24FAA" w14:textId="77777777" w:rsidR="006029A2" w:rsidRPr="005012EF" w:rsidRDefault="006029A2" w:rsidP="006029A2">
            <w:pPr>
              <w:pStyle w:val="NoSpacing"/>
              <w:jc w:val="left"/>
              <w:rPr>
                <w:lang w:val="uk-UA"/>
              </w:rPr>
            </w:pPr>
            <w:r w:rsidRPr="005012EF">
              <w:rPr>
                <w:lang w:val="uk-UA"/>
              </w:rPr>
              <w:t>Бренд товару не відіграє ролі, оскільки всі конкуренти на є всесвітньо-відомими марками</w:t>
            </w:r>
          </w:p>
        </w:tc>
        <w:tc>
          <w:tcPr>
            <w:tcW w:w="3969" w:type="dxa"/>
          </w:tcPr>
          <w:p w14:paraId="74A6ECE5" w14:textId="77777777" w:rsidR="006029A2" w:rsidRPr="005012EF" w:rsidRDefault="006029A2" w:rsidP="006029A2">
            <w:pPr>
              <w:pStyle w:val="NoSpacing"/>
              <w:jc w:val="left"/>
              <w:rPr>
                <w:lang w:val="uk-UA"/>
              </w:rPr>
            </w:pPr>
            <w:r w:rsidRPr="005012EF">
              <w:rPr>
                <w:lang w:val="uk-UA"/>
              </w:rPr>
              <w:t>Концентрація зусиль на покращені якісних характеристик продукту</w:t>
            </w:r>
          </w:p>
        </w:tc>
      </w:tr>
    </w:tbl>
    <w:p w14:paraId="65A6CF94" w14:textId="77777777" w:rsidR="006029A2" w:rsidRPr="005012EF" w:rsidRDefault="006029A2" w:rsidP="006029A2">
      <w:pPr>
        <w:ind w:right="-143"/>
      </w:pPr>
    </w:p>
    <w:p w14:paraId="14BE1AF0" w14:textId="4715DAB2" w:rsidR="006029A2" w:rsidRPr="005012EF" w:rsidRDefault="006029A2" w:rsidP="002A4E7C">
      <w:r w:rsidRPr="005012EF">
        <w:tab/>
        <w:t xml:space="preserve">Аналіз умов конкуренції в галузі за моделлю 5 сил М. Портера наведено у </w:t>
      </w:r>
      <w:del w:id="1160" w:author="Rodion Kharabet" w:date="2019-12-06T03:54:00Z">
        <w:r w:rsidRPr="005012EF" w:rsidDel="003969F0">
          <w:delText>таблиці 5.</w:delText>
        </w:r>
      </w:del>
      <w:ins w:id="1161" w:author="Rodion Kharabet" w:date="2019-12-06T03:54:00Z">
        <w:r w:rsidR="003969F0">
          <w:t>таблиці 4.</w:t>
        </w:r>
      </w:ins>
      <w:r w:rsidRPr="005012EF">
        <w:t>9.</w:t>
      </w:r>
    </w:p>
    <w:p w14:paraId="10B8E132" w14:textId="77777777" w:rsidR="002A4E7C" w:rsidRPr="005012EF" w:rsidRDefault="002A4E7C" w:rsidP="002A4E7C"/>
    <w:p w14:paraId="5C1C17F1" w14:textId="1489409E" w:rsidR="006029A2" w:rsidRPr="005012EF" w:rsidRDefault="006029A2" w:rsidP="006029A2">
      <w:r w:rsidRPr="005012EF">
        <w:tab/>
      </w:r>
      <w:del w:id="1162" w:author="Rodion Kharabet" w:date="2019-12-06T03:54:00Z">
        <w:r w:rsidRPr="005012EF" w:rsidDel="003969F0">
          <w:delText>Таблиця 5.</w:delText>
        </w:r>
      </w:del>
      <w:ins w:id="1163" w:author="Rodion Kharabet" w:date="2019-12-06T03:54:00Z">
        <w:r w:rsidR="003969F0">
          <w:t>Таблиця 4.</w:t>
        </w:r>
      </w:ins>
      <w:r w:rsidRPr="005012EF">
        <w:t>9 – Аналіз умов конкуренції в галузі за М. Портером</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984"/>
        <w:gridCol w:w="2127"/>
        <w:gridCol w:w="1984"/>
        <w:gridCol w:w="1276"/>
      </w:tblGrid>
      <w:tr w:rsidR="006029A2" w:rsidRPr="005012EF" w14:paraId="2E87BF66" w14:textId="77777777" w:rsidTr="006029A2">
        <w:trPr>
          <w:cantSplit/>
        </w:trPr>
        <w:tc>
          <w:tcPr>
            <w:tcW w:w="1418" w:type="dxa"/>
            <w:vMerge w:val="restart"/>
          </w:tcPr>
          <w:p w14:paraId="3CCF5F94" w14:textId="77777777" w:rsidR="006029A2" w:rsidRPr="005012EF" w:rsidRDefault="006029A2" w:rsidP="006029A2">
            <w:pPr>
              <w:pStyle w:val="NoSpacing"/>
              <w:jc w:val="left"/>
              <w:rPr>
                <w:lang w:val="uk-UA"/>
              </w:rPr>
            </w:pPr>
            <w:r w:rsidRPr="005012EF">
              <w:rPr>
                <w:lang w:val="uk-UA"/>
              </w:rPr>
              <w:t>Складові аналізу</w:t>
            </w:r>
          </w:p>
        </w:tc>
        <w:tc>
          <w:tcPr>
            <w:tcW w:w="1701" w:type="dxa"/>
          </w:tcPr>
          <w:p w14:paraId="7A92813C" w14:textId="77777777" w:rsidR="006029A2" w:rsidRPr="005012EF" w:rsidRDefault="006029A2" w:rsidP="006029A2">
            <w:pPr>
              <w:pStyle w:val="NoSpacing"/>
              <w:jc w:val="left"/>
              <w:rPr>
                <w:lang w:val="uk-UA"/>
              </w:rPr>
            </w:pPr>
            <w:r w:rsidRPr="005012EF">
              <w:rPr>
                <w:lang w:val="uk-UA"/>
              </w:rPr>
              <w:t>Прямі конкуренти в галузі</w:t>
            </w:r>
          </w:p>
        </w:tc>
        <w:tc>
          <w:tcPr>
            <w:tcW w:w="1984" w:type="dxa"/>
          </w:tcPr>
          <w:p w14:paraId="6174DE25" w14:textId="77777777" w:rsidR="006029A2" w:rsidRPr="005012EF" w:rsidRDefault="006029A2" w:rsidP="006029A2">
            <w:pPr>
              <w:pStyle w:val="NoSpacing"/>
              <w:jc w:val="left"/>
              <w:rPr>
                <w:lang w:val="uk-UA"/>
              </w:rPr>
            </w:pPr>
            <w:r w:rsidRPr="005012EF">
              <w:rPr>
                <w:lang w:val="uk-UA"/>
              </w:rPr>
              <w:t>Потенційні конкуренти</w:t>
            </w:r>
          </w:p>
        </w:tc>
        <w:tc>
          <w:tcPr>
            <w:tcW w:w="2127" w:type="dxa"/>
          </w:tcPr>
          <w:p w14:paraId="5B7B1B50" w14:textId="77777777" w:rsidR="006029A2" w:rsidRPr="005012EF" w:rsidRDefault="006029A2" w:rsidP="006029A2">
            <w:pPr>
              <w:pStyle w:val="NoSpacing"/>
              <w:jc w:val="left"/>
              <w:rPr>
                <w:lang w:val="uk-UA"/>
              </w:rPr>
            </w:pPr>
            <w:r w:rsidRPr="005012EF">
              <w:rPr>
                <w:lang w:val="uk-UA"/>
              </w:rPr>
              <w:t>Постачальники</w:t>
            </w:r>
          </w:p>
        </w:tc>
        <w:tc>
          <w:tcPr>
            <w:tcW w:w="1984" w:type="dxa"/>
          </w:tcPr>
          <w:p w14:paraId="1CD3BF28" w14:textId="77777777" w:rsidR="006029A2" w:rsidRPr="005012EF" w:rsidRDefault="006029A2" w:rsidP="006029A2">
            <w:pPr>
              <w:pStyle w:val="NoSpacing"/>
              <w:jc w:val="left"/>
              <w:rPr>
                <w:lang w:val="uk-UA"/>
              </w:rPr>
            </w:pPr>
            <w:r w:rsidRPr="005012EF">
              <w:rPr>
                <w:lang w:val="uk-UA"/>
              </w:rPr>
              <w:t>Клієнти</w:t>
            </w:r>
          </w:p>
        </w:tc>
        <w:tc>
          <w:tcPr>
            <w:tcW w:w="1276" w:type="dxa"/>
          </w:tcPr>
          <w:p w14:paraId="02591503" w14:textId="77777777" w:rsidR="006029A2" w:rsidRPr="005012EF" w:rsidRDefault="006029A2" w:rsidP="006029A2">
            <w:pPr>
              <w:pStyle w:val="NoSpacing"/>
              <w:jc w:val="left"/>
              <w:rPr>
                <w:lang w:val="uk-UA"/>
              </w:rPr>
            </w:pPr>
            <w:r w:rsidRPr="005012EF">
              <w:rPr>
                <w:lang w:val="uk-UA"/>
              </w:rPr>
              <w:t>Товари-замінники</w:t>
            </w:r>
          </w:p>
        </w:tc>
      </w:tr>
      <w:tr w:rsidR="006029A2" w:rsidRPr="005012EF" w14:paraId="701EE6F5" w14:textId="77777777" w:rsidTr="006029A2">
        <w:trPr>
          <w:trHeight w:val="1104"/>
        </w:trPr>
        <w:tc>
          <w:tcPr>
            <w:tcW w:w="1418" w:type="dxa"/>
            <w:vMerge/>
          </w:tcPr>
          <w:p w14:paraId="28C68573" w14:textId="77777777" w:rsidR="006029A2" w:rsidRPr="005012EF" w:rsidRDefault="006029A2" w:rsidP="006029A2">
            <w:pPr>
              <w:pStyle w:val="NoSpacing"/>
              <w:jc w:val="left"/>
              <w:rPr>
                <w:lang w:val="uk-UA"/>
              </w:rPr>
            </w:pPr>
          </w:p>
        </w:tc>
        <w:tc>
          <w:tcPr>
            <w:tcW w:w="1701" w:type="dxa"/>
          </w:tcPr>
          <w:p w14:paraId="62FA4BA4" w14:textId="77777777" w:rsidR="006029A2" w:rsidRPr="005012EF" w:rsidRDefault="006029A2" w:rsidP="006029A2">
            <w:pPr>
              <w:pStyle w:val="NoSpacing"/>
              <w:jc w:val="left"/>
              <w:rPr>
                <w:lang w:val="uk-UA"/>
              </w:rPr>
            </w:pPr>
            <w:proofErr w:type="spellStart"/>
            <w:r w:rsidRPr="005012EF">
              <w:rPr>
                <w:lang w:val="uk-UA"/>
              </w:rPr>
              <w:t>GeniCan</w:t>
            </w:r>
            <w:proofErr w:type="spellEnd"/>
            <w:r w:rsidRPr="005012EF">
              <w:rPr>
                <w:lang w:val="uk-UA"/>
              </w:rPr>
              <w:t xml:space="preserve">, </w:t>
            </w:r>
            <w:proofErr w:type="spellStart"/>
            <w:r w:rsidRPr="005012EF">
              <w:rPr>
                <w:lang w:val="uk-UA"/>
              </w:rPr>
              <w:t>Hiku</w:t>
            </w:r>
            <w:proofErr w:type="spellEnd"/>
          </w:p>
        </w:tc>
        <w:tc>
          <w:tcPr>
            <w:tcW w:w="1984" w:type="dxa"/>
          </w:tcPr>
          <w:p w14:paraId="3734BBA1" w14:textId="77777777" w:rsidR="006029A2" w:rsidRPr="005012EF" w:rsidRDefault="006029A2" w:rsidP="006029A2">
            <w:pPr>
              <w:pStyle w:val="NoSpacing"/>
              <w:jc w:val="left"/>
              <w:rPr>
                <w:lang w:val="uk-UA"/>
              </w:rPr>
            </w:pPr>
            <w:r w:rsidRPr="005012EF">
              <w:rPr>
                <w:lang w:val="uk-UA"/>
              </w:rPr>
              <w:t>Необхідно зареєструвати товарні знаки</w:t>
            </w:r>
          </w:p>
        </w:tc>
        <w:tc>
          <w:tcPr>
            <w:tcW w:w="2127" w:type="dxa"/>
          </w:tcPr>
          <w:p w14:paraId="7D0EDC49" w14:textId="77777777" w:rsidR="006029A2" w:rsidRPr="005012EF" w:rsidRDefault="006029A2" w:rsidP="006029A2">
            <w:pPr>
              <w:pStyle w:val="NoSpacing"/>
              <w:jc w:val="left"/>
              <w:rPr>
                <w:lang w:val="uk-UA"/>
              </w:rPr>
            </w:pPr>
            <w:r w:rsidRPr="005012EF">
              <w:rPr>
                <w:lang w:val="uk-UA"/>
              </w:rPr>
              <w:t>Концентрація постачальників</w:t>
            </w:r>
          </w:p>
        </w:tc>
        <w:tc>
          <w:tcPr>
            <w:tcW w:w="1984" w:type="dxa"/>
          </w:tcPr>
          <w:p w14:paraId="3E25E3B1" w14:textId="77777777" w:rsidR="006029A2" w:rsidRPr="005012EF" w:rsidRDefault="006029A2" w:rsidP="006029A2">
            <w:pPr>
              <w:pStyle w:val="NoSpacing"/>
              <w:jc w:val="left"/>
              <w:rPr>
                <w:lang w:val="uk-UA"/>
              </w:rPr>
            </w:pPr>
            <w:r w:rsidRPr="005012EF">
              <w:rPr>
                <w:lang w:val="uk-UA"/>
              </w:rPr>
              <w:t>Рівень чутливості до зміни цін</w:t>
            </w:r>
          </w:p>
        </w:tc>
        <w:tc>
          <w:tcPr>
            <w:tcW w:w="1276" w:type="dxa"/>
          </w:tcPr>
          <w:p w14:paraId="4E9CCADA" w14:textId="77777777" w:rsidR="006029A2" w:rsidRPr="005012EF" w:rsidRDefault="006029A2" w:rsidP="006029A2">
            <w:pPr>
              <w:pStyle w:val="NoSpacing"/>
              <w:jc w:val="left"/>
              <w:rPr>
                <w:lang w:val="uk-UA"/>
              </w:rPr>
            </w:pPr>
            <w:r w:rsidRPr="005012EF">
              <w:rPr>
                <w:lang w:val="uk-UA"/>
              </w:rPr>
              <w:t>Немає</w:t>
            </w:r>
          </w:p>
        </w:tc>
      </w:tr>
    </w:tbl>
    <w:p w14:paraId="6C8F3611" w14:textId="77777777" w:rsidR="006029A2" w:rsidRPr="005012EF" w:rsidRDefault="006029A2" w:rsidP="006029A2"/>
    <w:p w14:paraId="4D1A2E20" w14:textId="77777777" w:rsidR="006029A2" w:rsidRPr="005012EF" w:rsidRDefault="006029A2" w:rsidP="006029A2">
      <w:pPr>
        <w:spacing w:after="160" w:line="259" w:lineRule="auto"/>
        <w:ind w:firstLine="0"/>
        <w:jc w:val="left"/>
      </w:pPr>
      <w:r w:rsidRPr="005012EF">
        <w:br w:type="page"/>
      </w:r>
    </w:p>
    <w:p w14:paraId="00685686" w14:textId="2C73B429" w:rsidR="006029A2" w:rsidRPr="005012EF" w:rsidRDefault="006029A2" w:rsidP="006029A2">
      <w:r w:rsidRPr="005012EF">
        <w:lastRenderedPageBreak/>
        <w:t xml:space="preserve">Продовження </w:t>
      </w:r>
      <w:del w:id="1164" w:author="Rodion Kharabet" w:date="2019-12-06T03:54:00Z">
        <w:r w:rsidRPr="005012EF" w:rsidDel="003969F0">
          <w:delText>таблиці 5.</w:delText>
        </w:r>
      </w:del>
      <w:ins w:id="1165" w:author="Rodion Kharabet" w:date="2019-12-06T03:54:00Z">
        <w:r w:rsidR="003969F0">
          <w:t>таблиці 4.</w:t>
        </w:r>
      </w:ins>
      <w:r w:rsidRPr="005012EF">
        <w:t>9</w:t>
      </w:r>
    </w:p>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1701"/>
        <w:gridCol w:w="1843"/>
        <w:gridCol w:w="1984"/>
        <w:gridCol w:w="1134"/>
      </w:tblGrid>
      <w:tr w:rsidR="006029A2" w:rsidRPr="005012EF" w14:paraId="6E16C2FA" w14:textId="77777777" w:rsidTr="006029A2">
        <w:tc>
          <w:tcPr>
            <w:tcW w:w="1418" w:type="dxa"/>
            <w:vMerge w:val="restart"/>
          </w:tcPr>
          <w:p w14:paraId="3DCBFE70" w14:textId="77777777" w:rsidR="006029A2" w:rsidRPr="005012EF" w:rsidRDefault="006029A2" w:rsidP="006029A2">
            <w:pPr>
              <w:pStyle w:val="NoSpacing"/>
              <w:jc w:val="left"/>
              <w:rPr>
                <w:lang w:val="uk-UA"/>
              </w:rPr>
            </w:pPr>
            <w:r w:rsidRPr="005012EF">
              <w:rPr>
                <w:lang w:val="uk-UA"/>
              </w:rPr>
              <w:t>Висновки</w:t>
            </w:r>
          </w:p>
        </w:tc>
        <w:tc>
          <w:tcPr>
            <w:tcW w:w="2268" w:type="dxa"/>
          </w:tcPr>
          <w:p w14:paraId="55ECEB86" w14:textId="77777777" w:rsidR="006029A2" w:rsidRPr="005012EF" w:rsidRDefault="006029A2" w:rsidP="006029A2">
            <w:pPr>
              <w:pStyle w:val="NoSpacing"/>
              <w:jc w:val="left"/>
              <w:rPr>
                <w:lang w:val="uk-UA"/>
              </w:rPr>
            </w:pPr>
            <w:r w:rsidRPr="005012EF">
              <w:rPr>
                <w:lang w:val="uk-UA"/>
              </w:rPr>
              <w:t>Прямі конкуренти в галузі</w:t>
            </w:r>
          </w:p>
        </w:tc>
        <w:tc>
          <w:tcPr>
            <w:tcW w:w="1701" w:type="dxa"/>
          </w:tcPr>
          <w:p w14:paraId="7D145DED" w14:textId="77777777" w:rsidR="006029A2" w:rsidRPr="005012EF" w:rsidRDefault="006029A2" w:rsidP="006029A2">
            <w:pPr>
              <w:pStyle w:val="NoSpacing"/>
              <w:jc w:val="left"/>
              <w:rPr>
                <w:lang w:val="uk-UA"/>
              </w:rPr>
            </w:pPr>
            <w:r w:rsidRPr="005012EF">
              <w:rPr>
                <w:lang w:val="uk-UA"/>
              </w:rPr>
              <w:t>Потенційні конкуренти</w:t>
            </w:r>
          </w:p>
        </w:tc>
        <w:tc>
          <w:tcPr>
            <w:tcW w:w="1843" w:type="dxa"/>
          </w:tcPr>
          <w:p w14:paraId="11643CAB" w14:textId="77777777" w:rsidR="006029A2" w:rsidRPr="005012EF" w:rsidRDefault="006029A2" w:rsidP="006029A2">
            <w:pPr>
              <w:pStyle w:val="NoSpacing"/>
              <w:jc w:val="left"/>
              <w:rPr>
                <w:lang w:val="uk-UA"/>
              </w:rPr>
            </w:pPr>
            <w:r w:rsidRPr="005012EF">
              <w:rPr>
                <w:lang w:val="uk-UA"/>
              </w:rPr>
              <w:t>Постачальники</w:t>
            </w:r>
          </w:p>
        </w:tc>
        <w:tc>
          <w:tcPr>
            <w:tcW w:w="1984" w:type="dxa"/>
          </w:tcPr>
          <w:p w14:paraId="4D78316E" w14:textId="77777777" w:rsidR="006029A2" w:rsidRPr="005012EF" w:rsidRDefault="006029A2" w:rsidP="006029A2">
            <w:pPr>
              <w:pStyle w:val="NoSpacing"/>
              <w:jc w:val="left"/>
              <w:rPr>
                <w:lang w:val="uk-UA"/>
              </w:rPr>
            </w:pPr>
            <w:r w:rsidRPr="005012EF">
              <w:rPr>
                <w:lang w:val="uk-UA"/>
              </w:rPr>
              <w:t>Клієнти</w:t>
            </w:r>
          </w:p>
        </w:tc>
        <w:tc>
          <w:tcPr>
            <w:tcW w:w="1134" w:type="dxa"/>
          </w:tcPr>
          <w:p w14:paraId="170D237A" w14:textId="77777777" w:rsidR="006029A2" w:rsidRPr="005012EF" w:rsidRDefault="006029A2" w:rsidP="006029A2">
            <w:pPr>
              <w:pStyle w:val="NoSpacing"/>
              <w:jc w:val="left"/>
              <w:rPr>
                <w:lang w:val="uk-UA"/>
              </w:rPr>
            </w:pPr>
            <w:r w:rsidRPr="005012EF">
              <w:rPr>
                <w:lang w:val="uk-UA"/>
              </w:rPr>
              <w:t>Товари-замінники</w:t>
            </w:r>
          </w:p>
        </w:tc>
      </w:tr>
      <w:tr w:rsidR="006029A2" w:rsidRPr="005012EF" w14:paraId="5336AAAD" w14:textId="77777777" w:rsidTr="006029A2">
        <w:tc>
          <w:tcPr>
            <w:tcW w:w="1418" w:type="dxa"/>
            <w:vMerge/>
          </w:tcPr>
          <w:p w14:paraId="7A42F1D8" w14:textId="77777777" w:rsidR="006029A2" w:rsidRPr="005012EF" w:rsidRDefault="006029A2" w:rsidP="006029A2">
            <w:pPr>
              <w:pStyle w:val="NoSpacing"/>
              <w:jc w:val="left"/>
              <w:rPr>
                <w:lang w:val="uk-UA"/>
              </w:rPr>
            </w:pPr>
          </w:p>
        </w:tc>
        <w:tc>
          <w:tcPr>
            <w:tcW w:w="2268" w:type="dxa"/>
          </w:tcPr>
          <w:p w14:paraId="7544E393" w14:textId="77777777" w:rsidR="006029A2" w:rsidRPr="005012EF" w:rsidRDefault="006029A2" w:rsidP="006029A2">
            <w:pPr>
              <w:pStyle w:val="NoSpacing"/>
              <w:jc w:val="left"/>
              <w:rPr>
                <w:lang w:val="uk-UA"/>
              </w:rPr>
            </w:pPr>
            <w:r w:rsidRPr="005012EF">
              <w:rPr>
                <w:lang w:val="uk-UA"/>
              </w:rPr>
              <w:t>Інтенсивність конкурентної боротьби є доволі низькою, оскільки не так багато продуктів на ринку</w:t>
            </w:r>
          </w:p>
        </w:tc>
        <w:tc>
          <w:tcPr>
            <w:tcW w:w="1701" w:type="dxa"/>
          </w:tcPr>
          <w:p w14:paraId="6EDB8532" w14:textId="77777777" w:rsidR="006029A2" w:rsidRPr="005012EF" w:rsidRDefault="006029A2" w:rsidP="006029A2">
            <w:pPr>
              <w:pStyle w:val="NoSpacing"/>
              <w:jc w:val="left"/>
              <w:rPr>
                <w:lang w:val="uk-UA"/>
              </w:rPr>
            </w:pPr>
            <w:r w:rsidRPr="005012EF">
              <w:rPr>
                <w:lang w:val="uk-UA"/>
              </w:rPr>
              <w:t>Вихід на ринок можливий після отримання товарних знаків</w:t>
            </w:r>
          </w:p>
        </w:tc>
        <w:tc>
          <w:tcPr>
            <w:tcW w:w="1843" w:type="dxa"/>
          </w:tcPr>
          <w:p w14:paraId="7691C6AC" w14:textId="77777777" w:rsidR="006029A2" w:rsidRPr="005012EF" w:rsidRDefault="006029A2" w:rsidP="006029A2">
            <w:pPr>
              <w:pStyle w:val="NoSpacing"/>
              <w:jc w:val="left"/>
              <w:rPr>
                <w:lang w:val="uk-UA"/>
              </w:rPr>
            </w:pPr>
            <w:r w:rsidRPr="005012EF">
              <w:rPr>
                <w:lang w:val="uk-UA"/>
              </w:rPr>
              <w:t>Багато не пов’язаних між собою постачальників. Тому немає роботи на ринку</w:t>
            </w:r>
          </w:p>
        </w:tc>
        <w:tc>
          <w:tcPr>
            <w:tcW w:w="1984" w:type="dxa"/>
          </w:tcPr>
          <w:p w14:paraId="517FA9E5" w14:textId="77777777" w:rsidR="006029A2" w:rsidRPr="005012EF" w:rsidRDefault="006029A2" w:rsidP="006029A2">
            <w:pPr>
              <w:pStyle w:val="NoSpacing"/>
              <w:jc w:val="left"/>
              <w:rPr>
                <w:lang w:val="uk-UA"/>
              </w:rPr>
            </w:pPr>
            <w:r w:rsidRPr="005012EF">
              <w:rPr>
                <w:lang w:val="uk-UA"/>
              </w:rPr>
              <w:t>Постачальники не занадто чутливі до зміни цін на ринку</w:t>
            </w:r>
          </w:p>
        </w:tc>
        <w:tc>
          <w:tcPr>
            <w:tcW w:w="1134" w:type="dxa"/>
          </w:tcPr>
          <w:p w14:paraId="29A5A84F" w14:textId="77777777" w:rsidR="006029A2" w:rsidRPr="005012EF" w:rsidRDefault="006029A2" w:rsidP="006029A2">
            <w:pPr>
              <w:pStyle w:val="NoSpacing"/>
              <w:jc w:val="left"/>
              <w:rPr>
                <w:lang w:val="uk-UA"/>
              </w:rPr>
            </w:pPr>
            <w:r w:rsidRPr="005012EF">
              <w:rPr>
                <w:lang w:val="uk-UA"/>
              </w:rPr>
              <w:t>Немає</w:t>
            </w:r>
          </w:p>
        </w:tc>
      </w:tr>
    </w:tbl>
    <w:p w14:paraId="733E8FBA" w14:textId="77777777" w:rsidR="006029A2" w:rsidRPr="005012EF" w:rsidRDefault="006029A2" w:rsidP="006029A2">
      <w:pPr>
        <w:ind w:right="-143"/>
      </w:pPr>
    </w:p>
    <w:p w14:paraId="421CCD74" w14:textId="77777777" w:rsidR="006029A2" w:rsidRPr="005012EF" w:rsidRDefault="006029A2" w:rsidP="006029A2">
      <w:r w:rsidRPr="005012EF">
        <w:tab/>
        <w:t xml:space="preserve">За результатами аналізу таблиці можна зробити висновок, що, з огляду на ситуацію на ринку, існує можливість роботи на ринку. </w:t>
      </w:r>
    </w:p>
    <w:p w14:paraId="6602B0C8" w14:textId="6DD34609" w:rsidR="006029A2" w:rsidRPr="005012EF" w:rsidRDefault="006029A2" w:rsidP="006029A2">
      <w:r w:rsidRPr="005012EF">
        <w:tab/>
        <w:t xml:space="preserve">На основі складених попередніх досліджень, у </w:t>
      </w:r>
      <w:del w:id="1166" w:author="Rodion Kharabet" w:date="2019-12-06T03:54:00Z">
        <w:r w:rsidRPr="005012EF" w:rsidDel="003969F0">
          <w:delText>таблиці 5.</w:delText>
        </w:r>
      </w:del>
      <w:ins w:id="1167" w:author="Rodion Kharabet" w:date="2019-12-06T03:54:00Z">
        <w:r w:rsidR="003969F0">
          <w:t>таблиці 4.</w:t>
        </w:r>
      </w:ins>
      <w:r w:rsidRPr="005012EF">
        <w:t xml:space="preserve">10 було визначено та обґрунтовано фактори конкурентоспроможності. </w:t>
      </w:r>
    </w:p>
    <w:p w14:paraId="1044DA1A" w14:textId="77777777" w:rsidR="006029A2" w:rsidRPr="005012EF" w:rsidRDefault="006029A2" w:rsidP="006029A2">
      <w:pPr>
        <w:ind w:right="-143"/>
      </w:pPr>
    </w:p>
    <w:p w14:paraId="3C6FCB12" w14:textId="7080AD76" w:rsidR="006029A2" w:rsidRPr="005012EF" w:rsidRDefault="006029A2" w:rsidP="006029A2">
      <w:pPr>
        <w:ind w:right="-143"/>
      </w:pPr>
      <w:r w:rsidRPr="005012EF">
        <w:tab/>
      </w:r>
      <w:del w:id="1168" w:author="Rodion Kharabet" w:date="2019-12-06T03:54:00Z">
        <w:r w:rsidRPr="005012EF" w:rsidDel="003969F0">
          <w:delText>Таблиця 5.</w:delText>
        </w:r>
      </w:del>
      <w:ins w:id="1169" w:author="Rodion Kharabet" w:date="2019-12-06T03:54:00Z">
        <w:r w:rsidR="003969F0">
          <w:t>Таблиця 4.</w:t>
        </w:r>
      </w:ins>
      <w:r w:rsidRPr="005012EF">
        <w:t xml:space="preserve">10 – Обґрунтування факторів конкурентоспроможності </w:t>
      </w:r>
    </w:p>
    <w:tbl>
      <w:tblPr>
        <w:tblStyle w:val="TableGrid"/>
        <w:tblW w:w="10485" w:type="dxa"/>
        <w:tblLook w:val="00A0" w:firstRow="1" w:lastRow="0" w:firstColumn="1" w:lastColumn="0" w:noHBand="0" w:noVBand="0"/>
      </w:tblPr>
      <w:tblGrid>
        <w:gridCol w:w="594"/>
        <w:gridCol w:w="3274"/>
        <w:gridCol w:w="6617"/>
      </w:tblGrid>
      <w:tr w:rsidR="006029A2" w:rsidRPr="005012EF" w14:paraId="72FF9C1B" w14:textId="77777777" w:rsidTr="006029A2">
        <w:tc>
          <w:tcPr>
            <w:tcW w:w="594" w:type="dxa"/>
          </w:tcPr>
          <w:p w14:paraId="27CE5126" w14:textId="77777777" w:rsidR="006029A2" w:rsidRPr="005012EF" w:rsidRDefault="006029A2" w:rsidP="006029A2">
            <w:pPr>
              <w:pStyle w:val="NoSpacing"/>
              <w:jc w:val="left"/>
              <w:rPr>
                <w:lang w:val="uk-UA"/>
              </w:rPr>
            </w:pPr>
            <w:r w:rsidRPr="005012EF">
              <w:rPr>
                <w:lang w:val="uk-UA"/>
              </w:rPr>
              <w:t>№ п/п</w:t>
            </w:r>
          </w:p>
        </w:tc>
        <w:tc>
          <w:tcPr>
            <w:tcW w:w="3274" w:type="dxa"/>
          </w:tcPr>
          <w:p w14:paraId="310BEFF4" w14:textId="77777777" w:rsidR="006029A2" w:rsidRPr="005012EF" w:rsidRDefault="006029A2" w:rsidP="006029A2">
            <w:pPr>
              <w:pStyle w:val="NoSpacing"/>
              <w:jc w:val="left"/>
              <w:rPr>
                <w:lang w:val="uk-UA"/>
              </w:rPr>
            </w:pPr>
            <w:r w:rsidRPr="005012EF">
              <w:rPr>
                <w:lang w:val="uk-UA"/>
              </w:rPr>
              <w:t>Фактор конкурентоспроможності</w:t>
            </w:r>
          </w:p>
        </w:tc>
        <w:tc>
          <w:tcPr>
            <w:tcW w:w="6617" w:type="dxa"/>
          </w:tcPr>
          <w:p w14:paraId="3201329E" w14:textId="77777777" w:rsidR="006029A2" w:rsidRPr="005012EF" w:rsidRDefault="006029A2" w:rsidP="006029A2">
            <w:pPr>
              <w:pStyle w:val="NoSpacing"/>
              <w:jc w:val="left"/>
              <w:rPr>
                <w:lang w:val="uk-UA"/>
              </w:rPr>
            </w:pPr>
            <w:r w:rsidRPr="005012EF">
              <w:rPr>
                <w:lang w:val="uk-UA"/>
              </w:rPr>
              <w:t>Обґрунтування (наведення чинників, що роблять фактор для порівняння конкурентних проектів значущим)</w:t>
            </w:r>
          </w:p>
        </w:tc>
      </w:tr>
      <w:tr w:rsidR="006029A2" w:rsidRPr="005012EF" w14:paraId="14564E72" w14:textId="77777777" w:rsidTr="006029A2">
        <w:tc>
          <w:tcPr>
            <w:tcW w:w="594" w:type="dxa"/>
          </w:tcPr>
          <w:p w14:paraId="5314A74D" w14:textId="77777777" w:rsidR="006029A2" w:rsidRPr="005012EF" w:rsidRDefault="006029A2" w:rsidP="006029A2">
            <w:pPr>
              <w:pStyle w:val="NoSpacing"/>
              <w:jc w:val="left"/>
              <w:rPr>
                <w:lang w:val="uk-UA"/>
              </w:rPr>
            </w:pPr>
            <w:r w:rsidRPr="005012EF">
              <w:rPr>
                <w:lang w:val="uk-UA"/>
              </w:rPr>
              <w:t>1.</w:t>
            </w:r>
          </w:p>
        </w:tc>
        <w:tc>
          <w:tcPr>
            <w:tcW w:w="3274" w:type="dxa"/>
          </w:tcPr>
          <w:p w14:paraId="5A63199A" w14:textId="77777777" w:rsidR="006029A2" w:rsidRPr="005012EF" w:rsidRDefault="006029A2" w:rsidP="006029A2">
            <w:pPr>
              <w:pStyle w:val="NoSpacing"/>
              <w:jc w:val="left"/>
              <w:rPr>
                <w:lang w:val="uk-UA"/>
              </w:rPr>
            </w:pPr>
            <w:r w:rsidRPr="005012EF">
              <w:rPr>
                <w:lang w:val="uk-UA"/>
              </w:rPr>
              <w:t>Використання альтернативної технології для ідентифікації товарів</w:t>
            </w:r>
          </w:p>
        </w:tc>
        <w:tc>
          <w:tcPr>
            <w:tcW w:w="6617" w:type="dxa"/>
          </w:tcPr>
          <w:p w14:paraId="26DA009D" w14:textId="77777777" w:rsidR="006029A2" w:rsidRPr="005012EF" w:rsidRDefault="006029A2" w:rsidP="006029A2">
            <w:pPr>
              <w:pStyle w:val="NoSpacing"/>
              <w:jc w:val="left"/>
              <w:rPr>
                <w:lang w:val="uk-UA"/>
              </w:rPr>
            </w:pPr>
            <w:r w:rsidRPr="005012EF">
              <w:rPr>
                <w:lang w:val="uk-UA"/>
              </w:rPr>
              <w:t>Розробка надає можливість користувачам вибирати з більшої кількості різних засобів ідентифікації товарів</w:t>
            </w:r>
          </w:p>
        </w:tc>
      </w:tr>
    </w:tbl>
    <w:p w14:paraId="4E0C22DC" w14:textId="77777777" w:rsidR="006029A2" w:rsidRPr="005012EF" w:rsidRDefault="006029A2" w:rsidP="006029A2"/>
    <w:p w14:paraId="42A23BA5" w14:textId="77777777" w:rsidR="006029A2" w:rsidRPr="005012EF" w:rsidRDefault="006029A2" w:rsidP="006029A2">
      <w:pPr>
        <w:spacing w:after="160" w:line="259" w:lineRule="auto"/>
        <w:ind w:firstLine="0"/>
        <w:jc w:val="left"/>
      </w:pPr>
      <w:r w:rsidRPr="005012EF">
        <w:br w:type="page"/>
      </w:r>
    </w:p>
    <w:p w14:paraId="64D70E18" w14:textId="5D32A980" w:rsidR="006029A2" w:rsidRPr="005012EF" w:rsidRDefault="006029A2" w:rsidP="006029A2">
      <w:r w:rsidRPr="005012EF">
        <w:lastRenderedPageBreak/>
        <w:t xml:space="preserve">Продовження </w:t>
      </w:r>
      <w:del w:id="1170" w:author="Rodion Kharabet" w:date="2019-12-06T03:54:00Z">
        <w:r w:rsidRPr="005012EF" w:rsidDel="003969F0">
          <w:delText>таблиці 5.</w:delText>
        </w:r>
      </w:del>
      <w:ins w:id="1171" w:author="Rodion Kharabet" w:date="2019-12-06T03:54:00Z">
        <w:r w:rsidR="003969F0">
          <w:t>таблиці 4.</w:t>
        </w:r>
      </w:ins>
      <w:r w:rsidRPr="005012EF">
        <w:t>10</w:t>
      </w:r>
    </w:p>
    <w:tbl>
      <w:tblPr>
        <w:tblStyle w:val="TableGrid"/>
        <w:tblW w:w="10485" w:type="dxa"/>
        <w:tblLook w:val="04A0" w:firstRow="1" w:lastRow="0" w:firstColumn="1" w:lastColumn="0" w:noHBand="0" w:noVBand="1"/>
      </w:tblPr>
      <w:tblGrid>
        <w:gridCol w:w="594"/>
        <w:gridCol w:w="3274"/>
        <w:gridCol w:w="6617"/>
      </w:tblGrid>
      <w:tr w:rsidR="006029A2" w:rsidRPr="005012EF" w14:paraId="5BDB14B2" w14:textId="77777777" w:rsidTr="006029A2">
        <w:tc>
          <w:tcPr>
            <w:tcW w:w="594" w:type="dxa"/>
          </w:tcPr>
          <w:p w14:paraId="294490CD" w14:textId="77777777" w:rsidR="006029A2" w:rsidRPr="005012EF" w:rsidRDefault="006029A2" w:rsidP="006029A2">
            <w:pPr>
              <w:pStyle w:val="NoSpacing"/>
              <w:jc w:val="left"/>
              <w:rPr>
                <w:lang w:val="uk-UA"/>
              </w:rPr>
            </w:pPr>
            <w:r w:rsidRPr="005012EF">
              <w:rPr>
                <w:lang w:val="uk-UA"/>
              </w:rPr>
              <w:t>№ п/п</w:t>
            </w:r>
          </w:p>
        </w:tc>
        <w:tc>
          <w:tcPr>
            <w:tcW w:w="3274" w:type="dxa"/>
          </w:tcPr>
          <w:p w14:paraId="4673D965" w14:textId="77777777" w:rsidR="006029A2" w:rsidRPr="005012EF" w:rsidRDefault="006029A2" w:rsidP="006029A2">
            <w:pPr>
              <w:pStyle w:val="NoSpacing"/>
              <w:jc w:val="left"/>
              <w:rPr>
                <w:lang w:val="uk-UA"/>
              </w:rPr>
            </w:pPr>
            <w:r w:rsidRPr="005012EF">
              <w:rPr>
                <w:lang w:val="uk-UA"/>
              </w:rPr>
              <w:t>Фактор конкурентоспроможності</w:t>
            </w:r>
          </w:p>
        </w:tc>
        <w:tc>
          <w:tcPr>
            <w:tcW w:w="6617" w:type="dxa"/>
          </w:tcPr>
          <w:p w14:paraId="6567D81F" w14:textId="77777777" w:rsidR="006029A2" w:rsidRPr="005012EF" w:rsidRDefault="006029A2" w:rsidP="006029A2">
            <w:pPr>
              <w:pStyle w:val="NoSpacing"/>
              <w:jc w:val="left"/>
              <w:rPr>
                <w:lang w:val="uk-UA"/>
              </w:rPr>
            </w:pPr>
            <w:r w:rsidRPr="005012EF">
              <w:rPr>
                <w:lang w:val="uk-UA"/>
              </w:rPr>
              <w:t>Обґрунтування (наведення чинників, що роблять фактор для порівняння конкурентних проектів значущим)</w:t>
            </w:r>
          </w:p>
        </w:tc>
      </w:tr>
      <w:tr w:rsidR="006029A2" w:rsidRPr="005012EF" w14:paraId="51EFCFAD" w14:textId="77777777" w:rsidTr="006029A2">
        <w:tblPrEx>
          <w:tblLook w:val="00A0" w:firstRow="1" w:lastRow="0" w:firstColumn="1" w:lastColumn="0" w:noHBand="0" w:noVBand="0"/>
        </w:tblPrEx>
        <w:tc>
          <w:tcPr>
            <w:tcW w:w="594" w:type="dxa"/>
          </w:tcPr>
          <w:p w14:paraId="7EB5DF08" w14:textId="77777777" w:rsidR="006029A2" w:rsidRPr="005012EF" w:rsidRDefault="006029A2" w:rsidP="006029A2">
            <w:pPr>
              <w:pStyle w:val="NoSpacing"/>
              <w:jc w:val="left"/>
              <w:rPr>
                <w:lang w:val="uk-UA"/>
              </w:rPr>
            </w:pPr>
            <w:r w:rsidRPr="005012EF">
              <w:rPr>
                <w:lang w:val="uk-UA"/>
              </w:rPr>
              <w:t>2.</w:t>
            </w:r>
          </w:p>
        </w:tc>
        <w:tc>
          <w:tcPr>
            <w:tcW w:w="3274" w:type="dxa"/>
          </w:tcPr>
          <w:p w14:paraId="223A251A" w14:textId="77777777" w:rsidR="006029A2" w:rsidRPr="005012EF" w:rsidRDefault="006029A2" w:rsidP="006029A2">
            <w:pPr>
              <w:pStyle w:val="NoSpacing"/>
              <w:jc w:val="left"/>
              <w:rPr>
                <w:lang w:val="uk-UA"/>
              </w:rPr>
            </w:pPr>
            <w:r w:rsidRPr="005012EF">
              <w:rPr>
                <w:lang w:val="uk-UA"/>
              </w:rPr>
              <w:t>Вартість кінцевого продукту</w:t>
            </w:r>
          </w:p>
        </w:tc>
        <w:tc>
          <w:tcPr>
            <w:tcW w:w="6617" w:type="dxa"/>
          </w:tcPr>
          <w:p w14:paraId="2BAE1F34" w14:textId="119B2518" w:rsidR="006029A2" w:rsidRPr="005012EF" w:rsidRDefault="006029A2" w:rsidP="006029A2">
            <w:pPr>
              <w:pStyle w:val="NoSpacing"/>
              <w:jc w:val="left"/>
              <w:rPr>
                <w:lang w:val="uk-UA"/>
              </w:rPr>
            </w:pPr>
            <w:r w:rsidRPr="005012EF">
              <w:rPr>
                <w:lang w:val="uk-UA"/>
              </w:rPr>
              <w:t xml:space="preserve">Використання більш </w:t>
            </w:r>
            <w:r w:rsidR="005050B7" w:rsidRPr="005012EF">
              <w:rPr>
                <w:lang w:val="uk-UA"/>
              </w:rPr>
              <w:t>доступних</w:t>
            </w:r>
            <w:r w:rsidRPr="005012EF">
              <w:rPr>
                <w:lang w:val="uk-UA"/>
              </w:rPr>
              <w:t xml:space="preserve"> матеріалів та відсутність великого збільшення кінцевої ціни відносно собівартості робить продукт дешевшим за продукти конкурентів. </w:t>
            </w:r>
          </w:p>
        </w:tc>
      </w:tr>
      <w:tr w:rsidR="006029A2" w:rsidRPr="005012EF" w14:paraId="189EADEC" w14:textId="77777777" w:rsidTr="006029A2">
        <w:tblPrEx>
          <w:tblLook w:val="00A0" w:firstRow="1" w:lastRow="0" w:firstColumn="1" w:lastColumn="0" w:noHBand="0" w:noVBand="0"/>
        </w:tblPrEx>
        <w:tc>
          <w:tcPr>
            <w:tcW w:w="594" w:type="dxa"/>
          </w:tcPr>
          <w:p w14:paraId="77FF0C1E" w14:textId="77777777" w:rsidR="006029A2" w:rsidRPr="005012EF" w:rsidRDefault="006029A2" w:rsidP="006029A2">
            <w:pPr>
              <w:pStyle w:val="NoSpacing"/>
              <w:jc w:val="left"/>
              <w:rPr>
                <w:lang w:val="uk-UA"/>
              </w:rPr>
            </w:pPr>
            <w:r w:rsidRPr="005012EF">
              <w:rPr>
                <w:lang w:val="uk-UA"/>
              </w:rPr>
              <w:t>3.</w:t>
            </w:r>
          </w:p>
        </w:tc>
        <w:tc>
          <w:tcPr>
            <w:tcW w:w="3274" w:type="dxa"/>
          </w:tcPr>
          <w:p w14:paraId="0E80C6CC" w14:textId="77777777" w:rsidR="006029A2" w:rsidRPr="005012EF" w:rsidRDefault="006029A2" w:rsidP="006029A2">
            <w:pPr>
              <w:pStyle w:val="NoSpacing"/>
              <w:jc w:val="left"/>
              <w:rPr>
                <w:lang w:val="uk-UA"/>
              </w:rPr>
            </w:pPr>
            <w:r w:rsidRPr="005012EF">
              <w:rPr>
                <w:lang w:val="uk-UA"/>
              </w:rPr>
              <w:t>Більш універсальний засіб взаємодії із клієнтом</w:t>
            </w:r>
          </w:p>
        </w:tc>
        <w:tc>
          <w:tcPr>
            <w:tcW w:w="6617" w:type="dxa"/>
          </w:tcPr>
          <w:p w14:paraId="7D574929" w14:textId="77777777" w:rsidR="006029A2" w:rsidRPr="005012EF" w:rsidRDefault="006029A2" w:rsidP="006029A2">
            <w:pPr>
              <w:pStyle w:val="NoSpacing"/>
              <w:jc w:val="left"/>
              <w:rPr>
                <w:lang w:val="uk-UA"/>
              </w:rPr>
            </w:pPr>
            <w:r w:rsidRPr="005012EF">
              <w:rPr>
                <w:lang w:val="uk-UA"/>
              </w:rPr>
              <w:t>Використання веб-застосунку замість застосунків, що залежать від платформі робить більш дешевим процес розробки інтерфейсів та забезпечує більшу універсальність.</w:t>
            </w:r>
          </w:p>
        </w:tc>
      </w:tr>
      <w:tr w:rsidR="006029A2" w:rsidRPr="005012EF" w14:paraId="1090C456" w14:textId="77777777" w:rsidTr="006029A2">
        <w:tblPrEx>
          <w:tblLook w:val="00A0" w:firstRow="1" w:lastRow="0" w:firstColumn="1" w:lastColumn="0" w:noHBand="0" w:noVBand="0"/>
        </w:tblPrEx>
        <w:tc>
          <w:tcPr>
            <w:tcW w:w="594" w:type="dxa"/>
          </w:tcPr>
          <w:p w14:paraId="1A82EC50" w14:textId="77777777" w:rsidR="006029A2" w:rsidRPr="005012EF" w:rsidRDefault="006029A2" w:rsidP="006029A2">
            <w:pPr>
              <w:pStyle w:val="NoSpacing"/>
              <w:jc w:val="left"/>
              <w:rPr>
                <w:lang w:val="uk-UA"/>
              </w:rPr>
            </w:pPr>
            <w:r w:rsidRPr="005012EF">
              <w:rPr>
                <w:lang w:val="uk-UA"/>
              </w:rPr>
              <w:t xml:space="preserve">4. </w:t>
            </w:r>
          </w:p>
        </w:tc>
        <w:tc>
          <w:tcPr>
            <w:tcW w:w="3274" w:type="dxa"/>
          </w:tcPr>
          <w:p w14:paraId="2BB067AB" w14:textId="77777777" w:rsidR="006029A2" w:rsidRPr="005012EF" w:rsidRDefault="006029A2" w:rsidP="006029A2">
            <w:pPr>
              <w:pStyle w:val="NoSpacing"/>
              <w:jc w:val="left"/>
              <w:rPr>
                <w:lang w:val="uk-UA"/>
              </w:rPr>
            </w:pPr>
            <w:r w:rsidRPr="005012EF">
              <w:rPr>
                <w:lang w:val="uk-UA"/>
              </w:rPr>
              <w:t>Формування власної бази даних товарів</w:t>
            </w:r>
          </w:p>
        </w:tc>
        <w:tc>
          <w:tcPr>
            <w:tcW w:w="6617" w:type="dxa"/>
          </w:tcPr>
          <w:p w14:paraId="2985E436" w14:textId="77777777" w:rsidR="006029A2" w:rsidRPr="005012EF" w:rsidRDefault="006029A2" w:rsidP="006029A2">
            <w:pPr>
              <w:pStyle w:val="NoSpacing"/>
              <w:jc w:val="left"/>
              <w:rPr>
                <w:lang w:val="uk-UA"/>
              </w:rPr>
            </w:pPr>
            <w:r w:rsidRPr="005012EF">
              <w:rPr>
                <w:lang w:val="uk-UA"/>
              </w:rPr>
              <w:t xml:space="preserve">Оскільки користувачі можуть жити у різних країнах, необхідно забезпечити базу даних усіма товарами, що можуть придбати користувачі. В представленому продукті існує можливість для кожного користувача власноруч додавати бажаний товар до спільної бази даних. </w:t>
            </w:r>
          </w:p>
        </w:tc>
      </w:tr>
    </w:tbl>
    <w:p w14:paraId="1CC8CD1E" w14:textId="77777777" w:rsidR="006029A2" w:rsidRPr="005012EF" w:rsidRDefault="006029A2" w:rsidP="006029A2">
      <w:pPr>
        <w:ind w:right="-143"/>
      </w:pPr>
    </w:p>
    <w:p w14:paraId="5E71C260" w14:textId="7B9D726E" w:rsidR="006029A2" w:rsidRPr="005012EF" w:rsidRDefault="006029A2" w:rsidP="006029A2">
      <w:r w:rsidRPr="005012EF">
        <w:t xml:space="preserve">За визначеними факторами конкурентоспроможності було проведено аналіз сильних та слабких сторін стартап-проекту. Порівняльний аналіз наведено у </w:t>
      </w:r>
      <w:del w:id="1172" w:author="Rodion Kharabet" w:date="2019-12-06T03:54:00Z">
        <w:r w:rsidRPr="005012EF" w:rsidDel="003969F0">
          <w:delText>таблиці 5.</w:delText>
        </w:r>
      </w:del>
      <w:ins w:id="1173" w:author="Rodion Kharabet" w:date="2019-12-06T03:54:00Z">
        <w:r w:rsidR="003969F0">
          <w:t>таблиці 4.</w:t>
        </w:r>
      </w:ins>
      <w:r w:rsidRPr="005012EF">
        <w:t>11.</w:t>
      </w:r>
    </w:p>
    <w:p w14:paraId="4D3ACBD8" w14:textId="77777777" w:rsidR="006029A2" w:rsidRPr="005012EF" w:rsidRDefault="006029A2" w:rsidP="006029A2">
      <w:pPr>
        <w:spacing w:after="160" w:line="259" w:lineRule="auto"/>
        <w:ind w:firstLine="0"/>
        <w:jc w:val="left"/>
      </w:pPr>
      <w:r w:rsidRPr="005012EF">
        <w:br w:type="page"/>
      </w:r>
    </w:p>
    <w:p w14:paraId="63AAF7AE" w14:textId="138B6D53" w:rsidR="006029A2" w:rsidRPr="005012EF" w:rsidRDefault="006029A2" w:rsidP="006029A2">
      <w:pPr>
        <w:ind w:right="-143" w:firstLine="708"/>
      </w:pPr>
      <w:del w:id="1174" w:author="Rodion Kharabet" w:date="2019-12-06T03:54:00Z">
        <w:r w:rsidRPr="005012EF" w:rsidDel="003969F0">
          <w:lastRenderedPageBreak/>
          <w:delText>Таблиця 5.</w:delText>
        </w:r>
      </w:del>
      <w:ins w:id="1175" w:author="Rodion Kharabet" w:date="2019-12-06T03:54:00Z">
        <w:r w:rsidR="003969F0">
          <w:t>Таблиця 4.</w:t>
        </w:r>
      </w:ins>
      <w:r w:rsidRPr="005012EF">
        <w:t>11 – Порівняльний аналіз сильних та слабких сторін «ESP-</w:t>
      </w:r>
      <w:proofErr w:type="spellStart"/>
      <w:r w:rsidRPr="005012EF">
        <w:t>smartlist</w:t>
      </w:r>
      <w:proofErr w:type="spellEnd"/>
      <w:r w:rsidRPr="005012EF">
        <w:t>»</w:t>
      </w:r>
    </w:p>
    <w:tbl>
      <w:tblPr>
        <w:tblStyle w:val="TableGrid"/>
        <w:tblW w:w="10478" w:type="dxa"/>
        <w:tblInd w:w="-12" w:type="dxa"/>
        <w:tblLayout w:type="fixed"/>
        <w:tblLook w:val="01E0" w:firstRow="1" w:lastRow="1" w:firstColumn="1" w:lastColumn="1" w:noHBand="0" w:noVBand="0"/>
      </w:tblPr>
      <w:tblGrid>
        <w:gridCol w:w="596"/>
        <w:gridCol w:w="4649"/>
        <w:gridCol w:w="851"/>
        <w:gridCol w:w="627"/>
        <w:gridCol w:w="628"/>
        <w:gridCol w:w="628"/>
        <w:gridCol w:w="627"/>
        <w:gridCol w:w="628"/>
        <w:gridCol w:w="628"/>
        <w:gridCol w:w="616"/>
      </w:tblGrid>
      <w:tr w:rsidR="006029A2" w:rsidRPr="005012EF" w14:paraId="40F23BAC" w14:textId="77777777" w:rsidTr="006029A2">
        <w:tc>
          <w:tcPr>
            <w:tcW w:w="596" w:type="dxa"/>
            <w:vMerge w:val="restart"/>
          </w:tcPr>
          <w:p w14:paraId="30ECC2BA" w14:textId="77777777" w:rsidR="006029A2" w:rsidRPr="005012EF" w:rsidRDefault="006029A2" w:rsidP="006029A2">
            <w:pPr>
              <w:pStyle w:val="NoSpacing"/>
              <w:jc w:val="left"/>
              <w:rPr>
                <w:lang w:val="uk-UA"/>
              </w:rPr>
            </w:pPr>
            <w:r w:rsidRPr="005012EF">
              <w:rPr>
                <w:lang w:val="uk-UA"/>
              </w:rPr>
              <w:t>№ п/п</w:t>
            </w:r>
          </w:p>
        </w:tc>
        <w:tc>
          <w:tcPr>
            <w:tcW w:w="4649" w:type="dxa"/>
            <w:vMerge w:val="restart"/>
          </w:tcPr>
          <w:p w14:paraId="05F71E5C" w14:textId="77777777" w:rsidR="006029A2" w:rsidRPr="005012EF" w:rsidRDefault="006029A2" w:rsidP="006029A2">
            <w:pPr>
              <w:pStyle w:val="NoSpacing"/>
              <w:jc w:val="left"/>
              <w:rPr>
                <w:lang w:val="uk-UA"/>
              </w:rPr>
            </w:pPr>
            <w:r w:rsidRPr="005012EF">
              <w:rPr>
                <w:lang w:val="uk-UA"/>
              </w:rPr>
              <w:t>Фактор конкурентоспроможності</w:t>
            </w:r>
          </w:p>
        </w:tc>
        <w:tc>
          <w:tcPr>
            <w:tcW w:w="851" w:type="dxa"/>
            <w:vMerge w:val="restart"/>
          </w:tcPr>
          <w:p w14:paraId="74545927" w14:textId="77777777" w:rsidR="006029A2" w:rsidRPr="005012EF" w:rsidRDefault="006029A2" w:rsidP="006029A2">
            <w:pPr>
              <w:pStyle w:val="NoSpacing"/>
              <w:jc w:val="left"/>
              <w:rPr>
                <w:lang w:val="uk-UA"/>
              </w:rPr>
            </w:pPr>
            <w:r w:rsidRPr="005012EF">
              <w:rPr>
                <w:lang w:val="uk-UA"/>
              </w:rPr>
              <w:t>Бали 1-20</w:t>
            </w:r>
          </w:p>
        </w:tc>
        <w:tc>
          <w:tcPr>
            <w:tcW w:w="4382" w:type="dxa"/>
            <w:gridSpan w:val="7"/>
          </w:tcPr>
          <w:p w14:paraId="62ED3409" w14:textId="77777777" w:rsidR="006029A2" w:rsidRPr="005012EF" w:rsidRDefault="006029A2" w:rsidP="006029A2">
            <w:pPr>
              <w:pStyle w:val="NoSpacing"/>
              <w:jc w:val="left"/>
              <w:rPr>
                <w:lang w:val="uk-UA"/>
              </w:rPr>
            </w:pPr>
            <w:r w:rsidRPr="005012EF">
              <w:rPr>
                <w:lang w:val="uk-UA"/>
              </w:rPr>
              <w:t>Рейтинг товарів-конкурентів у порівнянні з «ESP-</w:t>
            </w:r>
            <w:proofErr w:type="spellStart"/>
            <w:r w:rsidRPr="005012EF">
              <w:rPr>
                <w:lang w:val="uk-UA"/>
              </w:rPr>
              <w:t>smartlist</w:t>
            </w:r>
            <w:proofErr w:type="spellEnd"/>
            <w:r w:rsidRPr="005012EF">
              <w:rPr>
                <w:lang w:val="uk-UA"/>
              </w:rPr>
              <w:t>»</w:t>
            </w:r>
          </w:p>
        </w:tc>
      </w:tr>
      <w:tr w:rsidR="006029A2" w:rsidRPr="005012EF" w14:paraId="7C04F985" w14:textId="77777777" w:rsidTr="006029A2">
        <w:tc>
          <w:tcPr>
            <w:tcW w:w="596" w:type="dxa"/>
            <w:vMerge/>
          </w:tcPr>
          <w:p w14:paraId="27E81FBC" w14:textId="77777777" w:rsidR="006029A2" w:rsidRPr="005012EF" w:rsidRDefault="006029A2" w:rsidP="006029A2">
            <w:pPr>
              <w:pStyle w:val="NoSpacing"/>
              <w:jc w:val="left"/>
              <w:rPr>
                <w:lang w:val="uk-UA"/>
              </w:rPr>
            </w:pPr>
          </w:p>
        </w:tc>
        <w:tc>
          <w:tcPr>
            <w:tcW w:w="4649" w:type="dxa"/>
            <w:vMerge/>
          </w:tcPr>
          <w:p w14:paraId="0F163881" w14:textId="77777777" w:rsidR="006029A2" w:rsidRPr="005012EF" w:rsidRDefault="006029A2" w:rsidP="006029A2">
            <w:pPr>
              <w:pStyle w:val="NoSpacing"/>
              <w:jc w:val="left"/>
              <w:rPr>
                <w:lang w:val="uk-UA"/>
              </w:rPr>
            </w:pPr>
          </w:p>
        </w:tc>
        <w:tc>
          <w:tcPr>
            <w:tcW w:w="851" w:type="dxa"/>
            <w:vMerge/>
          </w:tcPr>
          <w:p w14:paraId="62827218" w14:textId="77777777" w:rsidR="006029A2" w:rsidRPr="005012EF" w:rsidRDefault="006029A2" w:rsidP="006029A2">
            <w:pPr>
              <w:pStyle w:val="NoSpacing"/>
              <w:jc w:val="left"/>
              <w:rPr>
                <w:lang w:val="uk-UA"/>
              </w:rPr>
            </w:pPr>
          </w:p>
        </w:tc>
        <w:tc>
          <w:tcPr>
            <w:tcW w:w="627" w:type="dxa"/>
          </w:tcPr>
          <w:p w14:paraId="415FFCA1" w14:textId="77777777" w:rsidR="006029A2" w:rsidRPr="005012EF" w:rsidRDefault="006029A2" w:rsidP="006029A2">
            <w:pPr>
              <w:pStyle w:val="NoSpacing"/>
              <w:jc w:val="left"/>
              <w:rPr>
                <w:lang w:val="uk-UA"/>
              </w:rPr>
            </w:pPr>
            <w:r w:rsidRPr="005012EF">
              <w:rPr>
                <w:lang w:val="uk-UA"/>
              </w:rPr>
              <w:t>–3</w:t>
            </w:r>
          </w:p>
        </w:tc>
        <w:tc>
          <w:tcPr>
            <w:tcW w:w="628" w:type="dxa"/>
          </w:tcPr>
          <w:p w14:paraId="1A6B7446" w14:textId="77777777" w:rsidR="006029A2" w:rsidRPr="005012EF" w:rsidRDefault="006029A2" w:rsidP="006029A2">
            <w:pPr>
              <w:pStyle w:val="NoSpacing"/>
              <w:jc w:val="left"/>
              <w:rPr>
                <w:lang w:val="uk-UA"/>
              </w:rPr>
            </w:pPr>
            <w:r w:rsidRPr="005012EF">
              <w:rPr>
                <w:lang w:val="uk-UA"/>
              </w:rPr>
              <w:t>–2</w:t>
            </w:r>
          </w:p>
        </w:tc>
        <w:tc>
          <w:tcPr>
            <w:tcW w:w="628" w:type="dxa"/>
          </w:tcPr>
          <w:p w14:paraId="2758555B" w14:textId="77777777" w:rsidR="006029A2" w:rsidRPr="005012EF" w:rsidRDefault="006029A2" w:rsidP="006029A2">
            <w:pPr>
              <w:pStyle w:val="NoSpacing"/>
              <w:jc w:val="left"/>
              <w:rPr>
                <w:lang w:val="uk-UA"/>
              </w:rPr>
            </w:pPr>
            <w:r w:rsidRPr="005012EF">
              <w:rPr>
                <w:lang w:val="uk-UA"/>
              </w:rPr>
              <w:t>–1</w:t>
            </w:r>
          </w:p>
        </w:tc>
        <w:tc>
          <w:tcPr>
            <w:tcW w:w="627" w:type="dxa"/>
            <w:shd w:val="clear" w:color="auto" w:fill="D5DCE4" w:themeFill="text2" w:themeFillTint="33"/>
          </w:tcPr>
          <w:p w14:paraId="02CF592E" w14:textId="77777777" w:rsidR="006029A2" w:rsidRPr="005012EF" w:rsidRDefault="006029A2" w:rsidP="006029A2">
            <w:pPr>
              <w:pStyle w:val="NoSpacing"/>
              <w:jc w:val="left"/>
              <w:rPr>
                <w:lang w:val="uk-UA"/>
              </w:rPr>
            </w:pPr>
            <w:r w:rsidRPr="005012EF">
              <w:rPr>
                <w:lang w:val="uk-UA"/>
              </w:rPr>
              <w:t>0</w:t>
            </w:r>
          </w:p>
        </w:tc>
        <w:tc>
          <w:tcPr>
            <w:tcW w:w="628" w:type="dxa"/>
          </w:tcPr>
          <w:p w14:paraId="679CFA5F" w14:textId="77777777" w:rsidR="006029A2" w:rsidRPr="005012EF" w:rsidRDefault="006029A2" w:rsidP="006029A2">
            <w:pPr>
              <w:pStyle w:val="NoSpacing"/>
              <w:jc w:val="left"/>
              <w:rPr>
                <w:lang w:val="uk-UA"/>
              </w:rPr>
            </w:pPr>
            <w:r w:rsidRPr="005012EF">
              <w:rPr>
                <w:lang w:val="uk-UA"/>
              </w:rPr>
              <w:t>+1</w:t>
            </w:r>
          </w:p>
        </w:tc>
        <w:tc>
          <w:tcPr>
            <w:tcW w:w="628" w:type="dxa"/>
          </w:tcPr>
          <w:p w14:paraId="0C3E055B" w14:textId="77777777" w:rsidR="006029A2" w:rsidRPr="005012EF" w:rsidRDefault="006029A2" w:rsidP="006029A2">
            <w:pPr>
              <w:pStyle w:val="NoSpacing"/>
              <w:jc w:val="left"/>
              <w:rPr>
                <w:lang w:val="uk-UA"/>
              </w:rPr>
            </w:pPr>
            <w:r w:rsidRPr="005012EF">
              <w:rPr>
                <w:lang w:val="uk-UA"/>
              </w:rPr>
              <w:t>+2</w:t>
            </w:r>
          </w:p>
        </w:tc>
        <w:tc>
          <w:tcPr>
            <w:tcW w:w="616" w:type="dxa"/>
          </w:tcPr>
          <w:p w14:paraId="42601B52" w14:textId="77777777" w:rsidR="006029A2" w:rsidRPr="005012EF" w:rsidRDefault="006029A2" w:rsidP="006029A2">
            <w:pPr>
              <w:pStyle w:val="NoSpacing"/>
              <w:jc w:val="left"/>
              <w:rPr>
                <w:lang w:val="uk-UA"/>
              </w:rPr>
            </w:pPr>
            <w:r w:rsidRPr="005012EF">
              <w:rPr>
                <w:lang w:val="uk-UA"/>
              </w:rPr>
              <w:t>+3</w:t>
            </w:r>
          </w:p>
        </w:tc>
      </w:tr>
      <w:tr w:rsidR="006029A2" w:rsidRPr="005012EF" w14:paraId="02EC3A2B" w14:textId="77777777" w:rsidTr="006029A2">
        <w:tc>
          <w:tcPr>
            <w:tcW w:w="596" w:type="dxa"/>
          </w:tcPr>
          <w:p w14:paraId="65E55043" w14:textId="77777777" w:rsidR="006029A2" w:rsidRPr="005012EF" w:rsidRDefault="006029A2" w:rsidP="006029A2">
            <w:pPr>
              <w:pStyle w:val="NoSpacing"/>
              <w:jc w:val="left"/>
              <w:rPr>
                <w:lang w:val="uk-UA"/>
              </w:rPr>
            </w:pPr>
            <w:r w:rsidRPr="005012EF">
              <w:rPr>
                <w:lang w:val="uk-UA"/>
              </w:rPr>
              <w:t>1.</w:t>
            </w:r>
          </w:p>
        </w:tc>
        <w:tc>
          <w:tcPr>
            <w:tcW w:w="4649" w:type="dxa"/>
          </w:tcPr>
          <w:p w14:paraId="2944F860" w14:textId="77777777" w:rsidR="006029A2" w:rsidRPr="005012EF" w:rsidRDefault="006029A2" w:rsidP="006029A2">
            <w:pPr>
              <w:pStyle w:val="NoSpacing"/>
              <w:jc w:val="left"/>
              <w:rPr>
                <w:lang w:val="uk-UA"/>
              </w:rPr>
            </w:pPr>
            <w:r w:rsidRPr="005012EF">
              <w:rPr>
                <w:lang w:val="uk-UA"/>
              </w:rPr>
              <w:t>Використання альтернативної технології для ідентифікації товарів</w:t>
            </w:r>
          </w:p>
        </w:tc>
        <w:tc>
          <w:tcPr>
            <w:tcW w:w="851" w:type="dxa"/>
          </w:tcPr>
          <w:p w14:paraId="55F95324" w14:textId="77777777" w:rsidR="006029A2" w:rsidRPr="005012EF" w:rsidRDefault="006029A2" w:rsidP="006029A2">
            <w:pPr>
              <w:pStyle w:val="NoSpacing"/>
              <w:jc w:val="left"/>
              <w:rPr>
                <w:lang w:val="uk-UA"/>
              </w:rPr>
            </w:pPr>
            <w:r w:rsidRPr="005012EF">
              <w:rPr>
                <w:lang w:val="uk-UA"/>
              </w:rPr>
              <w:t>15</w:t>
            </w:r>
          </w:p>
        </w:tc>
        <w:tc>
          <w:tcPr>
            <w:tcW w:w="627" w:type="dxa"/>
          </w:tcPr>
          <w:p w14:paraId="58F764DE" w14:textId="77777777" w:rsidR="006029A2" w:rsidRPr="005012EF" w:rsidRDefault="006029A2" w:rsidP="006029A2">
            <w:pPr>
              <w:pStyle w:val="NoSpacing"/>
              <w:jc w:val="left"/>
              <w:rPr>
                <w:lang w:val="uk-UA"/>
              </w:rPr>
            </w:pPr>
            <w:r w:rsidRPr="005012EF">
              <w:rPr>
                <w:lang w:val="uk-UA"/>
              </w:rPr>
              <w:t xml:space="preserve"> +</w:t>
            </w:r>
          </w:p>
        </w:tc>
        <w:tc>
          <w:tcPr>
            <w:tcW w:w="628" w:type="dxa"/>
          </w:tcPr>
          <w:p w14:paraId="25E57BDB" w14:textId="77777777" w:rsidR="006029A2" w:rsidRPr="005012EF" w:rsidRDefault="006029A2" w:rsidP="006029A2">
            <w:pPr>
              <w:pStyle w:val="NoSpacing"/>
              <w:jc w:val="left"/>
              <w:rPr>
                <w:lang w:val="uk-UA"/>
              </w:rPr>
            </w:pPr>
          </w:p>
        </w:tc>
        <w:tc>
          <w:tcPr>
            <w:tcW w:w="628" w:type="dxa"/>
          </w:tcPr>
          <w:p w14:paraId="6FCD46EA"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31266E5A" w14:textId="77777777" w:rsidR="006029A2" w:rsidRPr="005012EF" w:rsidRDefault="006029A2" w:rsidP="006029A2">
            <w:pPr>
              <w:pStyle w:val="NoSpacing"/>
              <w:jc w:val="left"/>
              <w:rPr>
                <w:lang w:val="uk-UA"/>
              </w:rPr>
            </w:pPr>
          </w:p>
        </w:tc>
        <w:tc>
          <w:tcPr>
            <w:tcW w:w="628" w:type="dxa"/>
          </w:tcPr>
          <w:p w14:paraId="2A64498A" w14:textId="77777777" w:rsidR="006029A2" w:rsidRPr="005012EF" w:rsidRDefault="006029A2" w:rsidP="006029A2">
            <w:pPr>
              <w:pStyle w:val="NoSpacing"/>
              <w:jc w:val="left"/>
              <w:rPr>
                <w:lang w:val="uk-UA"/>
              </w:rPr>
            </w:pPr>
          </w:p>
        </w:tc>
        <w:tc>
          <w:tcPr>
            <w:tcW w:w="628" w:type="dxa"/>
          </w:tcPr>
          <w:p w14:paraId="6465FA9D" w14:textId="77777777" w:rsidR="006029A2" w:rsidRPr="005012EF" w:rsidRDefault="006029A2" w:rsidP="006029A2">
            <w:pPr>
              <w:pStyle w:val="NoSpacing"/>
              <w:jc w:val="left"/>
              <w:rPr>
                <w:lang w:val="uk-UA"/>
              </w:rPr>
            </w:pPr>
          </w:p>
        </w:tc>
        <w:tc>
          <w:tcPr>
            <w:tcW w:w="616" w:type="dxa"/>
          </w:tcPr>
          <w:p w14:paraId="374C3DD1" w14:textId="77777777" w:rsidR="006029A2" w:rsidRPr="005012EF" w:rsidRDefault="006029A2" w:rsidP="006029A2">
            <w:pPr>
              <w:pStyle w:val="NoSpacing"/>
              <w:jc w:val="left"/>
              <w:rPr>
                <w:lang w:val="uk-UA"/>
              </w:rPr>
            </w:pPr>
          </w:p>
        </w:tc>
      </w:tr>
      <w:tr w:rsidR="006029A2" w:rsidRPr="005012EF" w14:paraId="7EFEFC75" w14:textId="77777777" w:rsidTr="006029A2">
        <w:tc>
          <w:tcPr>
            <w:tcW w:w="596" w:type="dxa"/>
          </w:tcPr>
          <w:p w14:paraId="3B8042C9" w14:textId="77777777" w:rsidR="006029A2" w:rsidRPr="005012EF" w:rsidRDefault="006029A2" w:rsidP="006029A2">
            <w:pPr>
              <w:pStyle w:val="NoSpacing"/>
              <w:jc w:val="left"/>
              <w:rPr>
                <w:lang w:val="uk-UA"/>
              </w:rPr>
            </w:pPr>
            <w:r w:rsidRPr="005012EF">
              <w:rPr>
                <w:lang w:val="uk-UA"/>
              </w:rPr>
              <w:t>2.</w:t>
            </w:r>
          </w:p>
        </w:tc>
        <w:tc>
          <w:tcPr>
            <w:tcW w:w="4649" w:type="dxa"/>
          </w:tcPr>
          <w:p w14:paraId="428EF795" w14:textId="77777777" w:rsidR="006029A2" w:rsidRPr="005012EF" w:rsidRDefault="006029A2" w:rsidP="006029A2">
            <w:pPr>
              <w:pStyle w:val="NoSpacing"/>
              <w:jc w:val="left"/>
              <w:rPr>
                <w:lang w:val="uk-UA"/>
              </w:rPr>
            </w:pPr>
            <w:r w:rsidRPr="005012EF">
              <w:rPr>
                <w:lang w:val="uk-UA"/>
              </w:rPr>
              <w:t>Вартість кінцевого продукту</w:t>
            </w:r>
          </w:p>
        </w:tc>
        <w:tc>
          <w:tcPr>
            <w:tcW w:w="851" w:type="dxa"/>
          </w:tcPr>
          <w:p w14:paraId="01BCE274" w14:textId="77777777" w:rsidR="006029A2" w:rsidRPr="005012EF" w:rsidRDefault="006029A2" w:rsidP="006029A2">
            <w:pPr>
              <w:pStyle w:val="NoSpacing"/>
              <w:jc w:val="left"/>
              <w:rPr>
                <w:lang w:val="uk-UA"/>
              </w:rPr>
            </w:pPr>
            <w:r w:rsidRPr="005012EF">
              <w:rPr>
                <w:lang w:val="uk-UA"/>
              </w:rPr>
              <w:t>17</w:t>
            </w:r>
          </w:p>
        </w:tc>
        <w:tc>
          <w:tcPr>
            <w:tcW w:w="627" w:type="dxa"/>
          </w:tcPr>
          <w:p w14:paraId="46482F04" w14:textId="77777777" w:rsidR="006029A2" w:rsidRPr="005012EF" w:rsidRDefault="006029A2" w:rsidP="006029A2">
            <w:pPr>
              <w:pStyle w:val="NoSpacing"/>
              <w:jc w:val="left"/>
              <w:rPr>
                <w:lang w:val="uk-UA"/>
              </w:rPr>
            </w:pPr>
          </w:p>
        </w:tc>
        <w:tc>
          <w:tcPr>
            <w:tcW w:w="628" w:type="dxa"/>
          </w:tcPr>
          <w:p w14:paraId="5A40931B" w14:textId="77777777" w:rsidR="006029A2" w:rsidRPr="005012EF" w:rsidRDefault="006029A2" w:rsidP="006029A2">
            <w:pPr>
              <w:pStyle w:val="NoSpacing"/>
              <w:jc w:val="left"/>
              <w:rPr>
                <w:lang w:val="uk-UA"/>
              </w:rPr>
            </w:pPr>
          </w:p>
        </w:tc>
        <w:tc>
          <w:tcPr>
            <w:tcW w:w="628" w:type="dxa"/>
          </w:tcPr>
          <w:p w14:paraId="7A585DCE" w14:textId="77777777" w:rsidR="006029A2" w:rsidRPr="005012EF" w:rsidRDefault="006029A2" w:rsidP="006029A2">
            <w:pPr>
              <w:pStyle w:val="NoSpacing"/>
              <w:jc w:val="left"/>
              <w:rPr>
                <w:lang w:val="uk-UA"/>
              </w:rPr>
            </w:pPr>
            <w:r w:rsidRPr="005012EF">
              <w:rPr>
                <w:lang w:val="uk-UA"/>
              </w:rPr>
              <w:t>+</w:t>
            </w:r>
          </w:p>
        </w:tc>
        <w:tc>
          <w:tcPr>
            <w:tcW w:w="627" w:type="dxa"/>
            <w:shd w:val="clear" w:color="auto" w:fill="D5DCE4" w:themeFill="text2" w:themeFillTint="33"/>
          </w:tcPr>
          <w:p w14:paraId="2B13905D" w14:textId="77777777" w:rsidR="006029A2" w:rsidRPr="005012EF" w:rsidRDefault="006029A2" w:rsidP="006029A2">
            <w:pPr>
              <w:pStyle w:val="NoSpacing"/>
              <w:jc w:val="left"/>
              <w:rPr>
                <w:lang w:val="uk-UA"/>
              </w:rPr>
            </w:pPr>
          </w:p>
        </w:tc>
        <w:tc>
          <w:tcPr>
            <w:tcW w:w="628" w:type="dxa"/>
          </w:tcPr>
          <w:p w14:paraId="28960240" w14:textId="77777777" w:rsidR="006029A2" w:rsidRPr="005012EF" w:rsidRDefault="006029A2" w:rsidP="006029A2">
            <w:pPr>
              <w:pStyle w:val="NoSpacing"/>
              <w:jc w:val="left"/>
              <w:rPr>
                <w:lang w:val="uk-UA"/>
              </w:rPr>
            </w:pPr>
          </w:p>
        </w:tc>
        <w:tc>
          <w:tcPr>
            <w:tcW w:w="628" w:type="dxa"/>
          </w:tcPr>
          <w:p w14:paraId="1DE10926" w14:textId="77777777" w:rsidR="006029A2" w:rsidRPr="005012EF" w:rsidRDefault="006029A2" w:rsidP="006029A2">
            <w:pPr>
              <w:pStyle w:val="NoSpacing"/>
              <w:jc w:val="left"/>
              <w:rPr>
                <w:lang w:val="uk-UA"/>
              </w:rPr>
            </w:pPr>
          </w:p>
        </w:tc>
        <w:tc>
          <w:tcPr>
            <w:tcW w:w="616" w:type="dxa"/>
          </w:tcPr>
          <w:p w14:paraId="5D28BD9C" w14:textId="77777777" w:rsidR="006029A2" w:rsidRPr="005012EF" w:rsidRDefault="006029A2" w:rsidP="006029A2">
            <w:pPr>
              <w:pStyle w:val="NoSpacing"/>
              <w:jc w:val="left"/>
              <w:rPr>
                <w:lang w:val="uk-UA"/>
              </w:rPr>
            </w:pPr>
          </w:p>
        </w:tc>
      </w:tr>
      <w:tr w:rsidR="006029A2" w:rsidRPr="005012EF" w14:paraId="40436B42" w14:textId="77777777" w:rsidTr="006029A2">
        <w:tc>
          <w:tcPr>
            <w:tcW w:w="596" w:type="dxa"/>
          </w:tcPr>
          <w:p w14:paraId="17281F33" w14:textId="77777777" w:rsidR="006029A2" w:rsidRPr="005012EF" w:rsidRDefault="006029A2" w:rsidP="006029A2">
            <w:pPr>
              <w:pStyle w:val="NoSpacing"/>
              <w:jc w:val="left"/>
              <w:rPr>
                <w:lang w:val="uk-UA"/>
              </w:rPr>
            </w:pPr>
            <w:r w:rsidRPr="005012EF">
              <w:rPr>
                <w:lang w:val="uk-UA"/>
              </w:rPr>
              <w:t>3.</w:t>
            </w:r>
          </w:p>
        </w:tc>
        <w:tc>
          <w:tcPr>
            <w:tcW w:w="4649" w:type="dxa"/>
          </w:tcPr>
          <w:p w14:paraId="7941A364" w14:textId="77777777" w:rsidR="006029A2" w:rsidRPr="005012EF" w:rsidRDefault="006029A2" w:rsidP="006029A2">
            <w:pPr>
              <w:pStyle w:val="NoSpacing"/>
              <w:jc w:val="left"/>
              <w:rPr>
                <w:lang w:val="uk-UA"/>
              </w:rPr>
            </w:pPr>
            <w:r w:rsidRPr="005012EF">
              <w:rPr>
                <w:lang w:val="uk-UA"/>
              </w:rPr>
              <w:t>Більш універсальний засіб взаємодії із клієнтом</w:t>
            </w:r>
          </w:p>
        </w:tc>
        <w:tc>
          <w:tcPr>
            <w:tcW w:w="851" w:type="dxa"/>
          </w:tcPr>
          <w:p w14:paraId="6626388C" w14:textId="77777777" w:rsidR="006029A2" w:rsidRPr="005012EF" w:rsidRDefault="006029A2" w:rsidP="006029A2">
            <w:pPr>
              <w:pStyle w:val="NoSpacing"/>
              <w:jc w:val="left"/>
              <w:rPr>
                <w:lang w:val="uk-UA"/>
              </w:rPr>
            </w:pPr>
            <w:r w:rsidRPr="005012EF">
              <w:rPr>
                <w:lang w:val="uk-UA"/>
              </w:rPr>
              <w:t>15</w:t>
            </w:r>
          </w:p>
        </w:tc>
        <w:tc>
          <w:tcPr>
            <w:tcW w:w="627" w:type="dxa"/>
          </w:tcPr>
          <w:p w14:paraId="63545190" w14:textId="77777777" w:rsidR="006029A2" w:rsidRPr="005012EF" w:rsidRDefault="006029A2" w:rsidP="006029A2">
            <w:pPr>
              <w:pStyle w:val="NoSpacing"/>
              <w:jc w:val="left"/>
              <w:rPr>
                <w:lang w:val="uk-UA"/>
              </w:rPr>
            </w:pPr>
          </w:p>
        </w:tc>
        <w:tc>
          <w:tcPr>
            <w:tcW w:w="628" w:type="dxa"/>
          </w:tcPr>
          <w:p w14:paraId="34C9E112" w14:textId="77777777" w:rsidR="006029A2" w:rsidRPr="005012EF" w:rsidRDefault="006029A2" w:rsidP="006029A2">
            <w:pPr>
              <w:pStyle w:val="NoSpacing"/>
              <w:jc w:val="left"/>
              <w:rPr>
                <w:lang w:val="uk-UA"/>
              </w:rPr>
            </w:pPr>
          </w:p>
        </w:tc>
        <w:tc>
          <w:tcPr>
            <w:tcW w:w="628" w:type="dxa"/>
          </w:tcPr>
          <w:p w14:paraId="3FCC4EA0"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1BF116DC" w14:textId="77777777" w:rsidR="006029A2" w:rsidRPr="005012EF" w:rsidRDefault="006029A2" w:rsidP="006029A2">
            <w:pPr>
              <w:pStyle w:val="NoSpacing"/>
              <w:jc w:val="left"/>
              <w:rPr>
                <w:lang w:val="uk-UA"/>
              </w:rPr>
            </w:pPr>
            <w:r w:rsidRPr="005012EF">
              <w:rPr>
                <w:lang w:val="uk-UA"/>
              </w:rPr>
              <w:t>+</w:t>
            </w:r>
          </w:p>
        </w:tc>
        <w:tc>
          <w:tcPr>
            <w:tcW w:w="628" w:type="dxa"/>
          </w:tcPr>
          <w:p w14:paraId="0B06BB62" w14:textId="77777777" w:rsidR="006029A2" w:rsidRPr="005012EF" w:rsidRDefault="006029A2" w:rsidP="006029A2">
            <w:pPr>
              <w:pStyle w:val="NoSpacing"/>
              <w:jc w:val="left"/>
              <w:rPr>
                <w:lang w:val="uk-UA"/>
              </w:rPr>
            </w:pPr>
          </w:p>
        </w:tc>
        <w:tc>
          <w:tcPr>
            <w:tcW w:w="628" w:type="dxa"/>
          </w:tcPr>
          <w:p w14:paraId="1C4F60B1" w14:textId="77777777" w:rsidR="006029A2" w:rsidRPr="005012EF" w:rsidRDefault="006029A2" w:rsidP="006029A2">
            <w:pPr>
              <w:pStyle w:val="NoSpacing"/>
              <w:jc w:val="left"/>
              <w:rPr>
                <w:lang w:val="uk-UA"/>
              </w:rPr>
            </w:pPr>
          </w:p>
        </w:tc>
        <w:tc>
          <w:tcPr>
            <w:tcW w:w="616" w:type="dxa"/>
          </w:tcPr>
          <w:p w14:paraId="2C3D21B8" w14:textId="77777777" w:rsidR="006029A2" w:rsidRPr="005012EF" w:rsidRDefault="006029A2" w:rsidP="006029A2">
            <w:pPr>
              <w:pStyle w:val="NoSpacing"/>
              <w:jc w:val="left"/>
              <w:rPr>
                <w:lang w:val="uk-UA"/>
              </w:rPr>
            </w:pPr>
          </w:p>
        </w:tc>
      </w:tr>
      <w:tr w:rsidR="006029A2" w:rsidRPr="005012EF" w14:paraId="19C2AA1E" w14:textId="77777777" w:rsidTr="006029A2">
        <w:tc>
          <w:tcPr>
            <w:tcW w:w="596" w:type="dxa"/>
          </w:tcPr>
          <w:p w14:paraId="75768D87" w14:textId="77777777" w:rsidR="006029A2" w:rsidRPr="005012EF" w:rsidRDefault="006029A2" w:rsidP="006029A2">
            <w:pPr>
              <w:pStyle w:val="NoSpacing"/>
              <w:jc w:val="left"/>
              <w:rPr>
                <w:lang w:val="uk-UA"/>
              </w:rPr>
            </w:pPr>
            <w:r w:rsidRPr="005012EF">
              <w:rPr>
                <w:lang w:val="uk-UA"/>
              </w:rPr>
              <w:t>4.</w:t>
            </w:r>
          </w:p>
        </w:tc>
        <w:tc>
          <w:tcPr>
            <w:tcW w:w="4649" w:type="dxa"/>
          </w:tcPr>
          <w:p w14:paraId="602069FA" w14:textId="77777777" w:rsidR="006029A2" w:rsidRPr="005012EF" w:rsidRDefault="006029A2" w:rsidP="006029A2">
            <w:pPr>
              <w:pStyle w:val="NoSpacing"/>
              <w:jc w:val="left"/>
              <w:rPr>
                <w:lang w:val="uk-UA"/>
              </w:rPr>
            </w:pPr>
            <w:r w:rsidRPr="005012EF">
              <w:rPr>
                <w:lang w:val="uk-UA"/>
              </w:rPr>
              <w:t>Формування власної бази даних товарів</w:t>
            </w:r>
          </w:p>
        </w:tc>
        <w:tc>
          <w:tcPr>
            <w:tcW w:w="851" w:type="dxa"/>
          </w:tcPr>
          <w:p w14:paraId="568E986D" w14:textId="77777777" w:rsidR="006029A2" w:rsidRPr="005012EF" w:rsidRDefault="006029A2" w:rsidP="006029A2">
            <w:pPr>
              <w:pStyle w:val="NoSpacing"/>
              <w:jc w:val="left"/>
              <w:rPr>
                <w:lang w:val="uk-UA"/>
              </w:rPr>
            </w:pPr>
            <w:r w:rsidRPr="005012EF">
              <w:rPr>
                <w:lang w:val="uk-UA"/>
              </w:rPr>
              <w:t>10</w:t>
            </w:r>
          </w:p>
        </w:tc>
        <w:tc>
          <w:tcPr>
            <w:tcW w:w="627" w:type="dxa"/>
          </w:tcPr>
          <w:p w14:paraId="377A6A0F" w14:textId="77777777" w:rsidR="006029A2" w:rsidRPr="005012EF" w:rsidRDefault="006029A2" w:rsidP="006029A2">
            <w:pPr>
              <w:pStyle w:val="NoSpacing"/>
              <w:jc w:val="left"/>
              <w:rPr>
                <w:lang w:val="uk-UA"/>
              </w:rPr>
            </w:pPr>
          </w:p>
        </w:tc>
        <w:tc>
          <w:tcPr>
            <w:tcW w:w="628" w:type="dxa"/>
          </w:tcPr>
          <w:p w14:paraId="6E43A0D5" w14:textId="77777777" w:rsidR="006029A2" w:rsidRPr="005012EF" w:rsidRDefault="006029A2" w:rsidP="006029A2">
            <w:pPr>
              <w:pStyle w:val="NoSpacing"/>
              <w:jc w:val="left"/>
              <w:rPr>
                <w:lang w:val="uk-UA"/>
              </w:rPr>
            </w:pPr>
          </w:p>
        </w:tc>
        <w:tc>
          <w:tcPr>
            <w:tcW w:w="628" w:type="dxa"/>
          </w:tcPr>
          <w:p w14:paraId="337DEDFC"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011FB7E3" w14:textId="77777777" w:rsidR="006029A2" w:rsidRPr="005012EF" w:rsidRDefault="006029A2" w:rsidP="006029A2">
            <w:pPr>
              <w:pStyle w:val="NoSpacing"/>
              <w:jc w:val="left"/>
              <w:rPr>
                <w:lang w:val="uk-UA"/>
              </w:rPr>
            </w:pPr>
          </w:p>
        </w:tc>
        <w:tc>
          <w:tcPr>
            <w:tcW w:w="628" w:type="dxa"/>
          </w:tcPr>
          <w:p w14:paraId="38DE430D" w14:textId="77777777" w:rsidR="006029A2" w:rsidRPr="005012EF" w:rsidRDefault="006029A2" w:rsidP="006029A2">
            <w:pPr>
              <w:pStyle w:val="NoSpacing"/>
              <w:jc w:val="left"/>
              <w:rPr>
                <w:lang w:val="uk-UA"/>
              </w:rPr>
            </w:pPr>
          </w:p>
        </w:tc>
        <w:tc>
          <w:tcPr>
            <w:tcW w:w="628" w:type="dxa"/>
          </w:tcPr>
          <w:p w14:paraId="41BF1D6B" w14:textId="77777777" w:rsidR="006029A2" w:rsidRPr="005012EF" w:rsidRDefault="006029A2" w:rsidP="006029A2">
            <w:pPr>
              <w:pStyle w:val="NoSpacing"/>
              <w:jc w:val="left"/>
              <w:rPr>
                <w:lang w:val="uk-UA"/>
              </w:rPr>
            </w:pPr>
            <w:r w:rsidRPr="005012EF">
              <w:rPr>
                <w:lang w:val="uk-UA"/>
              </w:rPr>
              <w:t>+</w:t>
            </w:r>
          </w:p>
        </w:tc>
        <w:tc>
          <w:tcPr>
            <w:tcW w:w="616" w:type="dxa"/>
          </w:tcPr>
          <w:p w14:paraId="5BD8730D" w14:textId="77777777" w:rsidR="006029A2" w:rsidRPr="005012EF" w:rsidRDefault="006029A2" w:rsidP="006029A2">
            <w:pPr>
              <w:pStyle w:val="NoSpacing"/>
              <w:jc w:val="left"/>
              <w:rPr>
                <w:lang w:val="uk-UA"/>
              </w:rPr>
            </w:pPr>
          </w:p>
        </w:tc>
      </w:tr>
      <w:tr w:rsidR="006029A2" w:rsidRPr="005012EF" w14:paraId="735EF691" w14:textId="77777777" w:rsidTr="006029A2">
        <w:tc>
          <w:tcPr>
            <w:tcW w:w="596" w:type="dxa"/>
          </w:tcPr>
          <w:p w14:paraId="5C05060E" w14:textId="77777777" w:rsidR="006029A2" w:rsidRPr="005012EF" w:rsidRDefault="006029A2" w:rsidP="006029A2">
            <w:pPr>
              <w:pStyle w:val="NoSpacing"/>
              <w:jc w:val="left"/>
              <w:rPr>
                <w:lang w:val="uk-UA"/>
              </w:rPr>
            </w:pPr>
            <w:r w:rsidRPr="005012EF">
              <w:rPr>
                <w:lang w:val="uk-UA"/>
              </w:rPr>
              <w:t>5.</w:t>
            </w:r>
          </w:p>
        </w:tc>
        <w:tc>
          <w:tcPr>
            <w:tcW w:w="4649" w:type="dxa"/>
          </w:tcPr>
          <w:p w14:paraId="47C63A07" w14:textId="77777777" w:rsidR="006029A2" w:rsidRPr="005012EF" w:rsidRDefault="006029A2" w:rsidP="006029A2">
            <w:pPr>
              <w:pStyle w:val="NoSpacing"/>
              <w:jc w:val="left"/>
              <w:rPr>
                <w:lang w:val="uk-UA"/>
              </w:rPr>
            </w:pPr>
            <w:r w:rsidRPr="005012EF">
              <w:rPr>
                <w:lang w:val="uk-UA"/>
              </w:rPr>
              <w:t>Кількість апаратних пристроїв</w:t>
            </w:r>
          </w:p>
        </w:tc>
        <w:tc>
          <w:tcPr>
            <w:tcW w:w="851" w:type="dxa"/>
          </w:tcPr>
          <w:p w14:paraId="1AACEA73" w14:textId="77777777" w:rsidR="006029A2" w:rsidRPr="005012EF" w:rsidRDefault="006029A2" w:rsidP="006029A2">
            <w:pPr>
              <w:pStyle w:val="NoSpacing"/>
              <w:jc w:val="left"/>
              <w:rPr>
                <w:lang w:val="uk-UA"/>
              </w:rPr>
            </w:pPr>
            <w:r w:rsidRPr="005012EF">
              <w:rPr>
                <w:lang w:val="uk-UA"/>
              </w:rPr>
              <w:t>10</w:t>
            </w:r>
          </w:p>
        </w:tc>
        <w:tc>
          <w:tcPr>
            <w:tcW w:w="627" w:type="dxa"/>
          </w:tcPr>
          <w:p w14:paraId="76AAF153" w14:textId="77777777" w:rsidR="006029A2" w:rsidRPr="005012EF" w:rsidRDefault="006029A2" w:rsidP="006029A2">
            <w:pPr>
              <w:pStyle w:val="NoSpacing"/>
              <w:jc w:val="left"/>
              <w:rPr>
                <w:lang w:val="uk-UA"/>
              </w:rPr>
            </w:pPr>
          </w:p>
        </w:tc>
        <w:tc>
          <w:tcPr>
            <w:tcW w:w="628" w:type="dxa"/>
          </w:tcPr>
          <w:p w14:paraId="16F8FC29" w14:textId="77777777" w:rsidR="006029A2" w:rsidRPr="005012EF" w:rsidRDefault="006029A2" w:rsidP="006029A2">
            <w:pPr>
              <w:pStyle w:val="NoSpacing"/>
              <w:jc w:val="left"/>
              <w:rPr>
                <w:lang w:val="uk-UA"/>
              </w:rPr>
            </w:pPr>
          </w:p>
        </w:tc>
        <w:tc>
          <w:tcPr>
            <w:tcW w:w="628" w:type="dxa"/>
          </w:tcPr>
          <w:p w14:paraId="68EE5FDF"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1BE0E9F2" w14:textId="77777777" w:rsidR="006029A2" w:rsidRPr="005012EF" w:rsidRDefault="006029A2" w:rsidP="006029A2">
            <w:pPr>
              <w:pStyle w:val="NoSpacing"/>
              <w:jc w:val="left"/>
              <w:rPr>
                <w:lang w:val="uk-UA"/>
              </w:rPr>
            </w:pPr>
          </w:p>
        </w:tc>
        <w:tc>
          <w:tcPr>
            <w:tcW w:w="628" w:type="dxa"/>
          </w:tcPr>
          <w:p w14:paraId="1E7BAD07" w14:textId="77777777" w:rsidR="006029A2" w:rsidRPr="005012EF" w:rsidRDefault="006029A2" w:rsidP="006029A2">
            <w:pPr>
              <w:pStyle w:val="NoSpacing"/>
              <w:jc w:val="left"/>
              <w:rPr>
                <w:lang w:val="uk-UA"/>
              </w:rPr>
            </w:pPr>
            <w:r w:rsidRPr="005012EF">
              <w:rPr>
                <w:lang w:val="uk-UA"/>
              </w:rPr>
              <w:t>+</w:t>
            </w:r>
          </w:p>
        </w:tc>
        <w:tc>
          <w:tcPr>
            <w:tcW w:w="628" w:type="dxa"/>
          </w:tcPr>
          <w:p w14:paraId="09A99D4B" w14:textId="77777777" w:rsidR="006029A2" w:rsidRPr="005012EF" w:rsidRDefault="006029A2" w:rsidP="006029A2">
            <w:pPr>
              <w:pStyle w:val="NoSpacing"/>
              <w:jc w:val="left"/>
              <w:rPr>
                <w:lang w:val="uk-UA"/>
              </w:rPr>
            </w:pPr>
          </w:p>
        </w:tc>
        <w:tc>
          <w:tcPr>
            <w:tcW w:w="616" w:type="dxa"/>
          </w:tcPr>
          <w:p w14:paraId="4B03FF1E" w14:textId="77777777" w:rsidR="006029A2" w:rsidRPr="005012EF" w:rsidRDefault="006029A2" w:rsidP="006029A2">
            <w:pPr>
              <w:pStyle w:val="NoSpacing"/>
              <w:jc w:val="left"/>
              <w:rPr>
                <w:lang w:val="uk-UA"/>
              </w:rPr>
            </w:pPr>
          </w:p>
        </w:tc>
      </w:tr>
    </w:tbl>
    <w:p w14:paraId="1D25FC42" w14:textId="77777777" w:rsidR="006029A2" w:rsidRPr="005012EF" w:rsidRDefault="006029A2" w:rsidP="006029A2">
      <w:pPr>
        <w:ind w:right="-143" w:firstLine="708"/>
      </w:pPr>
      <w:r w:rsidRPr="005012EF">
        <w:t xml:space="preserve"> </w:t>
      </w:r>
    </w:p>
    <w:p w14:paraId="554B32E3" w14:textId="623BEB7B" w:rsidR="006029A2" w:rsidRPr="005012EF" w:rsidRDefault="006029A2" w:rsidP="006029A2">
      <w:r w:rsidRPr="005012EF">
        <w:tab/>
        <w:t xml:space="preserve">За отриманими даними можна провести фінальним етап ринкового аналізу можливостей впровадження проекту – SWOT. Це аналіз, на основі виділених ринкових загроз та можливостей, і сильних та слабких сторін. SWOT-аналіз представлено у </w:t>
      </w:r>
      <w:del w:id="1176" w:author="Rodion Kharabet" w:date="2019-12-06T03:54:00Z">
        <w:r w:rsidRPr="005012EF" w:rsidDel="003969F0">
          <w:delText>таблиці 5.</w:delText>
        </w:r>
      </w:del>
      <w:ins w:id="1177" w:author="Rodion Kharabet" w:date="2019-12-06T03:54:00Z">
        <w:r w:rsidR="003969F0">
          <w:t>таблиці 4.</w:t>
        </w:r>
      </w:ins>
      <w:r w:rsidRPr="005012EF">
        <w:t>12.</w:t>
      </w:r>
    </w:p>
    <w:p w14:paraId="40EC102C" w14:textId="77777777" w:rsidR="006029A2" w:rsidRPr="005012EF" w:rsidRDefault="006029A2" w:rsidP="006029A2">
      <w:pPr>
        <w:ind w:right="-143"/>
      </w:pPr>
    </w:p>
    <w:p w14:paraId="3B353C6E" w14:textId="66EDBA87" w:rsidR="006029A2" w:rsidRPr="005012EF" w:rsidRDefault="006029A2" w:rsidP="006029A2">
      <w:pPr>
        <w:ind w:right="-143"/>
      </w:pPr>
      <w:r w:rsidRPr="005012EF">
        <w:tab/>
      </w:r>
      <w:del w:id="1178" w:author="Rodion Kharabet" w:date="2019-12-06T03:54:00Z">
        <w:r w:rsidRPr="005012EF" w:rsidDel="003969F0">
          <w:delText>Таблиця 5.</w:delText>
        </w:r>
      </w:del>
      <w:ins w:id="1179" w:author="Rodion Kharabet" w:date="2019-12-06T03:54:00Z">
        <w:r w:rsidR="003969F0">
          <w:t>Таблиця 4.</w:t>
        </w:r>
      </w:ins>
      <w:r w:rsidRPr="005012EF">
        <w:t>12 – SWOT–аналіз стартап-проекту</w:t>
      </w:r>
    </w:p>
    <w:tbl>
      <w:tblPr>
        <w:tblStyle w:val="TableGrid"/>
        <w:tblW w:w="10490" w:type="dxa"/>
        <w:jc w:val="center"/>
        <w:tblLook w:val="01E0" w:firstRow="1" w:lastRow="1" w:firstColumn="1" w:lastColumn="1" w:noHBand="0" w:noVBand="0"/>
      </w:tblPr>
      <w:tblGrid>
        <w:gridCol w:w="5103"/>
        <w:gridCol w:w="5387"/>
      </w:tblGrid>
      <w:tr w:rsidR="006029A2" w:rsidRPr="005012EF" w14:paraId="0BDA649D" w14:textId="77777777" w:rsidTr="006029A2">
        <w:trPr>
          <w:trHeight w:val="660"/>
          <w:jc w:val="center"/>
        </w:trPr>
        <w:tc>
          <w:tcPr>
            <w:tcW w:w="5103" w:type="dxa"/>
          </w:tcPr>
          <w:p w14:paraId="045C16A4" w14:textId="77777777" w:rsidR="006029A2" w:rsidRPr="005012EF" w:rsidRDefault="006029A2" w:rsidP="006029A2">
            <w:pPr>
              <w:pStyle w:val="NoSpacing"/>
              <w:rPr>
                <w:lang w:val="uk-UA"/>
              </w:rPr>
            </w:pPr>
            <w:r w:rsidRPr="005012EF">
              <w:rPr>
                <w:lang w:val="uk-UA"/>
              </w:rPr>
              <w:t>Сильні сторони:</w:t>
            </w:r>
          </w:p>
          <w:p w14:paraId="5BDD3A6A" w14:textId="77777777" w:rsidR="006029A2" w:rsidRPr="005012EF" w:rsidRDefault="006029A2" w:rsidP="006029A2">
            <w:pPr>
              <w:pStyle w:val="NoSpacing"/>
              <w:rPr>
                <w:lang w:val="uk-UA"/>
              </w:rPr>
            </w:pPr>
            <w:r w:rsidRPr="005012EF">
              <w:rPr>
                <w:lang w:val="uk-UA"/>
              </w:rPr>
              <w:t>Альтернативні засоби ідентифікації</w:t>
            </w:r>
          </w:p>
          <w:p w14:paraId="5116CE1F" w14:textId="77777777" w:rsidR="006029A2" w:rsidRPr="005012EF" w:rsidRDefault="006029A2" w:rsidP="006029A2">
            <w:pPr>
              <w:pStyle w:val="NoSpacing"/>
              <w:rPr>
                <w:lang w:val="uk-UA"/>
              </w:rPr>
            </w:pPr>
            <w:r w:rsidRPr="005012EF">
              <w:rPr>
                <w:lang w:val="uk-UA"/>
              </w:rPr>
              <w:t>Зручний інтерфейс з користувачем</w:t>
            </w:r>
          </w:p>
          <w:p w14:paraId="72EE5E64" w14:textId="77777777" w:rsidR="006029A2" w:rsidRPr="005012EF" w:rsidRDefault="006029A2" w:rsidP="006029A2">
            <w:pPr>
              <w:pStyle w:val="NoSpacing"/>
              <w:rPr>
                <w:lang w:val="uk-UA"/>
              </w:rPr>
            </w:pPr>
            <w:r w:rsidRPr="005012EF">
              <w:rPr>
                <w:lang w:val="uk-UA"/>
              </w:rPr>
              <w:t>Нижча вартість продукту</w:t>
            </w:r>
          </w:p>
        </w:tc>
        <w:tc>
          <w:tcPr>
            <w:tcW w:w="5387" w:type="dxa"/>
          </w:tcPr>
          <w:p w14:paraId="3DA80815" w14:textId="77777777" w:rsidR="006029A2" w:rsidRPr="005012EF" w:rsidRDefault="006029A2" w:rsidP="006029A2">
            <w:pPr>
              <w:pStyle w:val="NoSpacing"/>
              <w:rPr>
                <w:lang w:val="uk-UA"/>
              </w:rPr>
            </w:pPr>
            <w:r w:rsidRPr="005012EF">
              <w:rPr>
                <w:lang w:val="uk-UA"/>
              </w:rPr>
              <w:t>Слабкі сторони:</w:t>
            </w:r>
          </w:p>
          <w:p w14:paraId="724ADAE1" w14:textId="77777777" w:rsidR="006029A2" w:rsidRPr="005012EF" w:rsidRDefault="006029A2" w:rsidP="006029A2">
            <w:pPr>
              <w:pStyle w:val="NoSpacing"/>
              <w:rPr>
                <w:lang w:val="uk-UA"/>
              </w:rPr>
            </w:pPr>
            <w:r w:rsidRPr="005012EF">
              <w:rPr>
                <w:lang w:val="uk-UA"/>
              </w:rPr>
              <w:t>Відсутність визначеної бази даних</w:t>
            </w:r>
          </w:p>
          <w:p w14:paraId="3CBBCDFE" w14:textId="77777777" w:rsidR="006029A2" w:rsidRPr="005012EF" w:rsidRDefault="006029A2" w:rsidP="006029A2">
            <w:pPr>
              <w:pStyle w:val="NoSpacing"/>
              <w:rPr>
                <w:lang w:val="uk-UA"/>
              </w:rPr>
            </w:pPr>
            <w:r w:rsidRPr="005012EF">
              <w:rPr>
                <w:lang w:val="uk-UA"/>
              </w:rPr>
              <w:t>Більша кількість апаратних пристроїв</w:t>
            </w:r>
          </w:p>
        </w:tc>
      </w:tr>
    </w:tbl>
    <w:p w14:paraId="54529E9F" w14:textId="77777777" w:rsidR="006029A2" w:rsidRPr="005012EF" w:rsidRDefault="006029A2" w:rsidP="006029A2"/>
    <w:p w14:paraId="009C0D76" w14:textId="77777777" w:rsidR="006029A2" w:rsidRPr="005012EF" w:rsidRDefault="006029A2" w:rsidP="006029A2">
      <w:pPr>
        <w:spacing w:after="160" w:line="259" w:lineRule="auto"/>
        <w:ind w:firstLine="0"/>
        <w:jc w:val="left"/>
      </w:pPr>
      <w:r w:rsidRPr="005012EF">
        <w:br w:type="page"/>
      </w:r>
    </w:p>
    <w:p w14:paraId="7DBD1738" w14:textId="2FC5C1E6" w:rsidR="006029A2" w:rsidRPr="005012EF" w:rsidRDefault="006029A2" w:rsidP="006029A2">
      <w:r w:rsidRPr="005012EF">
        <w:lastRenderedPageBreak/>
        <w:t xml:space="preserve">Продовження </w:t>
      </w:r>
      <w:del w:id="1180" w:author="Rodion Kharabet" w:date="2019-12-06T03:54:00Z">
        <w:r w:rsidRPr="005012EF" w:rsidDel="003969F0">
          <w:delText>таблиці 5.</w:delText>
        </w:r>
      </w:del>
      <w:ins w:id="1181" w:author="Rodion Kharabet" w:date="2019-12-06T03:54:00Z">
        <w:r w:rsidR="003969F0">
          <w:t>таблиці 4.</w:t>
        </w:r>
      </w:ins>
      <w:r w:rsidRPr="005012EF">
        <w:t>12</w:t>
      </w:r>
    </w:p>
    <w:tbl>
      <w:tblPr>
        <w:tblStyle w:val="TableGrid"/>
        <w:tblW w:w="10490" w:type="dxa"/>
        <w:jc w:val="center"/>
        <w:tblLook w:val="01E0" w:firstRow="1" w:lastRow="1" w:firstColumn="1" w:lastColumn="1" w:noHBand="0" w:noVBand="0"/>
      </w:tblPr>
      <w:tblGrid>
        <w:gridCol w:w="5103"/>
        <w:gridCol w:w="5387"/>
      </w:tblGrid>
      <w:tr w:rsidR="006029A2" w:rsidRPr="005012EF" w14:paraId="6DB6593E" w14:textId="77777777" w:rsidTr="006029A2">
        <w:trPr>
          <w:trHeight w:val="574"/>
          <w:jc w:val="center"/>
        </w:trPr>
        <w:tc>
          <w:tcPr>
            <w:tcW w:w="5103" w:type="dxa"/>
          </w:tcPr>
          <w:p w14:paraId="5A30B7C1" w14:textId="77777777" w:rsidR="006029A2" w:rsidRPr="005012EF" w:rsidRDefault="006029A2" w:rsidP="006029A2">
            <w:pPr>
              <w:pStyle w:val="NoSpacing"/>
              <w:rPr>
                <w:lang w:val="uk-UA"/>
              </w:rPr>
            </w:pPr>
            <w:r w:rsidRPr="005012EF">
              <w:rPr>
                <w:lang w:val="uk-UA"/>
              </w:rPr>
              <w:t>Можливості:</w:t>
            </w:r>
          </w:p>
          <w:p w14:paraId="1A064899" w14:textId="77777777" w:rsidR="006029A2" w:rsidRPr="005012EF" w:rsidRDefault="006029A2" w:rsidP="006029A2">
            <w:pPr>
              <w:pStyle w:val="NoSpacing"/>
              <w:rPr>
                <w:lang w:val="uk-UA"/>
              </w:rPr>
            </w:pPr>
            <w:r w:rsidRPr="005012EF">
              <w:rPr>
                <w:lang w:val="uk-UA"/>
              </w:rPr>
              <w:t>Інтеграція з мережами роздрібної торгівлі</w:t>
            </w:r>
          </w:p>
          <w:p w14:paraId="7E1BD51E" w14:textId="77777777" w:rsidR="006029A2" w:rsidRPr="005012EF" w:rsidRDefault="006029A2" w:rsidP="006029A2">
            <w:pPr>
              <w:pStyle w:val="NoSpacing"/>
              <w:rPr>
                <w:lang w:val="uk-UA"/>
              </w:rPr>
            </w:pPr>
            <w:r w:rsidRPr="005012EF">
              <w:rPr>
                <w:lang w:val="uk-UA"/>
              </w:rPr>
              <w:t>Інтеграція з існуючою екосистемою розумного дому</w:t>
            </w:r>
          </w:p>
        </w:tc>
        <w:tc>
          <w:tcPr>
            <w:tcW w:w="5387" w:type="dxa"/>
          </w:tcPr>
          <w:p w14:paraId="0CCBE14E" w14:textId="77777777" w:rsidR="006029A2" w:rsidRPr="005012EF" w:rsidRDefault="006029A2" w:rsidP="006029A2">
            <w:pPr>
              <w:pStyle w:val="NoSpacing"/>
              <w:rPr>
                <w:lang w:val="uk-UA"/>
              </w:rPr>
            </w:pPr>
            <w:r w:rsidRPr="005012EF">
              <w:rPr>
                <w:lang w:val="uk-UA"/>
              </w:rPr>
              <w:t>Загрози:</w:t>
            </w:r>
          </w:p>
          <w:p w14:paraId="048F1520" w14:textId="77777777" w:rsidR="006029A2" w:rsidRPr="005012EF" w:rsidRDefault="006029A2" w:rsidP="006029A2">
            <w:pPr>
              <w:pStyle w:val="NoSpacing"/>
              <w:rPr>
                <w:lang w:val="uk-UA"/>
              </w:rPr>
            </w:pPr>
            <w:r w:rsidRPr="005012EF">
              <w:rPr>
                <w:lang w:val="uk-UA"/>
              </w:rPr>
              <w:t>Розробка власних проектів мережами роздрібної торгівлі</w:t>
            </w:r>
          </w:p>
          <w:p w14:paraId="002A316A" w14:textId="77777777" w:rsidR="006029A2" w:rsidRPr="005012EF" w:rsidRDefault="006029A2" w:rsidP="006029A2">
            <w:pPr>
              <w:pStyle w:val="NoSpacing"/>
              <w:rPr>
                <w:lang w:val="uk-UA"/>
              </w:rPr>
            </w:pPr>
            <w:r w:rsidRPr="005012EF">
              <w:rPr>
                <w:lang w:val="uk-UA"/>
              </w:rPr>
              <w:t>Конфлікт із власниками торгівельних марок</w:t>
            </w:r>
          </w:p>
        </w:tc>
      </w:tr>
    </w:tbl>
    <w:p w14:paraId="078A8009" w14:textId="77777777" w:rsidR="006029A2" w:rsidRPr="005012EF" w:rsidRDefault="006029A2" w:rsidP="006029A2">
      <w:pPr>
        <w:ind w:right="-143"/>
      </w:pPr>
    </w:p>
    <w:p w14:paraId="675E9955" w14:textId="50AC63D4" w:rsidR="006029A2" w:rsidRPr="005012EF" w:rsidRDefault="006029A2" w:rsidP="006029A2">
      <w:r w:rsidRPr="005012EF">
        <w:tab/>
        <w:t xml:space="preserve">На основі SWOT-аналізу, у </w:t>
      </w:r>
      <w:del w:id="1182" w:author="Rodion Kharabet" w:date="2019-12-06T03:54:00Z">
        <w:r w:rsidRPr="005012EF" w:rsidDel="003969F0">
          <w:delText>таблиці 5.</w:delText>
        </w:r>
      </w:del>
      <w:ins w:id="1183" w:author="Rodion Kharabet" w:date="2019-12-06T03:54:00Z">
        <w:r w:rsidR="003969F0">
          <w:t>таблиці 4.</w:t>
        </w:r>
      </w:ins>
      <w:r w:rsidRPr="005012EF">
        <w:t>13 зазначено альтернативи ринкової поведінки для виведення стартап-проекту на ринок та орієнтовний час їх ринкової реалізації.</w:t>
      </w:r>
    </w:p>
    <w:p w14:paraId="332D3755" w14:textId="77777777" w:rsidR="006029A2" w:rsidRPr="005012EF" w:rsidRDefault="006029A2" w:rsidP="006029A2">
      <w:pPr>
        <w:ind w:right="-143"/>
      </w:pPr>
    </w:p>
    <w:p w14:paraId="68B08F78" w14:textId="4919C1C8" w:rsidR="006029A2" w:rsidRPr="005012EF" w:rsidRDefault="006029A2" w:rsidP="006029A2">
      <w:pPr>
        <w:ind w:right="-143"/>
      </w:pPr>
      <w:r w:rsidRPr="005012EF">
        <w:tab/>
      </w:r>
      <w:del w:id="1184" w:author="Rodion Kharabet" w:date="2019-12-06T03:54:00Z">
        <w:r w:rsidRPr="005012EF" w:rsidDel="003969F0">
          <w:delText>Таблиця 5.</w:delText>
        </w:r>
      </w:del>
      <w:ins w:id="1185" w:author="Rodion Kharabet" w:date="2019-12-06T03:54:00Z">
        <w:r w:rsidR="003969F0">
          <w:t>Таблиця 4.</w:t>
        </w:r>
      </w:ins>
      <w:r w:rsidRPr="005012EF">
        <w:t>13 – Альтернативи ринкового впровадження стартап-проекту</w:t>
      </w:r>
    </w:p>
    <w:tbl>
      <w:tblPr>
        <w:tblStyle w:val="TableGrid"/>
        <w:tblW w:w="10485" w:type="dxa"/>
        <w:jc w:val="center"/>
        <w:tblLook w:val="00A0" w:firstRow="1" w:lastRow="0" w:firstColumn="1" w:lastColumn="0" w:noHBand="0" w:noVBand="0"/>
      </w:tblPr>
      <w:tblGrid>
        <w:gridCol w:w="594"/>
        <w:gridCol w:w="4788"/>
        <w:gridCol w:w="2693"/>
        <w:gridCol w:w="2410"/>
      </w:tblGrid>
      <w:tr w:rsidR="006029A2" w:rsidRPr="005012EF" w14:paraId="3AEA2528" w14:textId="77777777" w:rsidTr="006029A2">
        <w:trPr>
          <w:jc w:val="center"/>
        </w:trPr>
        <w:tc>
          <w:tcPr>
            <w:tcW w:w="594" w:type="dxa"/>
          </w:tcPr>
          <w:p w14:paraId="587CD565" w14:textId="77777777" w:rsidR="006029A2" w:rsidRPr="005012EF" w:rsidRDefault="006029A2" w:rsidP="006029A2">
            <w:pPr>
              <w:pStyle w:val="NoSpacing"/>
              <w:jc w:val="left"/>
              <w:rPr>
                <w:lang w:val="uk-UA"/>
              </w:rPr>
            </w:pPr>
            <w:r w:rsidRPr="005012EF">
              <w:rPr>
                <w:lang w:val="uk-UA"/>
              </w:rPr>
              <w:t>№ п/п</w:t>
            </w:r>
          </w:p>
        </w:tc>
        <w:tc>
          <w:tcPr>
            <w:tcW w:w="4788" w:type="dxa"/>
          </w:tcPr>
          <w:p w14:paraId="4813659F" w14:textId="77777777" w:rsidR="006029A2" w:rsidRPr="005012EF" w:rsidRDefault="006029A2" w:rsidP="006029A2">
            <w:pPr>
              <w:pStyle w:val="NoSpacing"/>
              <w:jc w:val="left"/>
              <w:rPr>
                <w:lang w:val="uk-UA"/>
              </w:rPr>
            </w:pPr>
            <w:r w:rsidRPr="005012EF">
              <w:rPr>
                <w:lang w:val="uk-UA"/>
              </w:rPr>
              <w:t>Альтернатива (орієнтовний комплекс заходів) ринкової поведінки</w:t>
            </w:r>
          </w:p>
        </w:tc>
        <w:tc>
          <w:tcPr>
            <w:tcW w:w="2693" w:type="dxa"/>
          </w:tcPr>
          <w:p w14:paraId="2B2E6E1D" w14:textId="77777777" w:rsidR="006029A2" w:rsidRPr="005012EF" w:rsidRDefault="006029A2" w:rsidP="006029A2">
            <w:pPr>
              <w:pStyle w:val="NoSpacing"/>
              <w:jc w:val="left"/>
              <w:rPr>
                <w:lang w:val="uk-UA"/>
              </w:rPr>
            </w:pPr>
            <w:r w:rsidRPr="005012EF">
              <w:rPr>
                <w:lang w:val="uk-UA"/>
              </w:rPr>
              <w:t>Ймовірність отримання ресурсів</w:t>
            </w:r>
          </w:p>
        </w:tc>
        <w:tc>
          <w:tcPr>
            <w:tcW w:w="2410" w:type="dxa"/>
          </w:tcPr>
          <w:p w14:paraId="2F4310D9" w14:textId="77777777" w:rsidR="006029A2" w:rsidRPr="005012EF" w:rsidRDefault="006029A2" w:rsidP="006029A2">
            <w:pPr>
              <w:pStyle w:val="NoSpacing"/>
              <w:jc w:val="left"/>
              <w:rPr>
                <w:lang w:val="uk-UA"/>
              </w:rPr>
            </w:pPr>
            <w:r w:rsidRPr="005012EF">
              <w:rPr>
                <w:lang w:val="uk-UA"/>
              </w:rPr>
              <w:t>Строки реалізації</w:t>
            </w:r>
          </w:p>
        </w:tc>
      </w:tr>
      <w:tr w:rsidR="006029A2" w:rsidRPr="005012EF" w14:paraId="5C9F28FE" w14:textId="77777777" w:rsidTr="006029A2">
        <w:trPr>
          <w:jc w:val="center"/>
        </w:trPr>
        <w:tc>
          <w:tcPr>
            <w:tcW w:w="594" w:type="dxa"/>
          </w:tcPr>
          <w:p w14:paraId="43A03E95" w14:textId="77777777" w:rsidR="006029A2" w:rsidRPr="005012EF" w:rsidRDefault="006029A2" w:rsidP="006029A2">
            <w:pPr>
              <w:pStyle w:val="NoSpacing"/>
              <w:jc w:val="left"/>
              <w:rPr>
                <w:lang w:val="uk-UA"/>
              </w:rPr>
            </w:pPr>
            <w:r w:rsidRPr="005012EF">
              <w:rPr>
                <w:lang w:val="uk-UA"/>
              </w:rPr>
              <w:t>1.</w:t>
            </w:r>
          </w:p>
        </w:tc>
        <w:tc>
          <w:tcPr>
            <w:tcW w:w="4788" w:type="dxa"/>
          </w:tcPr>
          <w:p w14:paraId="758DA5CE" w14:textId="77777777" w:rsidR="006029A2" w:rsidRPr="005012EF" w:rsidRDefault="006029A2" w:rsidP="006029A2">
            <w:pPr>
              <w:pStyle w:val="NoSpacing"/>
              <w:jc w:val="left"/>
              <w:rPr>
                <w:lang w:val="uk-UA"/>
              </w:rPr>
            </w:pPr>
            <w:r w:rsidRPr="005012EF">
              <w:rPr>
                <w:lang w:val="uk-UA"/>
              </w:rPr>
              <w:t>Отримання доступу до баз даних мереж роздрібної торгівлі</w:t>
            </w:r>
          </w:p>
        </w:tc>
        <w:tc>
          <w:tcPr>
            <w:tcW w:w="2693" w:type="dxa"/>
          </w:tcPr>
          <w:p w14:paraId="561EBB35" w14:textId="77777777" w:rsidR="006029A2" w:rsidRPr="005012EF" w:rsidRDefault="006029A2" w:rsidP="006029A2">
            <w:pPr>
              <w:pStyle w:val="NoSpacing"/>
              <w:jc w:val="left"/>
              <w:rPr>
                <w:lang w:val="uk-UA"/>
              </w:rPr>
            </w:pPr>
            <w:r w:rsidRPr="005012EF">
              <w:rPr>
                <w:lang w:val="uk-UA"/>
              </w:rPr>
              <w:t>Малоймовірно</w:t>
            </w:r>
          </w:p>
        </w:tc>
        <w:tc>
          <w:tcPr>
            <w:tcW w:w="2410" w:type="dxa"/>
          </w:tcPr>
          <w:p w14:paraId="7400C554" w14:textId="77777777" w:rsidR="006029A2" w:rsidRPr="005012EF" w:rsidRDefault="006029A2" w:rsidP="006029A2">
            <w:pPr>
              <w:pStyle w:val="NoSpacing"/>
              <w:jc w:val="left"/>
              <w:rPr>
                <w:lang w:val="uk-UA"/>
              </w:rPr>
            </w:pPr>
            <w:r w:rsidRPr="005012EF">
              <w:rPr>
                <w:lang w:val="uk-UA"/>
              </w:rPr>
              <w:t>12 місяців</w:t>
            </w:r>
          </w:p>
        </w:tc>
      </w:tr>
      <w:tr w:rsidR="006029A2" w:rsidRPr="005012EF" w14:paraId="03B94BC3" w14:textId="77777777" w:rsidTr="006029A2">
        <w:trPr>
          <w:jc w:val="center"/>
        </w:trPr>
        <w:tc>
          <w:tcPr>
            <w:tcW w:w="594" w:type="dxa"/>
          </w:tcPr>
          <w:p w14:paraId="60F46D51" w14:textId="77777777" w:rsidR="006029A2" w:rsidRPr="005012EF" w:rsidRDefault="006029A2" w:rsidP="006029A2">
            <w:pPr>
              <w:pStyle w:val="NoSpacing"/>
              <w:jc w:val="left"/>
              <w:rPr>
                <w:lang w:val="uk-UA"/>
              </w:rPr>
            </w:pPr>
            <w:r w:rsidRPr="005012EF">
              <w:rPr>
                <w:lang w:val="uk-UA"/>
              </w:rPr>
              <w:t xml:space="preserve">2. </w:t>
            </w:r>
          </w:p>
        </w:tc>
        <w:tc>
          <w:tcPr>
            <w:tcW w:w="4788" w:type="dxa"/>
          </w:tcPr>
          <w:p w14:paraId="1C129C7D" w14:textId="77777777" w:rsidR="006029A2" w:rsidRPr="005012EF" w:rsidRDefault="006029A2" w:rsidP="006029A2">
            <w:pPr>
              <w:pStyle w:val="NoSpacing"/>
              <w:jc w:val="left"/>
              <w:rPr>
                <w:lang w:val="uk-UA"/>
              </w:rPr>
            </w:pPr>
            <w:r w:rsidRPr="005012EF">
              <w:rPr>
                <w:lang w:val="uk-UA"/>
              </w:rPr>
              <w:t>Скорочення кількості апаратних пристроїв</w:t>
            </w:r>
          </w:p>
        </w:tc>
        <w:tc>
          <w:tcPr>
            <w:tcW w:w="2693" w:type="dxa"/>
          </w:tcPr>
          <w:p w14:paraId="110A15A5" w14:textId="77777777" w:rsidR="006029A2" w:rsidRPr="005012EF" w:rsidRDefault="006029A2" w:rsidP="006029A2">
            <w:pPr>
              <w:pStyle w:val="NoSpacing"/>
              <w:jc w:val="left"/>
              <w:rPr>
                <w:lang w:val="uk-UA"/>
              </w:rPr>
            </w:pPr>
            <w:r w:rsidRPr="005012EF">
              <w:rPr>
                <w:lang w:val="uk-UA"/>
              </w:rPr>
              <w:t>Ймовірно</w:t>
            </w:r>
          </w:p>
        </w:tc>
        <w:tc>
          <w:tcPr>
            <w:tcW w:w="2410" w:type="dxa"/>
          </w:tcPr>
          <w:p w14:paraId="4AED1130" w14:textId="77777777" w:rsidR="006029A2" w:rsidRPr="005012EF" w:rsidRDefault="006029A2" w:rsidP="006029A2">
            <w:pPr>
              <w:pStyle w:val="NoSpacing"/>
              <w:jc w:val="left"/>
              <w:rPr>
                <w:lang w:val="uk-UA"/>
              </w:rPr>
            </w:pPr>
            <w:r w:rsidRPr="005012EF">
              <w:rPr>
                <w:lang w:val="uk-UA"/>
              </w:rPr>
              <w:t>48 місяців</w:t>
            </w:r>
          </w:p>
        </w:tc>
      </w:tr>
      <w:tr w:rsidR="006029A2" w:rsidRPr="005012EF" w14:paraId="128D904E" w14:textId="77777777" w:rsidTr="006029A2">
        <w:trPr>
          <w:jc w:val="center"/>
        </w:trPr>
        <w:tc>
          <w:tcPr>
            <w:tcW w:w="594" w:type="dxa"/>
          </w:tcPr>
          <w:p w14:paraId="769C2BD6" w14:textId="77777777" w:rsidR="006029A2" w:rsidRPr="005012EF" w:rsidRDefault="006029A2" w:rsidP="006029A2">
            <w:pPr>
              <w:pStyle w:val="NoSpacing"/>
              <w:jc w:val="left"/>
              <w:rPr>
                <w:lang w:val="uk-UA"/>
              </w:rPr>
            </w:pPr>
            <w:r w:rsidRPr="005012EF">
              <w:rPr>
                <w:lang w:val="uk-UA"/>
              </w:rPr>
              <w:t>3.</w:t>
            </w:r>
          </w:p>
        </w:tc>
        <w:tc>
          <w:tcPr>
            <w:tcW w:w="4788" w:type="dxa"/>
          </w:tcPr>
          <w:p w14:paraId="604AB331" w14:textId="77777777" w:rsidR="006029A2" w:rsidRPr="005012EF" w:rsidRDefault="006029A2" w:rsidP="006029A2">
            <w:pPr>
              <w:pStyle w:val="NoSpacing"/>
              <w:jc w:val="left"/>
              <w:rPr>
                <w:lang w:val="uk-UA"/>
              </w:rPr>
            </w:pPr>
            <w:r w:rsidRPr="005012EF">
              <w:rPr>
                <w:lang w:val="uk-UA"/>
              </w:rPr>
              <w:t>Укладення угоди про представлення стартап-проекту, як рішення від великої мережі роздрібної торгівлі</w:t>
            </w:r>
          </w:p>
        </w:tc>
        <w:tc>
          <w:tcPr>
            <w:tcW w:w="2693" w:type="dxa"/>
          </w:tcPr>
          <w:p w14:paraId="2CC941C8" w14:textId="77777777" w:rsidR="006029A2" w:rsidRPr="005012EF" w:rsidRDefault="006029A2" w:rsidP="006029A2">
            <w:pPr>
              <w:pStyle w:val="NoSpacing"/>
              <w:jc w:val="left"/>
              <w:rPr>
                <w:lang w:val="uk-UA"/>
              </w:rPr>
            </w:pPr>
            <w:r w:rsidRPr="005012EF">
              <w:rPr>
                <w:lang w:val="uk-UA"/>
              </w:rPr>
              <w:t>Малоймовірно</w:t>
            </w:r>
          </w:p>
        </w:tc>
        <w:tc>
          <w:tcPr>
            <w:tcW w:w="2410" w:type="dxa"/>
          </w:tcPr>
          <w:p w14:paraId="3FED6D79" w14:textId="77777777" w:rsidR="006029A2" w:rsidRPr="005012EF" w:rsidRDefault="006029A2" w:rsidP="006029A2">
            <w:pPr>
              <w:pStyle w:val="NoSpacing"/>
              <w:jc w:val="left"/>
              <w:rPr>
                <w:lang w:val="uk-UA"/>
              </w:rPr>
            </w:pPr>
            <w:r w:rsidRPr="005012EF">
              <w:rPr>
                <w:lang w:val="uk-UA"/>
              </w:rPr>
              <w:t>6 місяців</w:t>
            </w:r>
          </w:p>
        </w:tc>
      </w:tr>
    </w:tbl>
    <w:p w14:paraId="5BE5AF8A" w14:textId="77777777" w:rsidR="006029A2" w:rsidRPr="005012EF" w:rsidRDefault="006029A2" w:rsidP="006029A2">
      <w:pPr>
        <w:ind w:right="-143"/>
      </w:pPr>
    </w:p>
    <w:p w14:paraId="158C2B9C" w14:textId="76F3F3A8" w:rsidR="006029A2" w:rsidRPr="005012EF" w:rsidRDefault="006029A2" w:rsidP="006029A2">
      <w:r w:rsidRPr="005012EF">
        <w:tab/>
        <w:t xml:space="preserve">Серед вказаних альтернатив ринкового впровадження найкращим є представлення стартап-проекту як рішення від великої мережі роздрібної торгівлі. Такий підхід дозволить отримати інформацію до внутрішньої бази даних товарів та забезпечить продукт якоюсь стартовою кількістю користувачів </w:t>
      </w:r>
      <w:r w:rsidR="00C91726" w:rsidRPr="005012EF">
        <w:t>завдяки</w:t>
      </w:r>
      <w:r w:rsidRPr="005012EF">
        <w:t xml:space="preserve"> існуючій клієнтській базі. </w:t>
      </w:r>
    </w:p>
    <w:p w14:paraId="3D71B76B" w14:textId="77777777" w:rsidR="006029A2" w:rsidRPr="005012EF" w:rsidRDefault="006029A2" w:rsidP="006029A2">
      <w:pPr>
        <w:ind w:right="-143"/>
      </w:pPr>
    </w:p>
    <w:p w14:paraId="4E96631B" w14:textId="7F43A469" w:rsidR="006029A2" w:rsidRPr="005012EF" w:rsidRDefault="006029A2" w:rsidP="006029A2">
      <w:pPr>
        <w:pStyle w:val="Heading2"/>
      </w:pPr>
      <w:del w:id="1186" w:author="Rodion Kharabet" w:date="2019-12-06T03:55:00Z">
        <w:r w:rsidRPr="005012EF" w:rsidDel="003969F0">
          <w:lastRenderedPageBreak/>
          <w:tab/>
        </w:r>
        <w:bookmarkStart w:id="1187" w:name="_Toc25923581"/>
        <w:r w:rsidRPr="005012EF" w:rsidDel="003969F0">
          <w:delText>5</w:delText>
        </w:r>
      </w:del>
      <w:ins w:id="1188" w:author="Rodion Kharabet" w:date="2019-12-06T03:55:00Z">
        <w:r w:rsidR="003969F0">
          <w:t>4</w:t>
        </w:r>
      </w:ins>
      <w:r w:rsidRPr="005012EF">
        <w:t>.4 Розроблення ринкової стратегії проекту</w:t>
      </w:r>
      <w:bookmarkEnd w:id="1187"/>
    </w:p>
    <w:p w14:paraId="7A64D779" w14:textId="77777777" w:rsidR="006029A2" w:rsidRPr="005012EF" w:rsidRDefault="006029A2" w:rsidP="006029A2">
      <w:pPr>
        <w:ind w:right="-143"/>
      </w:pPr>
    </w:p>
    <w:p w14:paraId="09AB46E7" w14:textId="007E9C9A" w:rsidR="006029A2" w:rsidRPr="005012EF" w:rsidRDefault="006029A2" w:rsidP="006029A2">
      <w:r w:rsidRPr="005012EF">
        <w:tab/>
        <w:t xml:space="preserve">Було визначено стратегії охоплення ринку, а саме опис цільових груп, що представлено у </w:t>
      </w:r>
      <w:del w:id="1189" w:author="Rodion Kharabet" w:date="2019-12-06T03:54:00Z">
        <w:r w:rsidRPr="005012EF" w:rsidDel="003969F0">
          <w:delText>таблиці 5.</w:delText>
        </w:r>
      </w:del>
      <w:ins w:id="1190" w:author="Rodion Kharabet" w:date="2019-12-06T03:54:00Z">
        <w:r w:rsidR="003969F0">
          <w:t>таблиці 4.</w:t>
        </w:r>
      </w:ins>
      <w:r w:rsidRPr="005012EF">
        <w:t>14</w:t>
      </w:r>
    </w:p>
    <w:p w14:paraId="0ACBCED5" w14:textId="77777777" w:rsidR="006029A2" w:rsidRPr="005012EF" w:rsidRDefault="006029A2" w:rsidP="006029A2">
      <w:pPr>
        <w:ind w:right="-143"/>
      </w:pPr>
    </w:p>
    <w:p w14:paraId="47CA7CB9" w14:textId="7C2BEF58" w:rsidR="006029A2" w:rsidRPr="005012EF" w:rsidRDefault="006029A2" w:rsidP="006029A2">
      <w:pPr>
        <w:ind w:right="-143" w:firstLine="708"/>
      </w:pPr>
      <w:del w:id="1191" w:author="Rodion Kharabet" w:date="2019-12-06T03:54:00Z">
        <w:r w:rsidRPr="005012EF" w:rsidDel="003969F0">
          <w:delText>Таблиця 5.</w:delText>
        </w:r>
      </w:del>
      <w:ins w:id="1192" w:author="Rodion Kharabet" w:date="2019-12-06T03:54:00Z">
        <w:r w:rsidR="003969F0">
          <w:t>Таблиця 4.</w:t>
        </w:r>
      </w:ins>
      <w:r w:rsidRPr="005012EF">
        <w:t>14 – Вибір цільових груп потенційних споживачів</w:t>
      </w:r>
    </w:p>
    <w:tbl>
      <w:tblPr>
        <w:tblStyle w:val="TableGrid"/>
        <w:tblW w:w="0" w:type="auto"/>
        <w:tblInd w:w="-5" w:type="dxa"/>
        <w:tblLook w:val="00A0" w:firstRow="1" w:lastRow="0" w:firstColumn="1" w:lastColumn="0" w:noHBand="0" w:noVBand="0"/>
      </w:tblPr>
      <w:tblGrid>
        <w:gridCol w:w="594"/>
        <w:gridCol w:w="2898"/>
        <w:gridCol w:w="1581"/>
        <w:gridCol w:w="1834"/>
        <w:gridCol w:w="1870"/>
        <w:gridCol w:w="1704"/>
      </w:tblGrid>
      <w:tr w:rsidR="006029A2" w:rsidRPr="005012EF" w14:paraId="018C252C" w14:textId="77777777" w:rsidTr="006029A2">
        <w:tc>
          <w:tcPr>
            <w:tcW w:w="567" w:type="dxa"/>
          </w:tcPr>
          <w:p w14:paraId="3E1F99A7" w14:textId="77777777" w:rsidR="006029A2" w:rsidRPr="005012EF" w:rsidRDefault="006029A2" w:rsidP="006029A2">
            <w:pPr>
              <w:pStyle w:val="NoSpacing"/>
              <w:jc w:val="left"/>
              <w:rPr>
                <w:lang w:val="uk-UA"/>
              </w:rPr>
            </w:pPr>
            <w:r w:rsidRPr="005012EF">
              <w:rPr>
                <w:lang w:val="uk-UA"/>
              </w:rPr>
              <w:t>№ п/п</w:t>
            </w:r>
          </w:p>
        </w:tc>
        <w:tc>
          <w:tcPr>
            <w:tcW w:w="2916" w:type="dxa"/>
          </w:tcPr>
          <w:p w14:paraId="5D566A57" w14:textId="77777777" w:rsidR="006029A2" w:rsidRPr="005012EF" w:rsidRDefault="006029A2" w:rsidP="006029A2">
            <w:pPr>
              <w:pStyle w:val="NoSpacing"/>
              <w:jc w:val="left"/>
              <w:rPr>
                <w:lang w:val="uk-UA"/>
              </w:rPr>
            </w:pPr>
            <w:r w:rsidRPr="005012EF">
              <w:rPr>
                <w:lang w:val="uk-UA"/>
              </w:rPr>
              <w:t>Опис профілю цільової групи потенційних клієнтів</w:t>
            </w:r>
          </w:p>
        </w:tc>
        <w:tc>
          <w:tcPr>
            <w:tcW w:w="1581" w:type="dxa"/>
          </w:tcPr>
          <w:p w14:paraId="573A812B" w14:textId="77777777" w:rsidR="006029A2" w:rsidRPr="005012EF" w:rsidRDefault="006029A2" w:rsidP="006029A2">
            <w:pPr>
              <w:pStyle w:val="NoSpacing"/>
              <w:jc w:val="left"/>
              <w:rPr>
                <w:lang w:val="uk-UA"/>
              </w:rPr>
            </w:pPr>
            <w:r w:rsidRPr="005012EF">
              <w:rPr>
                <w:lang w:val="uk-UA"/>
              </w:rPr>
              <w:t>Готовність споживачів сприйняти продукт</w:t>
            </w:r>
          </w:p>
        </w:tc>
        <w:tc>
          <w:tcPr>
            <w:tcW w:w="1836" w:type="dxa"/>
          </w:tcPr>
          <w:p w14:paraId="7A7A283B" w14:textId="77777777" w:rsidR="006029A2" w:rsidRPr="005012EF" w:rsidRDefault="006029A2" w:rsidP="006029A2">
            <w:pPr>
              <w:pStyle w:val="NoSpacing"/>
              <w:jc w:val="left"/>
              <w:rPr>
                <w:lang w:val="uk-UA"/>
              </w:rPr>
            </w:pPr>
            <w:r w:rsidRPr="005012EF">
              <w:rPr>
                <w:lang w:val="uk-UA"/>
              </w:rPr>
              <w:t>Орієнтовний попит в межах цільової групи (сегменту)</w:t>
            </w:r>
          </w:p>
        </w:tc>
        <w:tc>
          <w:tcPr>
            <w:tcW w:w="1870" w:type="dxa"/>
          </w:tcPr>
          <w:p w14:paraId="3B6668ED" w14:textId="77777777" w:rsidR="006029A2" w:rsidRPr="005012EF" w:rsidRDefault="006029A2" w:rsidP="006029A2">
            <w:pPr>
              <w:pStyle w:val="NoSpacing"/>
              <w:jc w:val="left"/>
              <w:rPr>
                <w:lang w:val="uk-UA"/>
              </w:rPr>
            </w:pPr>
            <w:r w:rsidRPr="005012EF">
              <w:rPr>
                <w:lang w:val="uk-UA"/>
              </w:rPr>
              <w:t>Інтенсивність конкуренції в сегменті</w:t>
            </w:r>
          </w:p>
        </w:tc>
        <w:tc>
          <w:tcPr>
            <w:tcW w:w="1711" w:type="dxa"/>
          </w:tcPr>
          <w:p w14:paraId="62D431EC" w14:textId="77777777" w:rsidR="006029A2" w:rsidRPr="005012EF" w:rsidRDefault="006029A2" w:rsidP="006029A2">
            <w:pPr>
              <w:pStyle w:val="NoSpacing"/>
              <w:jc w:val="left"/>
              <w:rPr>
                <w:lang w:val="uk-UA"/>
              </w:rPr>
            </w:pPr>
            <w:r w:rsidRPr="005012EF">
              <w:rPr>
                <w:lang w:val="uk-UA"/>
              </w:rPr>
              <w:t>Простота входу у сегмент</w:t>
            </w:r>
          </w:p>
        </w:tc>
      </w:tr>
      <w:tr w:rsidR="006029A2" w:rsidRPr="005012EF" w14:paraId="0CBA4ED8" w14:textId="77777777" w:rsidTr="006029A2">
        <w:tc>
          <w:tcPr>
            <w:tcW w:w="567" w:type="dxa"/>
          </w:tcPr>
          <w:p w14:paraId="787AB4D0" w14:textId="77777777" w:rsidR="006029A2" w:rsidRPr="005012EF" w:rsidRDefault="006029A2" w:rsidP="006029A2">
            <w:pPr>
              <w:pStyle w:val="NoSpacing"/>
              <w:jc w:val="left"/>
              <w:rPr>
                <w:lang w:val="uk-UA"/>
              </w:rPr>
            </w:pPr>
            <w:r w:rsidRPr="005012EF">
              <w:rPr>
                <w:lang w:val="uk-UA"/>
              </w:rPr>
              <w:t>1.</w:t>
            </w:r>
          </w:p>
        </w:tc>
        <w:tc>
          <w:tcPr>
            <w:tcW w:w="2916" w:type="dxa"/>
          </w:tcPr>
          <w:p w14:paraId="167799BC" w14:textId="77777777" w:rsidR="006029A2" w:rsidRPr="005012EF" w:rsidRDefault="006029A2" w:rsidP="006029A2">
            <w:pPr>
              <w:pStyle w:val="NoSpacing"/>
              <w:jc w:val="left"/>
              <w:rPr>
                <w:lang w:val="uk-UA"/>
              </w:rPr>
            </w:pPr>
            <w:r w:rsidRPr="005012EF">
              <w:rPr>
                <w:lang w:val="uk-UA"/>
              </w:rPr>
              <w:t>Власники малого бізнесу</w:t>
            </w:r>
          </w:p>
        </w:tc>
        <w:tc>
          <w:tcPr>
            <w:tcW w:w="1581" w:type="dxa"/>
          </w:tcPr>
          <w:p w14:paraId="05517E38" w14:textId="77777777" w:rsidR="006029A2" w:rsidRPr="005012EF" w:rsidRDefault="006029A2" w:rsidP="006029A2">
            <w:pPr>
              <w:pStyle w:val="NoSpacing"/>
              <w:jc w:val="left"/>
              <w:rPr>
                <w:lang w:val="uk-UA"/>
              </w:rPr>
            </w:pPr>
            <w:r w:rsidRPr="005012EF">
              <w:rPr>
                <w:lang w:val="uk-UA"/>
              </w:rPr>
              <w:t>Низька</w:t>
            </w:r>
          </w:p>
        </w:tc>
        <w:tc>
          <w:tcPr>
            <w:tcW w:w="1836" w:type="dxa"/>
          </w:tcPr>
          <w:p w14:paraId="2263D14F" w14:textId="77777777" w:rsidR="006029A2" w:rsidRPr="005012EF" w:rsidRDefault="006029A2" w:rsidP="006029A2">
            <w:pPr>
              <w:pStyle w:val="NoSpacing"/>
              <w:jc w:val="left"/>
              <w:rPr>
                <w:lang w:val="uk-UA"/>
              </w:rPr>
            </w:pPr>
            <w:r w:rsidRPr="005012EF">
              <w:rPr>
                <w:lang w:val="uk-UA"/>
              </w:rPr>
              <w:t>40%</w:t>
            </w:r>
          </w:p>
        </w:tc>
        <w:tc>
          <w:tcPr>
            <w:tcW w:w="1870" w:type="dxa"/>
          </w:tcPr>
          <w:p w14:paraId="6A61888E" w14:textId="77777777" w:rsidR="006029A2" w:rsidRPr="005012EF" w:rsidRDefault="006029A2" w:rsidP="006029A2">
            <w:pPr>
              <w:pStyle w:val="NoSpacing"/>
              <w:jc w:val="left"/>
              <w:rPr>
                <w:lang w:val="uk-UA"/>
              </w:rPr>
            </w:pPr>
            <w:r w:rsidRPr="005012EF">
              <w:rPr>
                <w:lang w:val="uk-UA"/>
              </w:rPr>
              <w:t>Висока</w:t>
            </w:r>
          </w:p>
        </w:tc>
        <w:tc>
          <w:tcPr>
            <w:tcW w:w="1711" w:type="dxa"/>
          </w:tcPr>
          <w:p w14:paraId="3AC0AD04" w14:textId="77777777" w:rsidR="006029A2" w:rsidRPr="005012EF" w:rsidRDefault="006029A2" w:rsidP="006029A2">
            <w:pPr>
              <w:pStyle w:val="NoSpacing"/>
              <w:jc w:val="left"/>
              <w:rPr>
                <w:lang w:val="uk-UA"/>
              </w:rPr>
            </w:pPr>
            <w:r w:rsidRPr="005012EF">
              <w:rPr>
                <w:lang w:val="uk-UA"/>
              </w:rPr>
              <w:t>Висока</w:t>
            </w:r>
          </w:p>
        </w:tc>
      </w:tr>
      <w:tr w:rsidR="006029A2" w:rsidRPr="005012EF" w14:paraId="719EF5D5" w14:textId="77777777" w:rsidTr="006029A2">
        <w:tc>
          <w:tcPr>
            <w:tcW w:w="567" w:type="dxa"/>
          </w:tcPr>
          <w:p w14:paraId="626F6685" w14:textId="77777777" w:rsidR="006029A2" w:rsidRPr="005012EF" w:rsidRDefault="006029A2" w:rsidP="006029A2">
            <w:pPr>
              <w:pStyle w:val="NoSpacing"/>
              <w:jc w:val="left"/>
              <w:rPr>
                <w:lang w:val="uk-UA"/>
              </w:rPr>
            </w:pPr>
            <w:r w:rsidRPr="005012EF">
              <w:rPr>
                <w:lang w:val="uk-UA"/>
              </w:rPr>
              <w:t>2.</w:t>
            </w:r>
          </w:p>
        </w:tc>
        <w:tc>
          <w:tcPr>
            <w:tcW w:w="2916" w:type="dxa"/>
          </w:tcPr>
          <w:p w14:paraId="66BCE30B" w14:textId="77777777" w:rsidR="006029A2" w:rsidRPr="005012EF" w:rsidRDefault="006029A2" w:rsidP="006029A2">
            <w:pPr>
              <w:pStyle w:val="NoSpacing"/>
              <w:jc w:val="left"/>
              <w:rPr>
                <w:lang w:val="uk-UA"/>
              </w:rPr>
            </w:pPr>
            <w:r w:rsidRPr="005012EF">
              <w:rPr>
                <w:lang w:val="uk-UA"/>
              </w:rPr>
              <w:t>Власники екосистем розумного дому</w:t>
            </w:r>
          </w:p>
        </w:tc>
        <w:tc>
          <w:tcPr>
            <w:tcW w:w="1581" w:type="dxa"/>
          </w:tcPr>
          <w:p w14:paraId="775EF7F5" w14:textId="77777777" w:rsidR="006029A2" w:rsidRPr="005012EF" w:rsidRDefault="006029A2" w:rsidP="006029A2">
            <w:pPr>
              <w:pStyle w:val="NoSpacing"/>
              <w:jc w:val="left"/>
              <w:rPr>
                <w:lang w:val="uk-UA"/>
              </w:rPr>
            </w:pPr>
            <w:r w:rsidRPr="005012EF">
              <w:rPr>
                <w:lang w:val="uk-UA"/>
              </w:rPr>
              <w:t>Висока</w:t>
            </w:r>
          </w:p>
        </w:tc>
        <w:tc>
          <w:tcPr>
            <w:tcW w:w="1836" w:type="dxa"/>
          </w:tcPr>
          <w:p w14:paraId="115B5F7A" w14:textId="77777777" w:rsidR="006029A2" w:rsidRPr="005012EF" w:rsidRDefault="006029A2" w:rsidP="006029A2">
            <w:pPr>
              <w:pStyle w:val="NoSpacing"/>
              <w:jc w:val="left"/>
              <w:rPr>
                <w:lang w:val="uk-UA"/>
              </w:rPr>
            </w:pPr>
            <w:r w:rsidRPr="005012EF">
              <w:rPr>
                <w:lang w:val="uk-UA"/>
              </w:rPr>
              <w:t>85%</w:t>
            </w:r>
          </w:p>
        </w:tc>
        <w:tc>
          <w:tcPr>
            <w:tcW w:w="1870" w:type="dxa"/>
          </w:tcPr>
          <w:p w14:paraId="796A8D54" w14:textId="77777777" w:rsidR="006029A2" w:rsidRPr="005012EF" w:rsidRDefault="006029A2" w:rsidP="006029A2">
            <w:pPr>
              <w:pStyle w:val="NoSpacing"/>
              <w:jc w:val="left"/>
              <w:rPr>
                <w:lang w:val="uk-UA"/>
              </w:rPr>
            </w:pPr>
            <w:r w:rsidRPr="005012EF">
              <w:rPr>
                <w:lang w:val="uk-UA"/>
              </w:rPr>
              <w:t>Низька</w:t>
            </w:r>
          </w:p>
        </w:tc>
        <w:tc>
          <w:tcPr>
            <w:tcW w:w="1711" w:type="dxa"/>
          </w:tcPr>
          <w:p w14:paraId="07BCD0B2" w14:textId="77777777" w:rsidR="006029A2" w:rsidRPr="005012EF" w:rsidRDefault="006029A2" w:rsidP="006029A2">
            <w:pPr>
              <w:pStyle w:val="NoSpacing"/>
              <w:jc w:val="left"/>
              <w:rPr>
                <w:lang w:val="uk-UA"/>
              </w:rPr>
            </w:pPr>
            <w:r w:rsidRPr="005012EF">
              <w:rPr>
                <w:lang w:val="uk-UA"/>
              </w:rPr>
              <w:t>Низька</w:t>
            </w:r>
          </w:p>
        </w:tc>
      </w:tr>
      <w:tr w:rsidR="006029A2" w:rsidRPr="005012EF" w14:paraId="7175FFE6" w14:textId="77777777" w:rsidTr="006029A2">
        <w:tc>
          <w:tcPr>
            <w:tcW w:w="567" w:type="dxa"/>
          </w:tcPr>
          <w:p w14:paraId="7A49DCEB" w14:textId="77777777" w:rsidR="006029A2" w:rsidRPr="005012EF" w:rsidRDefault="006029A2" w:rsidP="006029A2">
            <w:pPr>
              <w:pStyle w:val="NoSpacing"/>
              <w:jc w:val="left"/>
              <w:rPr>
                <w:lang w:val="uk-UA"/>
              </w:rPr>
            </w:pPr>
            <w:r w:rsidRPr="005012EF">
              <w:rPr>
                <w:lang w:val="uk-UA"/>
              </w:rPr>
              <w:t xml:space="preserve">3. </w:t>
            </w:r>
          </w:p>
        </w:tc>
        <w:tc>
          <w:tcPr>
            <w:tcW w:w="2916" w:type="dxa"/>
          </w:tcPr>
          <w:p w14:paraId="7EAD1CFA" w14:textId="77777777" w:rsidR="006029A2" w:rsidRPr="005012EF" w:rsidRDefault="006029A2" w:rsidP="006029A2">
            <w:pPr>
              <w:pStyle w:val="NoSpacing"/>
              <w:jc w:val="left"/>
              <w:rPr>
                <w:lang w:val="uk-UA"/>
              </w:rPr>
            </w:pPr>
            <w:r w:rsidRPr="005012EF">
              <w:rPr>
                <w:lang w:val="uk-UA"/>
              </w:rPr>
              <w:t>Люди, що цікавляться технологіями з середньою купівельною спроможністю</w:t>
            </w:r>
          </w:p>
        </w:tc>
        <w:tc>
          <w:tcPr>
            <w:tcW w:w="1581" w:type="dxa"/>
          </w:tcPr>
          <w:p w14:paraId="523D9B87" w14:textId="77777777" w:rsidR="006029A2" w:rsidRPr="005012EF" w:rsidRDefault="006029A2" w:rsidP="006029A2">
            <w:pPr>
              <w:pStyle w:val="NoSpacing"/>
              <w:jc w:val="left"/>
              <w:rPr>
                <w:lang w:val="uk-UA"/>
              </w:rPr>
            </w:pPr>
            <w:r w:rsidRPr="005012EF">
              <w:rPr>
                <w:lang w:val="uk-UA"/>
              </w:rPr>
              <w:t>Середня</w:t>
            </w:r>
          </w:p>
        </w:tc>
        <w:tc>
          <w:tcPr>
            <w:tcW w:w="1836" w:type="dxa"/>
          </w:tcPr>
          <w:p w14:paraId="20847BDC" w14:textId="77777777" w:rsidR="006029A2" w:rsidRPr="005012EF" w:rsidRDefault="006029A2" w:rsidP="006029A2">
            <w:pPr>
              <w:pStyle w:val="NoSpacing"/>
              <w:jc w:val="left"/>
              <w:rPr>
                <w:lang w:val="uk-UA"/>
              </w:rPr>
            </w:pPr>
            <w:r w:rsidRPr="005012EF">
              <w:rPr>
                <w:lang w:val="uk-UA"/>
              </w:rPr>
              <w:t>70%</w:t>
            </w:r>
          </w:p>
        </w:tc>
        <w:tc>
          <w:tcPr>
            <w:tcW w:w="1870" w:type="dxa"/>
          </w:tcPr>
          <w:p w14:paraId="15907D64" w14:textId="77777777" w:rsidR="006029A2" w:rsidRPr="005012EF" w:rsidRDefault="006029A2" w:rsidP="006029A2">
            <w:pPr>
              <w:pStyle w:val="NoSpacing"/>
              <w:jc w:val="left"/>
              <w:rPr>
                <w:lang w:val="uk-UA"/>
              </w:rPr>
            </w:pPr>
            <w:r w:rsidRPr="005012EF">
              <w:rPr>
                <w:lang w:val="uk-UA"/>
              </w:rPr>
              <w:t>Середня</w:t>
            </w:r>
          </w:p>
        </w:tc>
        <w:tc>
          <w:tcPr>
            <w:tcW w:w="1711" w:type="dxa"/>
          </w:tcPr>
          <w:p w14:paraId="63273054" w14:textId="77777777" w:rsidR="006029A2" w:rsidRPr="005012EF" w:rsidRDefault="006029A2" w:rsidP="006029A2">
            <w:pPr>
              <w:pStyle w:val="NoSpacing"/>
              <w:jc w:val="left"/>
              <w:rPr>
                <w:lang w:val="uk-UA"/>
              </w:rPr>
            </w:pPr>
            <w:r w:rsidRPr="005012EF">
              <w:rPr>
                <w:lang w:val="uk-UA"/>
              </w:rPr>
              <w:t>Низька</w:t>
            </w:r>
          </w:p>
        </w:tc>
      </w:tr>
      <w:tr w:rsidR="006029A2" w:rsidRPr="005012EF" w14:paraId="091DEDD0" w14:textId="77777777" w:rsidTr="006029A2">
        <w:tc>
          <w:tcPr>
            <w:tcW w:w="567" w:type="dxa"/>
          </w:tcPr>
          <w:p w14:paraId="56E6FE48" w14:textId="77777777" w:rsidR="006029A2" w:rsidRPr="005012EF" w:rsidRDefault="006029A2" w:rsidP="006029A2">
            <w:pPr>
              <w:pStyle w:val="NoSpacing"/>
              <w:jc w:val="left"/>
              <w:rPr>
                <w:lang w:val="uk-UA"/>
              </w:rPr>
            </w:pPr>
            <w:r w:rsidRPr="005012EF">
              <w:rPr>
                <w:lang w:val="uk-UA"/>
              </w:rPr>
              <w:t>4.</w:t>
            </w:r>
          </w:p>
        </w:tc>
        <w:tc>
          <w:tcPr>
            <w:tcW w:w="2916" w:type="dxa"/>
          </w:tcPr>
          <w:p w14:paraId="76B6075D" w14:textId="77777777" w:rsidR="006029A2" w:rsidRPr="005012EF" w:rsidRDefault="006029A2" w:rsidP="006029A2">
            <w:pPr>
              <w:pStyle w:val="NoSpacing"/>
              <w:jc w:val="left"/>
              <w:rPr>
                <w:lang w:val="uk-UA"/>
              </w:rPr>
            </w:pPr>
            <w:r w:rsidRPr="005012EF">
              <w:rPr>
                <w:lang w:val="uk-UA"/>
              </w:rPr>
              <w:t>Люди з купівельною спроможністю вище середньої</w:t>
            </w:r>
          </w:p>
        </w:tc>
        <w:tc>
          <w:tcPr>
            <w:tcW w:w="1581" w:type="dxa"/>
          </w:tcPr>
          <w:p w14:paraId="40457A9D" w14:textId="77777777" w:rsidR="006029A2" w:rsidRPr="005012EF" w:rsidRDefault="006029A2" w:rsidP="006029A2">
            <w:pPr>
              <w:pStyle w:val="NoSpacing"/>
              <w:jc w:val="left"/>
              <w:rPr>
                <w:lang w:val="uk-UA"/>
              </w:rPr>
            </w:pPr>
            <w:r w:rsidRPr="005012EF">
              <w:rPr>
                <w:lang w:val="uk-UA"/>
              </w:rPr>
              <w:t>Середня</w:t>
            </w:r>
          </w:p>
        </w:tc>
        <w:tc>
          <w:tcPr>
            <w:tcW w:w="1836" w:type="dxa"/>
          </w:tcPr>
          <w:p w14:paraId="447DAE61" w14:textId="77777777" w:rsidR="006029A2" w:rsidRPr="005012EF" w:rsidRDefault="006029A2" w:rsidP="006029A2">
            <w:pPr>
              <w:pStyle w:val="NoSpacing"/>
              <w:jc w:val="left"/>
              <w:rPr>
                <w:lang w:val="uk-UA"/>
              </w:rPr>
            </w:pPr>
            <w:r w:rsidRPr="005012EF">
              <w:rPr>
                <w:lang w:val="uk-UA"/>
              </w:rPr>
              <w:t>60%</w:t>
            </w:r>
          </w:p>
        </w:tc>
        <w:tc>
          <w:tcPr>
            <w:tcW w:w="1870" w:type="dxa"/>
          </w:tcPr>
          <w:p w14:paraId="249794CF" w14:textId="77777777" w:rsidR="006029A2" w:rsidRPr="005012EF" w:rsidRDefault="006029A2" w:rsidP="006029A2">
            <w:pPr>
              <w:pStyle w:val="NoSpacing"/>
              <w:jc w:val="left"/>
              <w:rPr>
                <w:lang w:val="uk-UA"/>
              </w:rPr>
            </w:pPr>
            <w:r w:rsidRPr="005012EF">
              <w:rPr>
                <w:lang w:val="uk-UA"/>
              </w:rPr>
              <w:t>Середня</w:t>
            </w:r>
          </w:p>
        </w:tc>
        <w:tc>
          <w:tcPr>
            <w:tcW w:w="1711" w:type="dxa"/>
          </w:tcPr>
          <w:p w14:paraId="66348D4F" w14:textId="77777777" w:rsidR="006029A2" w:rsidRPr="005012EF" w:rsidRDefault="006029A2" w:rsidP="006029A2">
            <w:pPr>
              <w:pStyle w:val="NoSpacing"/>
              <w:jc w:val="left"/>
              <w:rPr>
                <w:lang w:val="uk-UA"/>
              </w:rPr>
            </w:pPr>
            <w:r w:rsidRPr="005012EF">
              <w:rPr>
                <w:lang w:val="uk-UA"/>
              </w:rPr>
              <w:t>Висока</w:t>
            </w:r>
          </w:p>
        </w:tc>
      </w:tr>
      <w:tr w:rsidR="006029A2" w:rsidRPr="005012EF" w14:paraId="115F5FFF" w14:textId="77777777" w:rsidTr="006029A2">
        <w:tc>
          <w:tcPr>
            <w:tcW w:w="10481" w:type="dxa"/>
            <w:gridSpan w:val="6"/>
          </w:tcPr>
          <w:p w14:paraId="5C38FD6F" w14:textId="77777777" w:rsidR="006029A2" w:rsidRPr="005012EF" w:rsidRDefault="006029A2" w:rsidP="006029A2">
            <w:pPr>
              <w:pStyle w:val="NoSpacing"/>
              <w:jc w:val="left"/>
              <w:rPr>
                <w:lang w:val="uk-UA"/>
              </w:rPr>
            </w:pPr>
            <w:r w:rsidRPr="005012EF">
              <w:rPr>
                <w:lang w:val="uk-UA"/>
              </w:rPr>
              <w:t xml:space="preserve">Які цільові групи обрано: людей, що цікавляться технологіями та мають середню купівельну спроможність, та власників екосистем розумного дому </w:t>
            </w:r>
          </w:p>
        </w:tc>
      </w:tr>
    </w:tbl>
    <w:p w14:paraId="12F276DB" w14:textId="77777777" w:rsidR="006029A2" w:rsidRPr="005012EF" w:rsidRDefault="006029A2" w:rsidP="006029A2">
      <w:pPr>
        <w:ind w:right="-143"/>
      </w:pPr>
    </w:p>
    <w:p w14:paraId="7AC67264" w14:textId="77777777" w:rsidR="006029A2" w:rsidRPr="005012EF" w:rsidRDefault="006029A2" w:rsidP="006029A2">
      <w:r w:rsidRPr="005012EF">
        <w:lastRenderedPageBreak/>
        <w:t>За результатами досліджень було обрано стратегію диференційованого маркетингу.</w:t>
      </w:r>
    </w:p>
    <w:p w14:paraId="2A1F676E" w14:textId="144A7898" w:rsidR="006029A2" w:rsidRPr="005012EF" w:rsidRDefault="006029A2" w:rsidP="006029A2">
      <w:r w:rsidRPr="005012EF">
        <w:tab/>
        <w:t xml:space="preserve">Для роботи в обраному сегменті ринку було сформульовано базову стратегію розвитку. Визначення базової стратегії розвитку представлено у </w:t>
      </w:r>
      <w:del w:id="1193" w:author="Rodion Kharabet" w:date="2019-12-06T03:54:00Z">
        <w:r w:rsidRPr="005012EF" w:rsidDel="003969F0">
          <w:delText>таблиці 5.</w:delText>
        </w:r>
      </w:del>
      <w:ins w:id="1194" w:author="Rodion Kharabet" w:date="2019-12-06T03:54:00Z">
        <w:r w:rsidR="003969F0">
          <w:t>таблиці 4.</w:t>
        </w:r>
      </w:ins>
      <w:r w:rsidRPr="005012EF">
        <w:t>15.</w:t>
      </w:r>
    </w:p>
    <w:p w14:paraId="11CFBF9B" w14:textId="77777777" w:rsidR="006029A2" w:rsidRPr="005012EF" w:rsidRDefault="006029A2" w:rsidP="006029A2">
      <w:pPr>
        <w:ind w:right="-143"/>
      </w:pPr>
    </w:p>
    <w:p w14:paraId="69F64C36" w14:textId="3C89ED11" w:rsidR="006029A2" w:rsidRPr="005012EF" w:rsidRDefault="006029A2" w:rsidP="006029A2">
      <w:pPr>
        <w:ind w:right="-143"/>
      </w:pPr>
      <w:r w:rsidRPr="005012EF">
        <w:tab/>
      </w:r>
      <w:del w:id="1195" w:author="Rodion Kharabet" w:date="2019-12-06T03:54:00Z">
        <w:r w:rsidRPr="005012EF" w:rsidDel="003969F0">
          <w:delText>Таблиця 5.</w:delText>
        </w:r>
      </w:del>
      <w:ins w:id="1196" w:author="Rodion Kharabet" w:date="2019-12-06T03:54:00Z">
        <w:r w:rsidR="003969F0">
          <w:t>Таблиця 4.</w:t>
        </w:r>
      </w:ins>
      <w:r w:rsidRPr="005012EF">
        <w:t>15 – Визначення базової стратегії розвитку</w:t>
      </w:r>
    </w:p>
    <w:tbl>
      <w:tblPr>
        <w:tblStyle w:val="TableGrid"/>
        <w:tblW w:w="10490" w:type="dxa"/>
        <w:tblInd w:w="-5" w:type="dxa"/>
        <w:tblLayout w:type="fixed"/>
        <w:tblLook w:val="00A0" w:firstRow="1" w:lastRow="0" w:firstColumn="1" w:lastColumn="0" w:noHBand="0" w:noVBand="0"/>
      </w:tblPr>
      <w:tblGrid>
        <w:gridCol w:w="596"/>
        <w:gridCol w:w="2665"/>
        <w:gridCol w:w="1701"/>
        <w:gridCol w:w="3260"/>
        <w:gridCol w:w="2268"/>
      </w:tblGrid>
      <w:tr w:rsidR="006029A2" w:rsidRPr="005012EF" w14:paraId="76FF7286" w14:textId="77777777" w:rsidTr="006029A2">
        <w:tc>
          <w:tcPr>
            <w:tcW w:w="596" w:type="dxa"/>
          </w:tcPr>
          <w:p w14:paraId="28D6A895" w14:textId="77777777" w:rsidR="006029A2" w:rsidRPr="005012EF" w:rsidRDefault="006029A2" w:rsidP="006029A2">
            <w:pPr>
              <w:pStyle w:val="NoSpacing"/>
              <w:jc w:val="left"/>
              <w:rPr>
                <w:lang w:val="uk-UA"/>
              </w:rPr>
            </w:pPr>
            <w:r w:rsidRPr="005012EF">
              <w:rPr>
                <w:lang w:val="uk-UA"/>
              </w:rPr>
              <w:t>№ п/п</w:t>
            </w:r>
          </w:p>
        </w:tc>
        <w:tc>
          <w:tcPr>
            <w:tcW w:w="2665" w:type="dxa"/>
          </w:tcPr>
          <w:p w14:paraId="4E0E245C" w14:textId="77777777" w:rsidR="006029A2" w:rsidRPr="005012EF" w:rsidRDefault="006029A2" w:rsidP="006029A2">
            <w:pPr>
              <w:pStyle w:val="NoSpacing"/>
              <w:jc w:val="left"/>
              <w:rPr>
                <w:lang w:val="uk-UA"/>
              </w:rPr>
            </w:pPr>
            <w:r w:rsidRPr="005012EF">
              <w:rPr>
                <w:lang w:val="uk-UA"/>
              </w:rPr>
              <w:t>Обрана альтернатива розвитку проекту</w:t>
            </w:r>
          </w:p>
        </w:tc>
        <w:tc>
          <w:tcPr>
            <w:tcW w:w="1701" w:type="dxa"/>
          </w:tcPr>
          <w:p w14:paraId="0F95BB29" w14:textId="77777777" w:rsidR="006029A2" w:rsidRPr="005012EF" w:rsidRDefault="006029A2" w:rsidP="006029A2">
            <w:pPr>
              <w:pStyle w:val="NoSpacing"/>
              <w:jc w:val="left"/>
              <w:rPr>
                <w:lang w:val="uk-UA"/>
              </w:rPr>
            </w:pPr>
            <w:r w:rsidRPr="005012EF">
              <w:rPr>
                <w:lang w:val="uk-UA"/>
              </w:rPr>
              <w:t>Стратегія охоплення ринку</w:t>
            </w:r>
          </w:p>
        </w:tc>
        <w:tc>
          <w:tcPr>
            <w:tcW w:w="3260" w:type="dxa"/>
          </w:tcPr>
          <w:p w14:paraId="7E39D049" w14:textId="77777777" w:rsidR="006029A2" w:rsidRPr="005012EF" w:rsidRDefault="006029A2" w:rsidP="006029A2">
            <w:pPr>
              <w:pStyle w:val="NoSpacing"/>
              <w:jc w:val="left"/>
              <w:rPr>
                <w:lang w:val="uk-UA"/>
              </w:rPr>
            </w:pPr>
            <w:r w:rsidRPr="005012EF">
              <w:rPr>
                <w:lang w:val="uk-UA"/>
              </w:rPr>
              <w:t>Ключові конкурентоспроможні позиції відповідно до обраної альтернативи</w:t>
            </w:r>
          </w:p>
        </w:tc>
        <w:tc>
          <w:tcPr>
            <w:tcW w:w="2268" w:type="dxa"/>
          </w:tcPr>
          <w:p w14:paraId="0AF869CC" w14:textId="77777777" w:rsidR="006029A2" w:rsidRPr="005012EF" w:rsidRDefault="006029A2" w:rsidP="006029A2">
            <w:pPr>
              <w:pStyle w:val="NoSpacing"/>
              <w:jc w:val="left"/>
              <w:rPr>
                <w:lang w:val="uk-UA"/>
              </w:rPr>
            </w:pPr>
            <w:r w:rsidRPr="005012EF">
              <w:rPr>
                <w:lang w:val="uk-UA"/>
              </w:rPr>
              <w:t>Базова стратегія розвитку*</w:t>
            </w:r>
          </w:p>
        </w:tc>
      </w:tr>
      <w:tr w:rsidR="006029A2" w:rsidRPr="005012EF" w14:paraId="0C7394FF" w14:textId="77777777" w:rsidTr="006029A2">
        <w:tc>
          <w:tcPr>
            <w:tcW w:w="596" w:type="dxa"/>
          </w:tcPr>
          <w:p w14:paraId="40D98075" w14:textId="77777777" w:rsidR="006029A2" w:rsidRPr="005012EF" w:rsidRDefault="006029A2" w:rsidP="006029A2">
            <w:pPr>
              <w:pStyle w:val="NoSpacing"/>
              <w:jc w:val="left"/>
              <w:rPr>
                <w:lang w:val="uk-UA"/>
              </w:rPr>
            </w:pPr>
            <w:r w:rsidRPr="005012EF">
              <w:rPr>
                <w:lang w:val="uk-UA"/>
              </w:rPr>
              <w:t>1.</w:t>
            </w:r>
          </w:p>
        </w:tc>
        <w:tc>
          <w:tcPr>
            <w:tcW w:w="2665" w:type="dxa"/>
          </w:tcPr>
          <w:p w14:paraId="7321D30E" w14:textId="77777777" w:rsidR="006029A2" w:rsidRPr="005012EF" w:rsidRDefault="006029A2" w:rsidP="006029A2">
            <w:pPr>
              <w:pStyle w:val="NoSpacing"/>
              <w:jc w:val="left"/>
              <w:rPr>
                <w:lang w:val="uk-UA"/>
              </w:rPr>
            </w:pPr>
            <w:r w:rsidRPr="005012EF">
              <w:rPr>
                <w:lang w:val="uk-UA"/>
              </w:rPr>
              <w:t>Укладення угоди про представлення стартап-проекту, як рішення від великої мережі роздрібної торгівлі</w:t>
            </w:r>
          </w:p>
        </w:tc>
        <w:tc>
          <w:tcPr>
            <w:tcW w:w="1701" w:type="dxa"/>
          </w:tcPr>
          <w:p w14:paraId="73AAB605" w14:textId="77777777" w:rsidR="006029A2" w:rsidRPr="005012EF" w:rsidRDefault="006029A2" w:rsidP="006029A2">
            <w:pPr>
              <w:pStyle w:val="NoSpacing"/>
              <w:jc w:val="left"/>
              <w:rPr>
                <w:lang w:val="uk-UA"/>
              </w:rPr>
            </w:pPr>
            <w:r w:rsidRPr="005012EF">
              <w:rPr>
                <w:lang w:val="uk-UA"/>
              </w:rPr>
              <w:t>Стратегія диференційованого маркетингу</w:t>
            </w:r>
          </w:p>
        </w:tc>
        <w:tc>
          <w:tcPr>
            <w:tcW w:w="3260" w:type="dxa"/>
          </w:tcPr>
          <w:p w14:paraId="7715DA6B" w14:textId="77777777" w:rsidR="006029A2" w:rsidRPr="005012EF" w:rsidRDefault="006029A2" w:rsidP="006029A2">
            <w:pPr>
              <w:pStyle w:val="NoSpacing"/>
              <w:jc w:val="left"/>
              <w:rPr>
                <w:lang w:val="uk-UA"/>
              </w:rPr>
            </w:pPr>
            <w:r w:rsidRPr="005012EF">
              <w:rPr>
                <w:lang w:val="uk-UA"/>
              </w:rPr>
              <w:t>Можливість виходу на ринок за більш стислий період, наявність повноцінної бази товарів та початкової бази клієнтів</w:t>
            </w:r>
          </w:p>
        </w:tc>
        <w:tc>
          <w:tcPr>
            <w:tcW w:w="2268" w:type="dxa"/>
          </w:tcPr>
          <w:p w14:paraId="1C693DC6" w14:textId="77777777" w:rsidR="006029A2" w:rsidRPr="005012EF" w:rsidRDefault="006029A2" w:rsidP="006029A2">
            <w:pPr>
              <w:pStyle w:val="NoSpacing"/>
              <w:jc w:val="left"/>
              <w:rPr>
                <w:lang w:val="uk-UA"/>
              </w:rPr>
            </w:pPr>
            <w:r w:rsidRPr="005012EF">
              <w:rPr>
                <w:lang w:val="uk-UA"/>
              </w:rPr>
              <w:t>Стратегія диференціації</w:t>
            </w:r>
          </w:p>
        </w:tc>
      </w:tr>
    </w:tbl>
    <w:p w14:paraId="4927B9BA" w14:textId="77777777" w:rsidR="006029A2" w:rsidRPr="005012EF" w:rsidRDefault="006029A2" w:rsidP="006029A2">
      <w:pPr>
        <w:ind w:right="-143"/>
      </w:pPr>
    </w:p>
    <w:p w14:paraId="140CEC2A" w14:textId="08011EFD" w:rsidR="006029A2" w:rsidRPr="005012EF" w:rsidRDefault="006029A2" w:rsidP="006029A2">
      <w:r w:rsidRPr="005012EF">
        <w:tab/>
        <w:t xml:space="preserve">У </w:t>
      </w:r>
      <w:del w:id="1197" w:author="Rodion Kharabet" w:date="2019-12-06T03:54:00Z">
        <w:r w:rsidRPr="005012EF" w:rsidDel="003969F0">
          <w:delText>таблиці 5.</w:delText>
        </w:r>
      </w:del>
      <w:ins w:id="1198" w:author="Rodion Kharabet" w:date="2019-12-06T03:54:00Z">
        <w:r w:rsidR="003969F0">
          <w:t>таблиці 4.</w:t>
        </w:r>
      </w:ins>
      <w:r w:rsidRPr="005012EF">
        <w:t xml:space="preserve">16 представлено визначення базової стратегії конкурентної поведінки. </w:t>
      </w:r>
    </w:p>
    <w:p w14:paraId="4ECCC7B2" w14:textId="77777777" w:rsidR="006029A2" w:rsidRPr="005012EF" w:rsidRDefault="006029A2" w:rsidP="006029A2">
      <w:pPr>
        <w:spacing w:after="160" w:line="259" w:lineRule="auto"/>
        <w:ind w:firstLine="0"/>
        <w:jc w:val="left"/>
      </w:pPr>
      <w:r w:rsidRPr="005012EF">
        <w:br w:type="page"/>
      </w:r>
    </w:p>
    <w:p w14:paraId="2115D999" w14:textId="125886CF" w:rsidR="006029A2" w:rsidRPr="005012EF" w:rsidRDefault="006029A2" w:rsidP="006029A2">
      <w:pPr>
        <w:ind w:right="-143"/>
      </w:pPr>
      <w:r w:rsidRPr="005012EF">
        <w:lastRenderedPageBreak/>
        <w:tab/>
      </w:r>
      <w:del w:id="1199" w:author="Rodion Kharabet" w:date="2019-12-06T03:54:00Z">
        <w:r w:rsidRPr="005012EF" w:rsidDel="003969F0">
          <w:delText>Таблиця 5.</w:delText>
        </w:r>
      </w:del>
      <w:ins w:id="1200" w:author="Rodion Kharabet" w:date="2019-12-06T03:54:00Z">
        <w:r w:rsidR="003969F0">
          <w:t>Таблиця 4.</w:t>
        </w:r>
      </w:ins>
      <w:r w:rsidRPr="005012EF">
        <w:t>16 – Визначення базової стратегії конкурентної поведінки</w:t>
      </w:r>
    </w:p>
    <w:tbl>
      <w:tblPr>
        <w:tblStyle w:val="TableGrid"/>
        <w:tblW w:w="10490" w:type="dxa"/>
        <w:tblLook w:val="00A0" w:firstRow="1" w:lastRow="0" w:firstColumn="1" w:lastColumn="0" w:noHBand="0" w:noVBand="0"/>
      </w:tblPr>
      <w:tblGrid>
        <w:gridCol w:w="594"/>
        <w:gridCol w:w="2508"/>
        <w:gridCol w:w="2370"/>
        <w:gridCol w:w="2100"/>
        <w:gridCol w:w="2918"/>
      </w:tblGrid>
      <w:tr w:rsidR="006029A2" w:rsidRPr="005012EF" w14:paraId="31F35E87" w14:textId="77777777" w:rsidTr="006029A2">
        <w:tc>
          <w:tcPr>
            <w:tcW w:w="594" w:type="dxa"/>
          </w:tcPr>
          <w:p w14:paraId="5E498591" w14:textId="77777777" w:rsidR="006029A2" w:rsidRPr="005012EF" w:rsidRDefault="006029A2" w:rsidP="006029A2">
            <w:pPr>
              <w:pStyle w:val="NoSpacing"/>
              <w:jc w:val="left"/>
              <w:rPr>
                <w:lang w:val="uk-UA"/>
              </w:rPr>
            </w:pPr>
            <w:r w:rsidRPr="005012EF">
              <w:rPr>
                <w:lang w:val="uk-UA"/>
              </w:rPr>
              <w:t>№ п/п</w:t>
            </w:r>
          </w:p>
        </w:tc>
        <w:tc>
          <w:tcPr>
            <w:tcW w:w="2508" w:type="dxa"/>
          </w:tcPr>
          <w:p w14:paraId="4595F45A" w14:textId="77777777" w:rsidR="006029A2" w:rsidRPr="005012EF" w:rsidRDefault="006029A2" w:rsidP="006029A2">
            <w:pPr>
              <w:pStyle w:val="NoSpacing"/>
              <w:jc w:val="left"/>
              <w:rPr>
                <w:lang w:val="uk-UA"/>
              </w:rPr>
            </w:pPr>
            <w:r w:rsidRPr="005012EF">
              <w:rPr>
                <w:lang w:val="uk-UA"/>
              </w:rPr>
              <w:t>Чи є проект «</w:t>
            </w:r>
            <w:proofErr w:type="spellStart"/>
            <w:r w:rsidRPr="005012EF">
              <w:rPr>
                <w:lang w:val="uk-UA"/>
              </w:rPr>
              <w:t>першопрохідцем</w:t>
            </w:r>
            <w:proofErr w:type="spellEnd"/>
            <w:r w:rsidRPr="005012EF">
              <w:rPr>
                <w:lang w:val="uk-UA"/>
              </w:rPr>
              <w:t>» на ринку?</w:t>
            </w:r>
          </w:p>
        </w:tc>
        <w:tc>
          <w:tcPr>
            <w:tcW w:w="3002" w:type="dxa"/>
          </w:tcPr>
          <w:p w14:paraId="24CBF105" w14:textId="77777777" w:rsidR="006029A2" w:rsidRPr="005012EF" w:rsidRDefault="006029A2" w:rsidP="006029A2">
            <w:pPr>
              <w:pStyle w:val="NoSpacing"/>
              <w:jc w:val="left"/>
              <w:rPr>
                <w:lang w:val="uk-UA"/>
              </w:rPr>
            </w:pPr>
            <w:r w:rsidRPr="005012EF">
              <w:rPr>
                <w:lang w:val="uk-UA"/>
              </w:rPr>
              <w:t>Чи буде компанія шукати нових споживачів, або забирати існуючих у конкурентів?</w:t>
            </w:r>
          </w:p>
        </w:tc>
        <w:tc>
          <w:tcPr>
            <w:tcW w:w="275" w:type="dxa"/>
          </w:tcPr>
          <w:p w14:paraId="3EEA1BDE" w14:textId="77777777" w:rsidR="006029A2" w:rsidRPr="005012EF" w:rsidRDefault="006029A2" w:rsidP="006029A2">
            <w:pPr>
              <w:pStyle w:val="NoSpacing"/>
              <w:jc w:val="left"/>
              <w:rPr>
                <w:lang w:val="uk-UA"/>
              </w:rPr>
            </w:pPr>
            <w:r w:rsidRPr="005012EF">
              <w:rPr>
                <w:lang w:val="uk-UA"/>
              </w:rPr>
              <w:t>Чи буде компанія копіювати основні характеристики товару конкурента, і які?</w:t>
            </w:r>
          </w:p>
        </w:tc>
        <w:tc>
          <w:tcPr>
            <w:tcW w:w="4111" w:type="dxa"/>
          </w:tcPr>
          <w:p w14:paraId="363BDF54" w14:textId="77777777" w:rsidR="006029A2" w:rsidRPr="005012EF" w:rsidRDefault="006029A2" w:rsidP="006029A2">
            <w:pPr>
              <w:pStyle w:val="NoSpacing"/>
              <w:jc w:val="left"/>
              <w:rPr>
                <w:lang w:val="uk-UA"/>
              </w:rPr>
            </w:pPr>
            <w:r w:rsidRPr="005012EF">
              <w:rPr>
                <w:lang w:val="uk-UA"/>
              </w:rPr>
              <w:t>Стратегія конкурентної поведінки*</w:t>
            </w:r>
          </w:p>
        </w:tc>
      </w:tr>
      <w:tr w:rsidR="006029A2" w:rsidRPr="005012EF" w14:paraId="24119132" w14:textId="77777777" w:rsidTr="006029A2">
        <w:tc>
          <w:tcPr>
            <w:tcW w:w="594" w:type="dxa"/>
          </w:tcPr>
          <w:p w14:paraId="607E1FAE" w14:textId="77777777" w:rsidR="006029A2" w:rsidRPr="005012EF" w:rsidRDefault="006029A2" w:rsidP="006029A2">
            <w:pPr>
              <w:pStyle w:val="NoSpacing"/>
              <w:jc w:val="left"/>
              <w:rPr>
                <w:lang w:val="uk-UA"/>
              </w:rPr>
            </w:pPr>
            <w:r w:rsidRPr="005012EF">
              <w:rPr>
                <w:lang w:val="uk-UA"/>
              </w:rPr>
              <w:t>1.</w:t>
            </w:r>
          </w:p>
        </w:tc>
        <w:tc>
          <w:tcPr>
            <w:tcW w:w="2508" w:type="dxa"/>
          </w:tcPr>
          <w:p w14:paraId="619250B8" w14:textId="77777777" w:rsidR="006029A2" w:rsidRPr="005012EF" w:rsidRDefault="006029A2" w:rsidP="006029A2">
            <w:pPr>
              <w:pStyle w:val="NoSpacing"/>
              <w:jc w:val="left"/>
              <w:rPr>
                <w:lang w:val="uk-UA"/>
              </w:rPr>
            </w:pPr>
            <w:r w:rsidRPr="005012EF">
              <w:rPr>
                <w:lang w:val="uk-UA"/>
              </w:rPr>
              <w:t>Так</w:t>
            </w:r>
          </w:p>
        </w:tc>
        <w:tc>
          <w:tcPr>
            <w:tcW w:w="3002" w:type="dxa"/>
          </w:tcPr>
          <w:p w14:paraId="452F7C02" w14:textId="77777777" w:rsidR="006029A2" w:rsidRPr="005012EF" w:rsidRDefault="006029A2" w:rsidP="006029A2">
            <w:pPr>
              <w:pStyle w:val="NoSpacing"/>
              <w:jc w:val="left"/>
              <w:rPr>
                <w:lang w:val="uk-UA"/>
              </w:rPr>
            </w:pPr>
            <w:r w:rsidRPr="005012EF">
              <w:rPr>
                <w:lang w:val="uk-UA"/>
              </w:rPr>
              <w:t>Шукати нових</w:t>
            </w:r>
          </w:p>
        </w:tc>
        <w:tc>
          <w:tcPr>
            <w:tcW w:w="275" w:type="dxa"/>
          </w:tcPr>
          <w:p w14:paraId="49B53869" w14:textId="77777777" w:rsidR="006029A2" w:rsidRPr="005012EF" w:rsidRDefault="006029A2" w:rsidP="006029A2">
            <w:pPr>
              <w:pStyle w:val="NoSpacing"/>
              <w:jc w:val="left"/>
              <w:rPr>
                <w:lang w:val="uk-UA"/>
              </w:rPr>
            </w:pPr>
            <w:r w:rsidRPr="005012EF">
              <w:rPr>
                <w:lang w:val="uk-UA"/>
              </w:rPr>
              <w:t>Ні</w:t>
            </w:r>
          </w:p>
        </w:tc>
        <w:tc>
          <w:tcPr>
            <w:tcW w:w="4111" w:type="dxa"/>
          </w:tcPr>
          <w:p w14:paraId="4841EC43" w14:textId="77777777" w:rsidR="006029A2" w:rsidRPr="005012EF" w:rsidRDefault="006029A2" w:rsidP="006029A2">
            <w:pPr>
              <w:pStyle w:val="NoSpacing"/>
              <w:jc w:val="left"/>
              <w:rPr>
                <w:lang w:val="uk-UA"/>
              </w:rPr>
            </w:pPr>
            <w:r w:rsidRPr="005012EF">
              <w:rPr>
                <w:lang w:val="uk-UA"/>
              </w:rPr>
              <w:t>Стратегія розширення первинного попиту</w:t>
            </w:r>
          </w:p>
        </w:tc>
      </w:tr>
    </w:tbl>
    <w:p w14:paraId="50FBF03F" w14:textId="77777777" w:rsidR="006029A2" w:rsidRPr="005012EF" w:rsidRDefault="006029A2" w:rsidP="006029A2"/>
    <w:p w14:paraId="6C3C8CDB" w14:textId="2E0E7EA1" w:rsidR="006029A2" w:rsidRPr="005012EF" w:rsidRDefault="006029A2" w:rsidP="006029A2">
      <w:r w:rsidRPr="005012EF">
        <w:tab/>
        <w:t xml:space="preserve">Наступним кроком було визначено стратегії позиціювання, їх представлено у </w:t>
      </w:r>
      <w:del w:id="1201" w:author="Rodion Kharabet" w:date="2019-12-06T03:54:00Z">
        <w:r w:rsidRPr="005012EF" w:rsidDel="003969F0">
          <w:delText>таблиці 5.</w:delText>
        </w:r>
      </w:del>
      <w:ins w:id="1202" w:author="Rodion Kharabet" w:date="2019-12-06T03:54:00Z">
        <w:r w:rsidR="003969F0">
          <w:t>таблиці 4.</w:t>
        </w:r>
      </w:ins>
      <w:r w:rsidRPr="005012EF">
        <w:t>17.</w:t>
      </w:r>
    </w:p>
    <w:p w14:paraId="69F4A3F1" w14:textId="77777777" w:rsidR="006029A2" w:rsidRPr="005012EF" w:rsidRDefault="006029A2" w:rsidP="006029A2">
      <w:r w:rsidRPr="005012EF">
        <w:t>В цьому підрозділі було узгоджена система рішень щодо ринкової поведінки стартап-компанії, яка визначатиме напрями роботи стартап-компанії на ринку.</w:t>
      </w:r>
    </w:p>
    <w:p w14:paraId="69425474" w14:textId="77777777" w:rsidR="006029A2" w:rsidRPr="005012EF" w:rsidRDefault="006029A2" w:rsidP="006029A2">
      <w:pPr>
        <w:ind w:right="-143"/>
      </w:pPr>
    </w:p>
    <w:p w14:paraId="30AEC24E" w14:textId="7C672951" w:rsidR="006029A2" w:rsidRPr="005012EF" w:rsidRDefault="006029A2" w:rsidP="006029A2">
      <w:pPr>
        <w:pStyle w:val="Heading2"/>
      </w:pPr>
      <w:bookmarkStart w:id="1203" w:name="_Toc25923582"/>
      <w:del w:id="1204" w:author="Rodion Kharabet" w:date="2019-12-06T03:55:00Z">
        <w:r w:rsidRPr="005012EF" w:rsidDel="003969F0">
          <w:delText>5</w:delText>
        </w:r>
      </w:del>
      <w:ins w:id="1205" w:author="Rodion Kharabet" w:date="2019-12-06T03:55:00Z">
        <w:r w:rsidR="003969F0">
          <w:t>4.</w:t>
        </w:r>
      </w:ins>
      <w:del w:id="1206" w:author="Rodion Kharabet" w:date="2019-12-06T03:55:00Z">
        <w:r w:rsidRPr="005012EF" w:rsidDel="003969F0">
          <w:delText>.</w:delText>
        </w:r>
      </w:del>
      <w:r w:rsidRPr="005012EF">
        <w:t>5 Розроблення маркетингової програми стартап – проекту</w:t>
      </w:r>
      <w:bookmarkEnd w:id="1203"/>
    </w:p>
    <w:p w14:paraId="3B60EDD9" w14:textId="481E1F44" w:rsidR="006029A2" w:rsidRPr="005012EF" w:rsidRDefault="006029A2" w:rsidP="006029A2">
      <w:pPr>
        <w:ind w:right="-143"/>
      </w:pPr>
      <w:del w:id="1207" w:author="Rodion Kharabet" w:date="2019-12-06T03:55:00Z">
        <w:r w:rsidRPr="005012EF" w:rsidDel="003969F0">
          <w:tab/>
        </w:r>
      </w:del>
      <w:bookmarkStart w:id="1208" w:name="_GoBack"/>
      <w:bookmarkEnd w:id="1208"/>
    </w:p>
    <w:p w14:paraId="10916A90" w14:textId="5671001C" w:rsidR="006029A2" w:rsidRPr="005012EF" w:rsidRDefault="006029A2" w:rsidP="006029A2">
      <w:del w:id="1209" w:author="Rodion Kharabet" w:date="2019-12-06T03:55:00Z">
        <w:r w:rsidRPr="005012EF" w:rsidDel="003969F0">
          <w:tab/>
        </w:r>
      </w:del>
      <w:r w:rsidRPr="005012EF">
        <w:t xml:space="preserve">Для формування маркетингової концепції товару, необхідно підсумувати результати попереднього аналізу конкурентоспроможності товару. Відповідні дані наведено у </w:t>
      </w:r>
      <w:del w:id="1210" w:author="Rodion Kharabet" w:date="2019-12-06T03:54:00Z">
        <w:r w:rsidRPr="005012EF" w:rsidDel="003969F0">
          <w:delText>таблиці 5.</w:delText>
        </w:r>
      </w:del>
      <w:ins w:id="1211" w:author="Rodion Kharabet" w:date="2019-12-06T03:54:00Z">
        <w:r w:rsidR="003969F0">
          <w:t>таблиці 4.</w:t>
        </w:r>
      </w:ins>
      <w:r w:rsidRPr="005012EF">
        <w:t>18.</w:t>
      </w:r>
    </w:p>
    <w:p w14:paraId="35B1C9CA" w14:textId="77777777" w:rsidR="006029A2" w:rsidRPr="005012EF" w:rsidRDefault="006029A2" w:rsidP="006029A2"/>
    <w:p w14:paraId="00971C0F" w14:textId="77777777" w:rsidR="006029A2" w:rsidRPr="005012EF" w:rsidRDefault="006029A2" w:rsidP="006029A2"/>
    <w:p w14:paraId="401C1E7A" w14:textId="77777777" w:rsidR="006029A2" w:rsidRPr="005012EF" w:rsidRDefault="006029A2" w:rsidP="006029A2"/>
    <w:p w14:paraId="11C9FC8D" w14:textId="77777777" w:rsidR="006029A2" w:rsidRPr="005012EF" w:rsidRDefault="006029A2" w:rsidP="006029A2"/>
    <w:p w14:paraId="0CEA5E14" w14:textId="77777777" w:rsidR="006029A2" w:rsidRPr="005012EF" w:rsidRDefault="006029A2" w:rsidP="006029A2"/>
    <w:p w14:paraId="1627E93A" w14:textId="77777777" w:rsidR="006029A2" w:rsidRPr="005012EF" w:rsidRDefault="006029A2" w:rsidP="006029A2">
      <w:pPr>
        <w:ind w:right="-143"/>
      </w:pPr>
    </w:p>
    <w:p w14:paraId="142B263F" w14:textId="693880AC" w:rsidR="006029A2" w:rsidRPr="005012EF" w:rsidRDefault="006029A2" w:rsidP="006029A2">
      <w:pPr>
        <w:ind w:right="-143"/>
      </w:pPr>
      <w:r w:rsidRPr="005012EF">
        <w:lastRenderedPageBreak/>
        <w:tab/>
      </w:r>
      <w:del w:id="1212" w:author="Rodion Kharabet" w:date="2019-12-06T03:54:00Z">
        <w:r w:rsidRPr="005012EF" w:rsidDel="003969F0">
          <w:delText>Таблиця 5.</w:delText>
        </w:r>
      </w:del>
      <w:ins w:id="1213" w:author="Rodion Kharabet" w:date="2019-12-06T03:54:00Z">
        <w:r w:rsidR="003969F0">
          <w:t>Таблиця 4.</w:t>
        </w:r>
      </w:ins>
      <w:r w:rsidRPr="005012EF">
        <w:t>17 – Визначення стратегії позиціювання</w:t>
      </w:r>
    </w:p>
    <w:tbl>
      <w:tblPr>
        <w:tblStyle w:val="TableGrid"/>
        <w:tblW w:w="10490" w:type="dxa"/>
        <w:tblInd w:w="-5" w:type="dxa"/>
        <w:tblLayout w:type="fixed"/>
        <w:tblLook w:val="00A0" w:firstRow="1" w:lastRow="0" w:firstColumn="1" w:lastColumn="0" w:noHBand="0" w:noVBand="0"/>
      </w:tblPr>
      <w:tblGrid>
        <w:gridCol w:w="709"/>
        <w:gridCol w:w="2552"/>
        <w:gridCol w:w="1559"/>
        <w:gridCol w:w="2977"/>
        <w:gridCol w:w="2693"/>
      </w:tblGrid>
      <w:tr w:rsidR="006029A2" w:rsidRPr="005012EF" w14:paraId="45903213" w14:textId="77777777" w:rsidTr="006029A2">
        <w:tc>
          <w:tcPr>
            <w:tcW w:w="709" w:type="dxa"/>
          </w:tcPr>
          <w:p w14:paraId="56670000" w14:textId="77777777" w:rsidR="006029A2" w:rsidRPr="005012EF" w:rsidRDefault="006029A2" w:rsidP="006029A2">
            <w:pPr>
              <w:pStyle w:val="NoSpacing"/>
              <w:jc w:val="left"/>
              <w:rPr>
                <w:lang w:val="uk-UA"/>
              </w:rPr>
            </w:pPr>
            <w:r w:rsidRPr="005012EF">
              <w:rPr>
                <w:lang w:val="uk-UA"/>
              </w:rPr>
              <w:t>№ п/п</w:t>
            </w:r>
          </w:p>
        </w:tc>
        <w:tc>
          <w:tcPr>
            <w:tcW w:w="2552" w:type="dxa"/>
          </w:tcPr>
          <w:p w14:paraId="4877D3EB" w14:textId="77777777" w:rsidR="006029A2" w:rsidRPr="005012EF" w:rsidRDefault="006029A2" w:rsidP="006029A2">
            <w:pPr>
              <w:pStyle w:val="NoSpacing"/>
              <w:jc w:val="left"/>
              <w:rPr>
                <w:lang w:val="uk-UA"/>
              </w:rPr>
            </w:pPr>
            <w:r w:rsidRPr="005012EF">
              <w:rPr>
                <w:lang w:val="uk-UA"/>
              </w:rPr>
              <w:t>Вимоги до товару цільової аудиторії</w:t>
            </w:r>
          </w:p>
        </w:tc>
        <w:tc>
          <w:tcPr>
            <w:tcW w:w="1559" w:type="dxa"/>
          </w:tcPr>
          <w:p w14:paraId="3809C8FF" w14:textId="77777777" w:rsidR="006029A2" w:rsidRPr="005012EF" w:rsidRDefault="006029A2" w:rsidP="006029A2">
            <w:pPr>
              <w:pStyle w:val="NoSpacing"/>
              <w:jc w:val="left"/>
              <w:rPr>
                <w:lang w:val="uk-UA"/>
              </w:rPr>
            </w:pPr>
            <w:r w:rsidRPr="005012EF">
              <w:rPr>
                <w:lang w:val="uk-UA"/>
              </w:rPr>
              <w:t>Базова стратегія розвитку</w:t>
            </w:r>
          </w:p>
        </w:tc>
        <w:tc>
          <w:tcPr>
            <w:tcW w:w="2977" w:type="dxa"/>
          </w:tcPr>
          <w:p w14:paraId="6A70A451" w14:textId="77777777" w:rsidR="006029A2" w:rsidRPr="005012EF" w:rsidRDefault="006029A2" w:rsidP="006029A2">
            <w:pPr>
              <w:pStyle w:val="NoSpacing"/>
              <w:jc w:val="left"/>
              <w:rPr>
                <w:lang w:val="uk-UA"/>
              </w:rPr>
            </w:pPr>
            <w:r w:rsidRPr="005012EF">
              <w:rPr>
                <w:lang w:val="uk-UA"/>
              </w:rPr>
              <w:t>Ключові конкурентоспроможні позиції власного стартап-проекту</w:t>
            </w:r>
          </w:p>
        </w:tc>
        <w:tc>
          <w:tcPr>
            <w:tcW w:w="2693" w:type="dxa"/>
          </w:tcPr>
          <w:p w14:paraId="7E5CB4C7" w14:textId="77777777" w:rsidR="006029A2" w:rsidRPr="005012EF" w:rsidRDefault="006029A2" w:rsidP="006029A2">
            <w:pPr>
              <w:pStyle w:val="NoSpacing"/>
              <w:jc w:val="left"/>
              <w:rPr>
                <w:lang w:val="uk-UA"/>
              </w:rPr>
            </w:pPr>
            <w:r w:rsidRPr="005012EF">
              <w:rPr>
                <w:lang w:val="uk-UA"/>
              </w:rPr>
              <w:t>Вибір асоціацій, які мають сформувати комплексну позицію власного проекту (три ключових)</w:t>
            </w:r>
          </w:p>
        </w:tc>
      </w:tr>
      <w:tr w:rsidR="006029A2" w:rsidRPr="005012EF" w14:paraId="7FF138A2" w14:textId="77777777" w:rsidTr="006029A2">
        <w:tc>
          <w:tcPr>
            <w:tcW w:w="709" w:type="dxa"/>
          </w:tcPr>
          <w:p w14:paraId="47DDDF70" w14:textId="77777777" w:rsidR="006029A2" w:rsidRPr="005012EF" w:rsidRDefault="006029A2" w:rsidP="006029A2">
            <w:pPr>
              <w:pStyle w:val="NoSpacing"/>
              <w:jc w:val="left"/>
              <w:rPr>
                <w:lang w:val="uk-UA"/>
              </w:rPr>
            </w:pPr>
            <w:r w:rsidRPr="005012EF">
              <w:rPr>
                <w:lang w:val="uk-UA"/>
              </w:rPr>
              <w:t>1.</w:t>
            </w:r>
          </w:p>
        </w:tc>
        <w:tc>
          <w:tcPr>
            <w:tcW w:w="2552" w:type="dxa"/>
          </w:tcPr>
          <w:p w14:paraId="25D1B20B" w14:textId="53719872" w:rsidR="006029A2" w:rsidRPr="005012EF" w:rsidRDefault="006029A2" w:rsidP="006029A2">
            <w:pPr>
              <w:pStyle w:val="NoSpacing"/>
              <w:jc w:val="left"/>
              <w:rPr>
                <w:lang w:val="uk-UA"/>
              </w:rPr>
            </w:pPr>
            <w:r w:rsidRPr="005012EF">
              <w:rPr>
                <w:lang w:val="uk-UA"/>
              </w:rPr>
              <w:t xml:space="preserve">Виправдання очікувань від заявленої функціональності продукту. Своєчасна реакція на зворотній </w:t>
            </w:r>
            <w:r w:rsidR="005050B7" w:rsidRPr="005012EF">
              <w:rPr>
                <w:lang w:val="uk-UA"/>
              </w:rPr>
              <w:t>зв’язок</w:t>
            </w:r>
            <w:r w:rsidRPr="005012EF">
              <w:rPr>
                <w:lang w:val="uk-UA"/>
              </w:rPr>
              <w:t xml:space="preserve"> та відповідне покращення якості роботи системи.</w:t>
            </w:r>
          </w:p>
        </w:tc>
        <w:tc>
          <w:tcPr>
            <w:tcW w:w="1559" w:type="dxa"/>
          </w:tcPr>
          <w:p w14:paraId="78A8081D" w14:textId="77777777" w:rsidR="006029A2" w:rsidRPr="005012EF" w:rsidRDefault="006029A2" w:rsidP="006029A2">
            <w:pPr>
              <w:pStyle w:val="NoSpacing"/>
              <w:jc w:val="left"/>
              <w:rPr>
                <w:lang w:val="uk-UA"/>
              </w:rPr>
            </w:pPr>
            <w:r w:rsidRPr="005012EF">
              <w:rPr>
                <w:lang w:val="uk-UA"/>
              </w:rPr>
              <w:t>Стратегія диференціації</w:t>
            </w:r>
          </w:p>
        </w:tc>
        <w:tc>
          <w:tcPr>
            <w:tcW w:w="2977" w:type="dxa"/>
          </w:tcPr>
          <w:p w14:paraId="614C429C" w14:textId="77777777" w:rsidR="006029A2" w:rsidRPr="005012EF" w:rsidRDefault="006029A2" w:rsidP="006029A2">
            <w:pPr>
              <w:pStyle w:val="NoSpacing"/>
              <w:jc w:val="left"/>
              <w:rPr>
                <w:lang w:val="uk-UA"/>
              </w:rPr>
            </w:pPr>
            <w:r w:rsidRPr="005012EF">
              <w:rPr>
                <w:lang w:val="uk-UA"/>
              </w:rPr>
              <w:t>Наявність альтернативних методів ідентифікації серед конкурентів.</w:t>
            </w:r>
          </w:p>
          <w:p w14:paraId="45A44119" w14:textId="77777777" w:rsidR="006029A2" w:rsidRPr="005012EF" w:rsidRDefault="006029A2" w:rsidP="006029A2">
            <w:pPr>
              <w:pStyle w:val="NoSpacing"/>
              <w:jc w:val="left"/>
              <w:rPr>
                <w:lang w:val="uk-UA"/>
              </w:rPr>
            </w:pPr>
            <w:r w:rsidRPr="005012EF">
              <w:rPr>
                <w:lang w:val="uk-UA"/>
              </w:rPr>
              <w:t>Універсальний інтерфейс взаємодії.</w:t>
            </w:r>
          </w:p>
          <w:p w14:paraId="49624189" w14:textId="77777777" w:rsidR="006029A2" w:rsidRPr="005012EF" w:rsidRDefault="006029A2" w:rsidP="006029A2">
            <w:pPr>
              <w:pStyle w:val="NoSpacing"/>
              <w:jc w:val="left"/>
              <w:rPr>
                <w:lang w:val="uk-UA"/>
              </w:rPr>
            </w:pPr>
            <w:r w:rsidRPr="005012EF">
              <w:rPr>
                <w:lang w:val="uk-UA"/>
              </w:rPr>
              <w:t>Низька вартість продукту.</w:t>
            </w:r>
          </w:p>
          <w:p w14:paraId="5978FC5C" w14:textId="77777777" w:rsidR="006029A2" w:rsidRPr="005012EF" w:rsidRDefault="006029A2" w:rsidP="006029A2">
            <w:pPr>
              <w:pStyle w:val="NoSpacing"/>
              <w:jc w:val="left"/>
              <w:rPr>
                <w:lang w:val="uk-UA"/>
              </w:rPr>
            </w:pPr>
          </w:p>
        </w:tc>
        <w:tc>
          <w:tcPr>
            <w:tcW w:w="2693" w:type="dxa"/>
          </w:tcPr>
          <w:p w14:paraId="11763C3A" w14:textId="77777777" w:rsidR="006029A2" w:rsidRPr="005012EF" w:rsidRDefault="006029A2" w:rsidP="006029A2">
            <w:pPr>
              <w:pStyle w:val="NoSpacing"/>
              <w:jc w:val="left"/>
              <w:rPr>
                <w:lang w:val="uk-UA"/>
              </w:rPr>
            </w:pPr>
            <w:r w:rsidRPr="005012EF">
              <w:rPr>
                <w:lang w:val="uk-UA"/>
              </w:rPr>
              <w:t>Зручність у користуванні продукту, непомітна інтеграція у повсякденне життя людини</w:t>
            </w:r>
          </w:p>
        </w:tc>
      </w:tr>
    </w:tbl>
    <w:p w14:paraId="6416AE90" w14:textId="77777777" w:rsidR="006029A2" w:rsidRPr="005012EF" w:rsidRDefault="006029A2" w:rsidP="006029A2">
      <w:pPr>
        <w:ind w:right="-143"/>
      </w:pPr>
    </w:p>
    <w:p w14:paraId="5533B323" w14:textId="37AD3FA5" w:rsidR="006029A2" w:rsidRPr="005012EF" w:rsidRDefault="006029A2" w:rsidP="006029A2">
      <w:pPr>
        <w:ind w:right="-143"/>
      </w:pPr>
      <w:r w:rsidRPr="005012EF">
        <w:tab/>
      </w:r>
      <w:del w:id="1214" w:author="Rodion Kharabet" w:date="2019-12-06T03:54:00Z">
        <w:r w:rsidRPr="005012EF" w:rsidDel="003969F0">
          <w:delText>Таблиця 5.</w:delText>
        </w:r>
      </w:del>
      <w:ins w:id="1215" w:author="Rodion Kharabet" w:date="2019-12-06T03:54:00Z">
        <w:r w:rsidR="003969F0">
          <w:t>Таблиця 4.</w:t>
        </w:r>
      </w:ins>
      <w:r w:rsidRPr="005012EF">
        <w:t>18 – Визначення ключових переваг концепції потенційного товару</w:t>
      </w:r>
    </w:p>
    <w:tbl>
      <w:tblPr>
        <w:tblStyle w:val="TableGrid"/>
        <w:tblW w:w="10490" w:type="dxa"/>
        <w:tblInd w:w="-5" w:type="dxa"/>
        <w:tblLook w:val="00A0" w:firstRow="1" w:lastRow="0" w:firstColumn="1" w:lastColumn="0" w:noHBand="0" w:noVBand="0"/>
      </w:tblPr>
      <w:tblGrid>
        <w:gridCol w:w="710"/>
        <w:gridCol w:w="1978"/>
        <w:gridCol w:w="2126"/>
        <w:gridCol w:w="5676"/>
      </w:tblGrid>
      <w:tr w:rsidR="006029A2" w:rsidRPr="005012EF" w14:paraId="341DD666" w14:textId="77777777" w:rsidTr="006029A2">
        <w:tc>
          <w:tcPr>
            <w:tcW w:w="710" w:type="dxa"/>
          </w:tcPr>
          <w:p w14:paraId="3B6C23FA" w14:textId="77777777" w:rsidR="006029A2" w:rsidRPr="005012EF" w:rsidRDefault="006029A2" w:rsidP="006029A2">
            <w:pPr>
              <w:pStyle w:val="NoSpacing"/>
              <w:jc w:val="left"/>
              <w:rPr>
                <w:lang w:val="uk-UA"/>
              </w:rPr>
            </w:pPr>
            <w:r w:rsidRPr="005012EF">
              <w:rPr>
                <w:lang w:val="uk-UA"/>
              </w:rPr>
              <w:t>№ п/п</w:t>
            </w:r>
          </w:p>
        </w:tc>
        <w:tc>
          <w:tcPr>
            <w:tcW w:w="1978" w:type="dxa"/>
          </w:tcPr>
          <w:p w14:paraId="3EACF4A1" w14:textId="77777777" w:rsidR="006029A2" w:rsidRPr="005012EF" w:rsidRDefault="006029A2" w:rsidP="006029A2">
            <w:pPr>
              <w:pStyle w:val="NoSpacing"/>
              <w:jc w:val="left"/>
              <w:rPr>
                <w:lang w:val="uk-UA"/>
              </w:rPr>
            </w:pPr>
            <w:r w:rsidRPr="005012EF">
              <w:rPr>
                <w:lang w:val="uk-UA"/>
              </w:rPr>
              <w:t>Потреба</w:t>
            </w:r>
          </w:p>
        </w:tc>
        <w:tc>
          <w:tcPr>
            <w:tcW w:w="2126" w:type="dxa"/>
          </w:tcPr>
          <w:p w14:paraId="0C3190EB" w14:textId="77777777" w:rsidR="006029A2" w:rsidRPr="005012EF" w:rsidRDefault="006029A2" w:rsidP="006029A2">
            <w:pPr>
              <w:pStyle w:val="NoSpacing"/>
              <w:jc w:val="left"/>
              <w:rPr>
                <w:lang w:val="uk-UA"/>
              </w:rPr>
            </w:pPr>
            <w:r w:rsidRPr="005012EF">
              <w:rPr>
                <w:lang w:val="uk-UA"/>
              </w:rPr>
              <w:t>Вигода, яку пропонує товар</w:t>
            </w:r>
          </w:p>
        </w:tc>
        <w:tc>
          <w:tcPr>
            <w:tcW w:w="5676" w:type="dxa"/>
          </w:tcPr>
          <w:p w14:paraId="64914556" w14:textId="77777777" w:rsidR="006029A2" w:rsidRPr="005012EF" w:rsidRDefault="006029A2" w:rsidP="006029A2">
            <w:pPr>
              <w:pStyle w:val="NoSpacing"/>
              <w:jc w:val="left"/>
              <w:rPr>
                <w:lang w:val="uk-UA"/>
              </w:rPr>
            </w:pPr>
            <w:r w:rsidRPr="005012EF">
              <w:rPr>
                <w:lang w:val="uk-UA"/>
              </w:rPr>
              <w:t>Ключові переваги перед конкурентами (існуючі або такі, що потрібно створити)</w:t>
            </w:r>
          </w:p>
        </w:tc>
      </w:tr>
      <w:tr w:rsidR="006029A2" w:rsidRPr="005012EF" w14:paraId="4BE82D10" w14:textId="77777777" w:rsidTr="006029A2">
        <w:tc>
          <w:tcPr>
            <w:tcW w:w="710" w:type="dxa"/>
          </w:tcPr>
          <w:p w14:paraId="77B6DEF1" w14:textId="77777777" w:rsidR="006029A2" w:rsidRPr="005012EF" w:rsidRDefault="006029A2" w:rsidP="006029A2">
            <w:pPr>
              <w:pStyle w:val="NoSpacing"/>
              <w:jc w:val="left"/>
              <w:rPr>
                <w:lang w:val="uk-UA"/>
              </w:rPr>
            </w:pPr>
            <w:r w:rsidRPr="005012EF">
              <w:rPr>
                <w:lang w:val="uk-UA"/>
              </w:rPr>
              <w:t>1.</w:t>
            </w:r>
          </w:p>
        </w:tc>
        <w:tc>
          <w:tcPr>
            <w:tcW w:w="1978" w:type="dxa"/>
          </w:tcPr>
          <w:p w14:paraId="3D93C63A" w14:textId="77777777" w:rsidR="006029A2" w:rsidRPr="005012EF" w:rsidRDefault="006029A2" w:rsidP="006029A2">
            <w:pPr>
              <w:pStyle w:val="NoSpacing"/>
              <w:jc w:val="left"/>
              <w:rPr>
                <w:lang w:val="uk-UA"/>
              </w:rPr>
            </w:pPr>
            <w:r w:rsidRPr="005012EF">
              <w:rPr>
                <w:lang w:val="uk-UA"/>
              </w:rPr>
              <w:t>Зручність ідентифікації товарів</w:t>
            </w:r>
          </w:p>
        </w:tc>
        <w:tc>
          <w:tcPr>
            <w:tcW w:w="2126" w:type="dxa"/>
          </w:tcPr>
          <w:p w14:paraId="69287084" w14:textId="77777777" w:rsidR="006029A2" w:rsidRPr="005012EF" w:rsidRDefault="006029A2" w:rsidP="006029A2">
            <w:pPr>
              <w:pStyle w:val="NoSpacing"/>
              <w:jc w:val="left"/>
              <w:rPr>
                <w:lang w:val="uk-UA"/>
              </w:rPr>
            </w:pPr>
            <w:r w:rsidRPr="005012EF">
              <w:rPr>
                <w:lang w:val="uk-UA"/>
              </w:rPr>
              <w:t>Товар надає альтернативний метод ідентифікації товарів</w:t>
            </w:r>
          </w:p>
        </w:tc>
        <w:tc>
          <w:tcPr>
            <w:tcW w:w="5676" w:type="dxa"/>
          </w:tcPr>
          <w:p w14:paraId="4F7162CD" w14:textId="0C3A68A1" w:rsidR="006029A2" w:rsidRPr="005012EF" w:rsidRDefault="006029A2" w:rsidP="006029A2">
            <w:pPr>
              <w:pStyle w:val="NoSpacing"/>
              <w:jc w:val="left"/>
              <w:rPr>
                <w:lang w:val="uk-UA"/>
              </w:rPr>
            </w:pPr>
            <w:r w:rsidRPr="005012EF">
              <w:rPr>
                <w:lang w:val="uk-UA"/>
              </w:rPr>
              <w:t xml:space="preserve">Описаний метод ідентифікації товарів майже не потребує спеціальних дій з боку користувача </w:t>
            </w:r>
            <w:r w:rsidR="005050B7" w:rsidRPr="005012EF">
              <w:rPr>
                <w:lang w:val="uk-UA"/>
              </w:rPr>
              <w:t>на відміну</w:t>
            </w:r>
            <w:r w:rsidRPr="005012EF">
              <w:rPr>
                <w:lang w:val="uk-UA"/>
              </w:rPr>
              <w:t xml:space="preserve"> від тих, що є у конкурентів.</w:t>
            </w:r>
          </w:p>
        </w:tc>
      </w:tr>
    </w:tbl>
    <w:p w14:paraId="25158971" w14:textId="77777777" w:rsidR="006029A2" w:rsidRPr="005012EF" w:rsidRDefault="006029A2" w:rsidP="006029A2"/>
    <w:p w14:paraId="46468A98" w14:textId="77777777" w:rsidR="006029A2" w:rsidRPr="005012EF" w:rsidRDefault="006029A2" w:rsidP="006029A2">
      <w:pPr>
        <w:spacing w:after="160" w:line="259" w:lineRule="auto"/>
        <w:ind w:firstLine="0"/>
        <w:jc w:val="left"/>
      </w:pPr>
      <w:r w:rsidRPr="005012EF">
        <w:br w:type="page"/>
      </w:r>
    </w:p>
    <w:p w14:paraId="1B3FBB31" w14:textId="519F888C" w:rsidR="006029A2" w:rsidRPr="005012EF" w:rsidRDefault="006029A2" w:rsidP="006029A2">
      <w:r w:rsidRPr="005012EF">
        <w:lastRenderedPageBreak/>
        <w:t xml:space="preserve">Продовження </w:t>
      </w:r>
      <w:del w:id="1216" w:author="Rodion Kharabet" w:date="2019-12-06T03:54:00Z">
        <w:r w:rsidRPr="005012EF" w:rsidDel="003969F0">
          <w:delText>таблиці 5.</w:delText>
        </w:r>
      </w:del>
      <w:ins w:id="1217" w:author="Rodion Kharabet" w:date="2019-12-06T03:54:00Z">
        <w:r w:rsidR="003969F0">
          <w:t>таблиці 4.</w:t>
        </w:r>
      </w:ins>
      <w:r w:rsidRPr="005012EF">
        <w:t>18</w:t>
      </w:r>
    </w:p>
    <w:tbl>
      <w:tblPr>
        <w:tblStyle w:val="TableGrid"/>
        <w:tblW w:w="10490" w:type="dxa"/>
        <w:tblInd w:w="-5" w:type="dxa"/>
        <w:tblLook w:val="04A0" w:firstRow="1" w:lastRow="0" w:firstColumn="1" w:lastColumn="0" w:noHBand="0" w:noVBand="1"/>
      </w:tblPr>
      <w:tblGrid>
        <w:gridCol w:w="710"/>
        <w:gridCol w:w="1978"/>
        <w:gridCol w:w="2126"/>
        <w:gridCol w:w="5676"/>
      </w:tblGrid>
      <w:tr w:rsidR="006029A2" w:rsidRPr="005012EF" w14:paraId="1BE31CB8" w14:textId="77777777" w:rsidTr="006029A2">
        <w:tc>
          <w:tcPr>
            <w:tcW w:w="710" w:type="dxa"/>
          </w:tcPr>
          <w:p w14:paraId="76FD15B2" w14:textId="77777777" w:rsidR="006029A2" w:rsidRPr="005012EF" w:rsidRDefault="006029A2" w:rsidP="006029A2">
            <w:pPr>
              <w:pStyle w:val="NoSpacing"/>
              <w:jc w:val="left"/>
              <w:rPr>
                <w:lang w:val="uk-UA"/>
              </w:rPr>
            </w:pPr>
            <w:r w:rsidRPr="005012EF">
              <w:rPr>
                <w:lang w:val="uk-UA"/>
              </w:rPr>
              <w:t>№ п/п</w:t>
            </w:r>
          </w:p>
        </w:tc>
        <w:tc>
          <w:tcPr>
            <w:tcW w:w="1978" w:type="dxa"/>
          </w:tcPr>
          <w:p w14:paraId="66365821" w14:textId="77777777" w:rsidR="006029A2" w:rsidRPr="005012EF" w:rsidRDefault="006029A2" w:rsidP="006029A2">
            <w:pPr>
              <w:pStyle w:val="NoSpacing"/>
              <w:jc w:val="left"/>
              <w:rPr>
                <w:lang w:val="uk-UA"/>
              </w:rPr>
            </w:pPr>
            <w:r w:rsidRPr="005012EF">
              <w:rPr>
                <w:lang w:val="uk-UA"/>
              </w:rPr>
              <w:t>Потреба</w:t>
            </w:r>
          </w:p>
        </w:tc>
        <w:tc>
          <w:tcPr>
            <w:tcW w:w="2126" w:type="dxa"/>
          </w:tcPr>
          <w:p w14:paraId="4DDFDD9A" w14:textId="77777777" w:rsidR="006029A2" w:rsidRPr="005012EF" w:rsidRDefault="006029A2" w:rsidP="006029A2">
            <w:pPr>
              <w:pStyle w:val="NoSpacing"/>
              <w:jc w:val="left"/>
              <w:rPr>
                <w:lang w:val="uk-UA"/>
              </w:rPr>
            </w:pPr>
            <w:r w:rsidRPr="005012EF">
              <w:rPr>
                <w:lang w:val="uk-UA"/>
              </w:rPr>
              <w:t>Вигода, яку пропонує товар</w:t>
            </w:r>
          </w:p>
        </w:tc>
        <w:tc>
          <w:tcPr>
            <w:tcW w:w="5676" w:type="dxa"/>
          </w:tcPr>
          <w:p w14:paraId="20454134" w14:textId="77777777" w:rsidR="006029A2" w:rsidRPr="005012EF" w:rsidRDefault="006029A2" w:rsidP="006029A2">
            <w:pPr>
              <w:pStyle w:val="NoSpacing"/>
              <w:jc w:val="left"/>
              <w:rPr>
                <w:lang w:val="uk-UA"/>
              </w:rPr>
            </w:pPr>
            <w:r w:rsidRPr="005012EF">
              <w:rPr>
                <w:lang w:val="uk-UA"/>
              </w:rPr>
              <w:t>Ключові переваги перед конкурентами (існуючі або такі, що потрібно створити)</w:t>
            </w:r>
          </w:p>
        </w:tc>
      </w:tr>
      <w:tr w:rsidR="006029A2" w:rsidRPr="005012EF" w14:paraId="7410713C" w14:textId="77777777" w:rsidTr="006029A2">
        <w:tblPrEx>
          <w:tblLook w:val="00A0" w:firstRow="1" w:lastRow="0" w:firstColumn="1" w:lastColumn="0" w:noHBand="0" w:noVBand="0"/>
        </w:tblPrEx>
        <w:tc>
          <w:tcPr>
            <w:tcW w:w="710" w:type="dxa"/>
          </w:tcPr>
          <w:p w14:paraId="72D1747D" w14:textId="77777777" w:rsidR="006029A2" w:rsidRPr="005012EF" w:rsidRDefault="006029A2" w:rsidP="006029A2">
            <w:pPr>
              <w:pStyle w:val="NoSpacing"/>
              <w:jc w:val="left"/>
              <w:rPr>
                <w:lang w:val="uk-UA"/>
              </w:rPr>
            </w:pPr>
            <w:r w:rsidRPr="005012EF">
              <w:rPr>
                <w:lang w:val="uk-UA"/>
              </w:rPr>
              <w:t>2.</w:t>
            </w:r>
          </w:p>
        </w:tc>
        <w:tc>
          <w:tcPr>
            <w:tcW w:w="1978" w:type="dxa"/>
          </w:tcPr>
          <w:p w14:paraId="686EE1B5" w14:textId="77777777" w:rsidR="006029A2" w:rsidRPr="005012EF" w:rsidRDefault="006029A2" w:rsidP="006029A2">
            <w:pPr>
              <w:pStyle w:val="NoSpacing"/>
              <w:jc w:val="left"/>
              <w:rPr>
                <w:lang w:val="uk-UA"/>
              </w:rPr>
            </w:pPr>
            <w:r w:rsidRPr="005012EF">
              <w:rPr>
                <w:lang w:val="uk-UA"/>
              </w:rPr>
              <w:t>Зручність у користуванні</w:t>
            </w:r>
          </w:p>
        </w:tc>
        <w:tc>
          <w:tcPr>
            <w:tcW w:w="2126" w:type="dxa"/>
          </w:tcPr>
          <w:p w14:paraId="00D5D82A" w14:textId="77777777" w:rsidR="006029A2" w:rsidRPr="005012EF" w:rsidRDefault="006029A2" w:rsidP="006029A2">
            <w:pPr>
              <w:pStyle w:val="NoSpacing"/>
              <w:jc w:val="left"/>
              <w:rPr>
                <w:lang w:val="uk-UA"/>
              </w:rPr>
            </w:pPr>
            <w:r w:rsidRPr="005012EF">
              <w:rPr>
                <w:lang w:val="uk-UA"/>
              </w:rPr>
              <w:t>Використання веб-застосунку як засобу взаємодії з користувачем</w:t>
            </w:r>
          </w:p>
        </w:tc>
        <w:tc>
          <w:tcPr>
            <w:tcW w:w="5676" w:type="dxa"/>
          </w:tcPr>
          <w:p w14:paraId="26D27CF4" w14:textId="77777777" w:rsidR="006029A2" w:rsidRPr="005012EF" w:rsidRDefault="006029A2" w:rsidP="006029A2">
            <w:pPr>
              <w:pStyle w:val="NoSpacing"/>
              <w:jc w:val="left"/>
              <w:rPr>
                <w:lang w:val="uk-UA"/>
              </w:rPr>
            </w:pPr>
            <w:r w:rsidRPr="005012EF">
              <w:rPr>
                <w:lang w:val="uk-UA"/>
              </w:rPr>
              <w:t>Веб-застосунок є незалежним від платформи видом взаємодії між користувачем та інформаційною системою</w:t>
            </w:r>
          </w:p>
        </w:tc>
      </w:tr>
      <w:tr w:rsidR="006029A2" w:rsidRPr="005012EF" w14:paraId="1956F8AB" w14:textId="77777777" w:rsidTr="006029A2">
        <w:tblPrEx>
          <w:tblLook w:val="00A0" w:firstRow="1" w:lastRow="0" w:firstColumn="1" w:lastColumn="0" w:noHBand="0" w:noVBand="0"/>
        </w:tblPrEx>
        <w:tc>
          <w:tcPr>
            <w:tcW w:w="710" w:type="dxa"/>
          </w:tcPr>
          <w:p w14:paraId="35D4F2E9" w14:textId="77777777" w:rsidR="006029A2" w:rsidRPr="005012EF" w:rsidRDefault="006029A2" w:rsidP="006029A2">
            <w:pPr>
              <w:pStyle w:val="NoSpacing"/>
              <w:jc w:val="left"/>
              <w:rPr>
                <w:lang w:val="uk-UA"/>
              </w:rPr>
            </w:pPr>
            <w:r w:rsidRPr="005012EF">
              <w:rPr>
                <w:lang w:val="uk-UA"/>
              </w:rPr>
              <w:t xml:space="preserve">3. </w:t>
            </w:r>
          </w:p>
        </w:tc>
        <w:tc>
          <w:tcPr>
            <w:tcW w:w="1978" w:type="dxa"/>
          </w:tcPr>
          <w:p w14:paraId="4577AA4A" w14:textId="77777777" w:rsidR="006029A2" w:rsidRPr="005012EF" w:rsidRDefault="006029A2" w:rsidP="006029A2">
            <w:pPr>
              <w:pStyle w:val="NoSpacing"/>
              <w:jc w:val="left"/>
              <w:rPr>
                <w:lang w:val="uk-UA"/>
              </w:rPr>
            </w:pPr>
            <w:r w:rsidRPr="005012EF">
              <w:rPr>
                <w:lang w:val="uk-UA"/>
              </w:rPr>
              <w:t>Невисока ціна товару</w:t>
            </w:r>
          </w:p>
        </w:tc>
        <w:tc>
          <w:tcPr>
            <w:tcW w:w="2126" w:type="dxa"/>
          </w:tcPr>
          <w:p w14:paraId="1ACCA3F7" w14:textId="77777777" w:rsidR="006029A2" w:rsidRPr="005012EF" w:rsidRDefault="006029A2" w:rsidP="006029A2">
            <w:pPr>
              <w:pStyle w:val="NoSpacing"/>
              <w:jc w:val="left"/>
              <w:rPr>
                <w:lang w:val="uk-UA"/>
              </w:rPr>
            </w:pPr>
            <w:r w:rsidRPr="005012EF">
              <w:rPr>
                <w:lang w:val="uk-UA"/>
              </w:rPr>
              <w:t xml:space="preserve">Використання дешевших комплектуючих </w:t>
            </w:r>
          </w:p>
        </w:tc>
        <w:tc>
          <w:tcPr>
            <w:tcW w:w="5676" w:type="dxa"/>
          </w:tcPr>
          <w:p w14:paraId="37BAEE5B" w14:textId="77777777" w:rsidR="006029A2" w:rsidRPr="005012EF" w:rsidRDefault="006029A2" w:rsidP="006029A2">
            <w:pPr>
              <w:pStyle w:val="NoSpacing"/>
              <w:jc w:val="left"/>
              <w:rPr>
                <w:lang w:val="uk-UA"/>
              </w:rPr>
            </w:pPr>
            <w:r w:rsidRPr="005012EF">
              <w:rPr>
                <w:lang w:val="uk-UA"/>
              </w:rPr>
              <w:t xml:space="preserve">Кінцевий продукт коштує має вдвічі дешевше найближчого аналога. </w:t>
            </w:r>
          </w:p>
        </w:tc>
      </w:tr>
      <w:tr w:rsidR="006029A2" w:rsidRPr="005012EF" w14:paraId="7251DBBA" w14:textId="77777777" w:rsidTr="006029A2">
        <w:tblPrEx>
          <w:tblLook w:val="00A0" w:firstRow="1" w:lastRow="0" w:firstColumn="1" w:lastColumn="0" w:noHBand="0" w:noVBand="0"/>
        </w:tblPrEx>
        <w:tc>
          <w:tcPr>
            <w:tcW w:w="710" w:type="dxa"/>
          </w:tcPr>
          <w:p w14:paraId="388E8945" w14:textId="77777777" w:rsidR="006029A2" w:rsidRPr="005012EF" w:rsidRDefault="006029A2" w:rsidP="006029A2">
            <w:pPr>
              <w:pStyle w:val="NoSpacing"/>
              <w:jc w:val="left"/>
              <w:rPr>
                <w:lang w:val="uk-UA"/>
              </w:rPr>
            </w:pPr>
            <w:r w:rsidRPr="005012EF">
              <w:rPr>
                <w:lang w:val="uk-UA"/>
              </w:rPr>
              <w:t>4.</w:t>
            </w:r>
          </w:p>
        </w:tc>
        <w:tc>
          <w:tcPr>
            <w:tcW w:w="1978" w:type="dxa"/>
          </w:tcPr>
          <w:p w14:paraId="4F34EB0A" w14:textId="77777777" w:rsidR="006029A2" w:rsidRPr="005012EF" w:rsidRDefault="006029A2" w:rsidP="006029A2">
            <w:pPr>
              <w:pStyle w:val="NoSpacing"/>
              <w:jc w:val="left"/>
              <w:rPr>
                <w:lang w:val="uk-UA"/>
              </w:rPr>
            </w:pPr>
            <w:r w:rsidRPr="005012EF">
              <w:rPr>
                <w:lang w:val="uk-UA"/>
              </w:rPr>
              <w:t>Автоматизація моніторингу товарів у домі</w:t>
            </w:r>
          </w:p>
        </w:tc>
        <w:tc>
          <w:tcPr>
            <w:tcW w:w="2126" w:type="dxa"/>
          </w:tcPr>
          <w:p w14:paraId="3C29C9B5" w14:textId="77777777" w:rsidR="006029A2" w:rsidRPr="005012EF" w:rsidRDefault="006029A2" w:rsidP="006029A2">
            <w:pPr>
              <w:pStyle w:val="NoSpacing"/>
              <w:jc w:val="left"/>
              <w:rPr>
                <w:lang w:val="uk-UA"/>
              </w:rPr>
            </w:pPr>
            <w:r w:rsidRPr="005012EF">
              <w:rPr>
                <w:lang w:val="uk-UA"/>
              </w:rPr>
              <w:t>Наявність спеціальних апаратних пристроїв</w:t>
            </w:r>
          </w:p>
        </w:tc>
        <w:tc>
          <w:tcPr>
            <w:tcW w:w="5676" w:type="dxa"/>
          </w:tcPr>
          <w:p w14:paraId="2A2BEDE3" w14:textId="77777777" w:rsidR="006029A2" w:rsidRPr="005012EF" w:rsidRDefault="006029A2" w:rsidP="006029A2">
            <w:pPr>
              <w:pStyle w:val="NoSpacing"/>
              <w:jc w:val="left"/>
              <w:rPr>
                <w:lang w:val="uk-UA"/>
              </w:rPr>
            </w:pPr>
            <w:r w:rsidRPr="005012EF">
              <w:rPr>
                <w:lang w:val="uk-UA"/>
              </w:rPr>
              <w:t>Система автоматизації настільки гармонічно інтегрується в життя людини, що її окремі дії майже непомітні для спостерігача</w:t>
            </w:r>
          </w:p>
        </w:tc>
      </w:tr>
    </w:tbl>
    <w:p w14:paraId="49676C99" w14:textId="77777777" w:rsidR="006029A2" w:rsidRPr="005012EF" w:rsidRDefault="006029A2" w:rsidP="006029A2">
      <w:pPr>
        <w:ind w:right="-143"/>
      </w:pPr>
    </w:p>
    <w:p w14:paraId="1FBE1781" w14:textId="70463FB1" w:rsidR="006029A2" w:rsidRPr="005012EF" w:rsidRDefault="006029A2" w:rsidP="006029A2">
      <w:r w:rsidRPr="005012EF">
        <w:tab/>
        <w:t xml:space="preserve">У </w:t>
      </w:r>
      <w:del w:id="1218" w:author="Rodion Kharabet" w:date="2019-12-06T03:54:00Z">
        <w:r w:rsidRPr="005012EF" w:rsidDel="003969F0">
          <w:delText>таблиці 5.</w:delText>
        </w:r>
      </w:del>
      <w:ins w:id="1219" w:author="Rodion Kharabet" w:date="2019-12-06T03:54:00Z">
        <w:r w:rsidR="003969F0">
          <w:t>таблиці 4.</w:t>
        </w:r>
      </w:ins>
      <w:r w:rsidRPr="005012EF">
        <w:t xml:space="preserve">19 наведено </w:t>
      </w:r>
      <w:proofErr w:type="spellStart"/>
      <w:r w:rsidRPr="005012EF">
        <w:t>трирівневу</w:t>
      </w:r>
      <w:proofErr w:type="spellEnd"/>
      <w:r w:rsidRPr="005012EF">
        <w:t xml:space="preserve"> маркетингову модель товару, що складається з ідеї </w:t>
      </w:r>
      <w:proofErr w:type="spellStart"/>
      <w:r w:rsidRPr="005012EF">
        <w:t>продуктута</w:t>
      </w:r>
      <w:proofErr w:type="spellEnd"/>
      <w:r w:rsidRPr="005012EF">
        <w:t xml:space="preserve"> його фізичної складової.</w:t>
      </w:r>
    </w:p>
    <w:p w14:paraId="5A98753F" w14:textId="77777777" w:rsidR="006029A2" w:rsidRPr="005012EF" w:rsidRDefault="006029A2" w:rsidP="006029A2">
      <w:pPr>
        <w:ind w:right="-143" w:firstLine="0"/>
      </w:pPr>
    </w:p>
    <w:p w14:paraId="25D6D35F" w14:textId="0C6F6BC5" w:rsidR="006029A2" w:rsidRPr="005012EF" w:rsidRDefault="006029A2" w:rsidP="006029A2">
      <w:pPr>
        <w:ind w:right="-143"/>
      </w:pPr>
      <w:r w:rsidRPr="005012EF">
        <w:tab/>
      </w:r>
      <w:del w:id="1220" w:author="Rodion Kharabet" w:date="2019-12-06T03:54:00Z">
        <w:r w:rsidRPr="005012EF" w:rsidDel="003969F0">
          <w:delText>Таблиця 5.</w:delText>
        </w:r>
      </w:del>
      <w:ins w:id="1221" w:author="Rodion Kharabet" w:date="2019-12-06T03:54:00Z">
        <w:r w:rsidR="003969F0">
          <w:t>Таблиця 4.</w:t>
        </w:r>
      </w:ins>
      <w:r w:rsidRPr="005012EF">
        <w:t>19 – Опис трьох рівнів моделі товару</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8363"/>
      </w:tblGrid>
      <w:tr w:rsidR="006029A2" w:rsidRPr="005012EF" w14:paraId="553E7AEA" w14:textId="77777777" w:rsidTr="006029A2">
        <w:tc>
          <w:tcPr>
            <w:tcW w:w="2127" w:type="dxa"/>
          </w:tcPr>
          <w:p w14:paraId="3D77A30D" w14:textId="77777777" w:rsidR="006029A2" w:rsidRPr="005012EF" w:rsidRDefault="006029A2" w:rsidP="006029A2">
            <w:pPr>
              <w:pStyle w:val="NoSpacing"/>
              <w:jc w:val="left"/>
              <w:rPr>
                <w:lang w:val="uk-UA"/>
              </w:rPr>
            </w:pPr>
            <w:r w:rsidRPr="005012EF">
              <w:rPr>
                <w:lang w:val="uk-UA"/>
              </w:rPr>
              <w:t>Рівні товару</w:t>
            </w:r>
          </w:p>
        </w:tc>
        <w:tc>
          <w:tcPr>
            <w:tcW w:w="8363" w:type="dxa"/>
          </w:tcPr>
          <w:p w14:paraId="31B704C3" w14:textId="77777777" w:rsidR="006029A2" w:rsidRPr="005012EF" w:rsidRDefault="006029A2" w:rsidP="006029A2">
            <w:pPr>
              <w:pStyle w:val="NoSpacing"/>
              <w:jc w:val="left"/>
              <w:rPr>
                <w:lang w:val="uk-UA"/>
              </w:rPr>
            </w:pPr>
            <w:r w:rsidRPr="005012EF">
              <w:rPr>
                <w:lang w:val="uk-UA"/>
              </w:rPr>
              <w:t>Сутність та складові</w:t>
            </w:r>
          </w:p>
        </w:tc>
      </w:tr>
      <w:tr w:rsidR="006029A2" w:rsidRPr="005012EF" w14:paraId="7D3A9D29" w14:textId="77777777" w:rsidTr="006029A2">
        <w:tc>
          <w:tcPr>
            <w:tcW w:w="2127" w:type="dxa"/>
          </w:tcPr>
          <w:p w14:paraId="58FE4730" w14:textId="77777777" w:rsidR="006029A2" w:rsidRPr="005012EF" w:rsidRDefault="006029A2" w:rsidP="006029A2">
            <w:pPr>
              <w:pStyle w:val="NoSpacing"/>
              <w:jc w:val="left"/>
              <w:rPr>
                <w:lang w:val="uk-UA"/>
              </w:rPr>
            </w:pPr>
            <w:r w:rsidRPr="005012EF">
              <w:rPr>
                <w:lang w:val="uk-UA"/>
              </w:rPr>
              <w:t>І. Товар за задумом</w:t>
            </w:r>
          </w:p>
        </w:tc>
        <w:tc>
          <w:tcPr>
            <w:tcW w:w="8363" w:type="dxa"/>
          </w:tcPr>
          <w:p w14:paraId="2DFDD0A9" w14:textId="77777777" w:rsidR="006029A2" w:rsidRPr="005012EF" w:rsidRDefault="006029A2" w:rsidP="006029A2">
            <w:pPr>
              <w:pStyle w:val="NoSpacing"/>
              <w:jc w:val="left"/>
              <w:rPr>
                <w:lang w:val="uk-UA"/>
              </w:rPr>
            </w:pPr>
            <w:r w:rsidRPr="005012EF">
              <w:rPr>
                <w:lang w:val="uk-UA"/>
              </w:rPr>
              <w:t xml:space="preserve">Програмно-апаратний комплекс автоматизації ведення домашнього господарства з використанням радіочастотної ідентифікації </w:t>
            </w:r>
          </w:p>
        </w:tc>
      </w:tr>
    </w:tbl>
    <w:p w14:paraId="4CAC2FD2" w14:textId="77777777" w:rsidR="006029A2" w:rsidRPr="005012EF" w:rsidRDefault="006029A2" w:rsidP="006029A2"/>
    <w:p w14:paraId="04B363EF" w14:textId="77777777" w:rsidR="006029A2" w:rsidRPr="005012EF" w:rsidRDefault="006029A2" w:rsidP="006029A2">
      <w:pPr>
        <w:spacing w:after="160" w:line="259" w:lineRule="auto"/>
        <w:ind w:firstLine="0"/>
        <w:jc w:val="left"/>
      </w:pPr>
      <w:r w:rsidRPr="005012EF">
        <w:br w:type="page"/>
      </w:r>
    </w:p>
    <w:p w14:paraId="710D76BA" w14:textId="52066B86" w:rsidR="006029A2" w:rsidRPr="005012EF" w:rsidRDefault="006029A2" w:rsidP="006029A2">
      <w:r w:rsidRPr="005012EF">
        <w:lastRenderedPageBreak/>
        <w:t xml:space="preserve">Продовження </w:t>
      </w:r>
      <w:del w:id="1222" w:author="Rodion Kharabet" w:date="2019-12-06T03:54:00Z">
        <w:r w:rsidRPr="005012EF" w:rsidDel="003969F0">
          <w:delText>таблиці 5.</w:delText>
        </w:r>
      </w:del>
      <w:ins w:id="1223" w:author="Rodion Kharabet" w:date="2019-12-06T03:54:00Z">
        <w:r w:rsidR="003969F0">
          <w:t>таблиці 4.</w:t>
        </w:r>
      </w:ins>
      <w:r w:rsidRPr="005012EF">
        <w:t>19</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4071"/>
        <w:gridCol w:w="1430"/>
        <w:gridCol w:w="2862"/>
      </w:tblGrid>
      <w:tr w:rsidR="006029A2" w:rsidRPr="005012EF" w14:paraId="070F8F9C" w14:textId="77777777" w:rsidTr="006029A2">
        <w:tc>
          <w:tcPr>
            <w:tcW w:w="2127" w:type="dxa"/>
          </w:tcPr>
          <w:p w14:paraId="2C90B289" w14:textId="77777777" w:rsidR="006029A2" w:rsidRPr="005012EF" w:rsidRDefault="006029A2" w:rsidP="006029A2">
            <w:pPr>
              <w:pStyle w:val="NoSpacing"/>
              <w:jc w:val="left"/>
              <w:rPr>
                <w:lang w:val="uk-UA"/>
              </w:rPr>
            </w:pPr>
            <w:r w:rsidRPr="005012EF">
              <w:rPr>
                <w:lang w:val="uk-UA"/>
              </w:rPr>
              <w:t>Рівні товару</w:t>
            </w:r>
          </w:p>
        </w:tc>
        <w:tc>
          <w:tcPr>
            <w:tcW w:w="8363" w:type="dxa"/>
            <w:gridSpan w:val="3"/>
          </w:tcPr>
          <w:p w14:paraId="461DFA13" w14:textId="77777777" w:rsidR="006029A2" w:rsidRPr="005012EF" w:rsidRDefault="006029A2" w:rsidP="006029A2">
            <w:pPr>
              <w:pStyle w:val="NoSpacing"/>
              <w:jc w:val="left"/>
              <w:rPr>
                <w:lang w:val="uk-UA"/>
              </w:rPr>
            </w:pPr>
            <w:r w:rsidRPr="005012EF">
              <w:rPr>
                <w:lang w:val="uk-UA"/>
              </w:rPr>
              <w:t>Сутність та складові</w:t>
            </w:r>
          </w:p>
        </w:tc>
      </w:tr>
      <w:tr w:rsidR="006029A2" w:rsidRPr="005012EF" w14:paraId="21D21A1F" w14:textId="77777777" w:rsidTr="006029A2">
        <w:tc>
          <w:tcPr>
            <w:tcW w:w="2127" w:type="dxa"/>
            <w:vMerge w:val="restart"/>
          </w:tcPr>
          <w:p w14:paraId="7B050BF1" w14:textId="77777777" w:rsidR="006029A2" w:rsidRPr="005012EF" w:rsidRDefault="006029A2" w:rsidP="006029A2">
            <w:pPr>
              <w:pStyle w:val="NoSpacing"/>
              <w:jc w:val="left"/>
              <w:rPr>
                <w:lang w:val="uk-UA"/>
              </w:rPr>
            </w:pPr>
            <w:r w:rsidRPr="005012EF">
              <w:rPr>
                <w:lang w:val="uk-UA"/>
              </w:rPr>
              <w:t>ІІ. Товар у реальному виконанні</w:t>
            </w:r>
          </w:p>
        </w:tc>
        <w:tc>
          <w:tcPr>
            <w:tcW w:w="4071" w:type="dxa"/>
          </w:tcPr>
          <w:p w14:paraId="0BA80634" w14:textId="77777777" w:rsidR="006029A2" w:rsidRPr="005012EF" w:rsidRDefault="006029A2" w:rsidP="006029A2">
            <w:pPr>
              <w:pStyle w:val="NoSpacing"/>
              <w:jc w:val="left"/>
              <w:rPr>
                <w:lang w:val="uk-UA"/>
              </w:rPr>
            </w:pPr>
            <w:r w:rsidRPr="005012EF">
              <w:rPr>
                <w:lang w:val="uk-UA"/>
              </w:rPr>
              <w:t>Властивості/характеристики</w:t>
            </w:r>
          </w:p>
        </w:tc>
        <w:tc>
          <w:tcPr>
            <w:tcW w:w="1430" w:type="dxa"/>
          </w:tcPr>
          <w:p w14:paraId="4802B0DD" w14:textId="77777777" w:rsidR="006029A2" w:rsidRPr="005012EF" w:rsidRDefault="006029A2" w:rsidP="006029A2">
            <w:pPr>
              <w:pStyle w:val="NoSpacing"/>
              <w:jc w:val="left"/>
              <w:rPr>
                <w:lang w:val="uk-UA"/>
              </w:rPr>
            </w:pPr>
            <w:r w:rsidRPr="005012EF">
              <w:rPr>
                <w:lang w:val="uk-UA"/>
              </w:rPr>
              <w:t>М/Нм</w:t>
            </w:r>
          </w:p>
        </w:tc>
        <w:tc>
          <w:tcPr>
            <w:tcW w:w="2862" w:type="dxa"/>
          </w:tcPr>
          <w:p w14:paraId="2A47DC10" w14:textId="77777777" w:rsidR="006029A2" w:rsidRPr="005012EF" w:rsidRDefault="006029A2" w:rsidP="006029A2">
            <w:pPr>
              <w:pStyle w:val="NoSpacing"/>
              <w:jc w:val="left"/>
              <w:rPr>
                <w:lang w:val="uk-UA"/>
              </w:rPr>
            </w:pPr>
            <w:proofErr w:type="spellStart"/>
            <w:r w:rsidRPr="005012EF">
              <w:rPr>
                <w:lang w:val="uk-UA"/>
              </w:rPr>
              <w:t>Вр</w:t>
            </w:r>
            <w:proofErr w:type="spellEnd"/>
            <w:r w:rsidRPr="005012EF">
              <w:rPr>
                <w:lang w:val="uk-UA"/>
              </w:rPr>
              <w:t>/</w:t>
            </w:r>
            <w:proofErr w:type="spellStart"/>
            <w:r w:rsidRPr="005012EF">
              <w:rPr>
                <w:lang w:val="uk-UA"/>
              </w:rPr>
              <w:t>Тх</w:t>
            </w:r>
            <w:proofErr w:type="spellEnd"/>
            <w:r w:rsidRPr="005012EF">
              <w:rPr>
                <w:lang w:val="uk-UA"/>
              </w:rPr>
              <w:t xml:space="preserve"> /</w:t>
            </w:r>
            <w:proofErr w:type="spellStart"/>
            <w:r w:rsidRPr="005012EF">
              <w:rPr>
                <w:lang w:val="uk-UA"/>
              </w:rPr>
              <w:t>Тл</w:t>
            </w:r>
            <w:proofErr w:type="spellEnd"/>
            <w:r w:rsidRPr="005012EF">
              <w:rPr>
                <w:lang w:val="uk-UA"/>
              </w:rPr>
              <w:t>/Е/</w:t>
            </w:r>
            <w:proofErr w:type="spellStart"/>
            <w:r w:rsidRPr="005012EF">
              <w:rPr>
                <w:lang w:val="uk-UA"/>
              </w:rPr>
              <w:t>Ор</w:t>
            </w:r>
            <w:proofErr w:type="spellEnd"/>
          </w:p>
        </w:tc>
      </w:tr>
      <w:tr w:rsidR="006029A2" w:rsidRPr="005012EF" w14:paraId="6018A4FD" w14:textId="77777777" w:rsidTr="006029A2">
        <w:tc>
          <w:tcPr>
            <w:tcW w:w="2127" w:type="dxa"/>
            <w:vMerge/>
          </w:tcPr>
          <w:p w14:paraId="1440D59B" w14:textId="77777777" w:rsidR="006029A2" w:rsidRPr="005012EF" w:rsidRDefault="006029A2" w:rsidP="006029A2">
            <w:pPr>
              <w:pStyle w:val="NoSpacing"/>
              <w:jc w:val="left"/>
              <w:rPr>
                <w:lang w:val="uk-UA"/>
              </w:rPr>
            </w:pPr>
          </w:p>
        </w:tc>
        <w:tc>
          <w:tcPr>
            <w:tcW w:w="4071" w:type="dxa"/>
          </w:tcPr>
          <w:p w14:paraId="164F5395" w14:textId="77777777" w:rsidR="006029A2" w:rsidRPr="005012EF" w:rsidRDefault="006029A2" w:rsidP="006029A2">
            <w:pPr>
              <w:pStyle w:val="NoSpacing"/>
              <w:jc w:val="left"/>
              <w:rPr>
                <w:lang w:val="uk-UA"/>
              </w:rPr>
            </w:pPr>
            <w:r w:rsidRPr="005012EF">
              <w:rPr>
                <w:lang w:val="uk-UA"/>
              </w:rPr>
              <w:t xml:space="preserve">1. Спосіб підключення – </w:t>
            </w:r>
            <w:proofErr w:type="spellStart"/>
            <w:r w:rsidRPr="005012EF">
              <w:rPr>
                <w:lang w:val="uk-UA"/>
              </w:rPr>
              <w:t>Wi-Fi</w:t>
            </w:r>
            <w:proofErr w:type="spellEnd"/>
          </w:p>
          <w:p w14:paraId="7C463E69" w14:textId="77777777" w:rsidR="006029A2" w:rsidRPr="005012EF" w:rsidRDefault="006029A2" w:rsidP="006029A2">
            <w:pPr>
              <w:pStyle w:val="NoSpacing"/>
              <w:jc w:val="left"/>
              <w:rPr>
                <w:lang w:val="uk-UA"/>
              </w:rPr>
            </w:pPr>
            <w:r w:rsidRPr="005012EF">
              <w:rPr>
                <w:lang w:val="uk-UA"/>
              </w:rPr>
              <w:t>2. Компактний корпус.</w:t>
            </w:r>
          </w:p>
          <w:p w14:paraId="2DD546B2" w14:textId="77777777" w:rsidR="006029A2" w:rsidRPr="005012EF" w:rsidRDefault="006029A2" w:rsidP="006029A2">
            <w:pPr>
              <w:pStyle w:val="NoSpacing"/>
              <w:jc w:val="left"/>
              <w:rPr>
                <w:lang w:val="uk-UA"/>
              </w:rPr>
            </w:pPr>
            <w:r w:rsidRPr="005012EF">
              <w:rPr>
                <w:lang w:val="uk-UA"/>
              </w:rPr>
              <w:t>3. Зручний веб-застосунок</w:t>
            </w:r>
          </w:p>
        </w:tc>
        <w:tc>
          <w:tcPr>
            <w:tcW w:w="1430" w:type="dxa"/>
          </w:tcPr>
          <w:p w14:paraId="6A05DA93" w14:textId="77777777" w:rsidR="006029A2" w:rsidRPr="005012EF" w:rsidRDefault="006029A2" w:rsidP="006029A2">
            <w:pPr>
              <w:pStyle w:val="NoSpacing"/>
              <w:jc w:val="left"/>
              <w:rPr>
                <w:lang w:val="uk-UA"/>
              </w:rPr>
            </w:pPr>
          </w:p>
        </w:tc>
        <w:tc>
          <w:tcPr>
            <w:tcW w:w="2862" w:type="dxa"/>
          </w:tcPr>
          <w:p w14:paraId="7D9F3747" w14:textId="77777777" w:rsidR="006029A2" w:rsidRPr="005012EF" w:rsidRDefault="006029A2" w:rsidP="006029A2">
            <w:pPr>
              <w:pStyle w:val="NoSpacing"/>
              <w:jc w:val="left"/>
              <w:rPr>
                <w:lang w:val="uk-UA"/>
              </w:rPr>
            </w:pPr>
          </w:p>
        </w:tc>
      </w:tr>
      <w:tr w:rsidR="006029A2" w:rsidRPr="005012EF" w14:paraId="692C08B1" w14:textId="77777777" w:rsidTr="006029A2">
        <w:tc>
          <w:tcPr>
            <w:tcW w:w="2127" w:type="dxa"/>
            <w:vMerge/>
          </w:tcPr>
          <w:p w14:paraId="2C7E640A" w14:textId="77777777" w:rsidR="006029A2" w:rsidRPr="005012EF" w:rsidRDefault="006029A2" w:rsidP="006029A2">
            <w:pPr>
              <w:pStyle w:val="NoSpacing"/>
              <w:jc w:val="left"/>
              <w:rPr>
                <w:lang w:val="uk-UA"/>
              </w:rPr>
            </w:pPr>
          </w:p>
        </w:tc>
        <w:tc>
          <w:tcPr>
            <w:tcW w:w="8363" w:type="dxa"/>
            <w:gridSpan w:val="3"/>
          </w:tcPr>
          <w:p w14:paraId="07D09D37" w14:textId="77777777" w:rsidR="006029A2" w:rsidRPr="005012EF" w:rsidRDefault="006029A2" w:rsidP="006029A2">
            <w:pPr>
              <w:pStyle w:val="NoSpacing"/>
              <w:jc w:val="left"/>
              <w:rPr>
                <w:lang w:val="uk-UA"/>
              </w:rPr>
            </w:pPr>
            <w:r w:rsidRPr="005012EF">
              <w:rPr>
                <w:lang w:val="uk-UA"/>
              </w:rPr>
              <w:t>Якість: автоматизація ведення домашнього господарства, що в часовому еквіваленті дорівнює в середньому 15 хвилин в день.</w:t>
            </w:r>
          </w:p>
        </w:tc>
      </w:tr>
      <w:tr w:rsidR="006029A2" w:rsidRPr="005012EF" w14:paraId="1CC70E6A" w14:textId="77777777" w:rsidTr="006029A2">
        <w:tc>
          <w:tcPr>
            <w:tcW w:w="2127" w:type="dxa"/>
            <w:vMerge/>
          </w:tcPr>
          <w:p w14:paraId="5956539A" w14:textId="77777777" w:rsidR="006029A2" w:rsidRPr="005012EF" w:rsidRDefault="006029A2" w:rsidP="006029A2">
            <w:pPr>
              <w:pStyle w:val="NoSpacing"/>
              <w:jc w:val="left"/>
              <w:rPr>
                <w:lang w:val="uk-UA"/>
              </w:rPr>
            </w:pPr>
          </w:p>
        </w:tc>
        <w:tc>
          <w:tcPr>
            <w:tcW w:w="8363" w:type="dxa"/>
            <w:gridSpan w:val="3"/>
          </w:tcPr>
          <w:p w14:paraId="5FD22AF6" w14:textId="77777777" w:rsidR="006029A2" w:rsidRPr="005012EF" w:rsidRDefault="006029A2" w:rsidP="006029A2">
            <w:pPr>
              <w:pStyle w:val="NoSpacing"/>
              <w:jc w:val="left"/>
              <w:rPr>
                <w:lang w:val="uk-UA"/>
              </w:rPr>
            </w:pPr>
            <w:r w:rsidRPr="005012EF">
              <w:rPr>
                <w:lang w:val="uk-UA"/>
              </w:rPr>
              <w:t>Пакування: два пристрої для сканування товарів у чорному кейсі</w:t>
            </w:r>
          </w:p>
        </w:tc>
      </w:tr>
      <w:tr w:rsidR="006029A2" w:rsidRPr="005012EF" w14:paraId="60CD2B04" w14:textId="77777777" w:rsidTr="006029A2">
        <w:tc>
          <w:tcPr>
            <w:tcW w:w="2127" w:type="dxa"/>
            <w:vMerge/>
          </w:tcPr>
          <w:p w14:paraId="1B80B354" w14:textId="77777777" w:rsidR="006029A2" w:rsidRPr="005012EF" w:rsidRDefault="006029A2" w:rsidP="006029A2">
            <w:pPr>
              <w:pStyle w:val="NoSpacing"/>
              <w:jc w:val="left"/>
              <w:rPr>
                <w:lang w:val="uk-UA"/>
              </w:rPr>
            </w:pPr>
          </w:p>
        </w:tc>
        <w:tc>
          <w:tcPr>
            <w:tcW w:w="8363" w:type="dxa"/>
            <w:gridSpan w:val="3"/>
          </w:tcPr>
          <w:p w14:paraId="336C678C" w14:textId="77777777" w:rsidR="006029A2" w:rsidRPr="005012EF" w:rsidRDefault="006029A2" w:rsidP="006029A2">
            <w:pPr>
              <w:pStyle w:val="NoSpacing"/>
              <w:jc w:val="left"/>
              <w:rPr>
                <w:lang w:val="uk-UA"/>
              </w:rPr>
            </w:pPr>
            <w:r w:rsidRPr="005012EF">
              <w:rPr>
                <w:lang w:val="uk-UA"/>
              </w:rPr>
              <w:t>Марка: ESP-</w:t>
            </w:r>
            <w:proofErr w:type="spellStart"/>
            <w:r w:rsidRPr="005012EF">
              <w:rPr>
                <w:lang w:val="uk-UA"/>
              </w:rPr>
              <w:t>smartlist</w:t>
            </w:r>
            <w:proofErr w:type="spellEnd"/>
          </w:p>
        </w:tc>
      </w:tr>
      <w:tr w:rsidR="006029A2" w:rsidRPr="005012EF" w14:paraId="2EFE22FF" w14:textId="77777777" w:rsidTr="006029A2">
        <w:trPr>
          <w:trHeight w:val="976"/>
        </w:trPr>
        <w:tc>
          <w:tcPr>
            <w:tcW w:w="2127" w:type="dxa"/>
          </w:tcPr>
          <w:p w14:paraId="39F82B65" w14:textId="77777777" w:rsidR="006029A2" w:rsidRPr="005012EF" w:rsidRDefault="006029A2" w:rsidP="006029A2">
            <w:pPr>
              <w:pStyle w:val="NoSpacing"/>
              <w:jc w:val="left"/>
              <w:rPr>
                <w:lang w:val="uk-UA"/>
              </w:rPr>
            </w:pPr>
            <w:r w:rsidRPr="005012EF">
              <w:rPr>
                <w:lang w:val="uk-UA"/>
              </w:rPr>
              <w:t>ІІІ. Товар із підкріпленням</w:t>
            </w:r>
          </w:p>
        </w:tc>
        <w:tc>
          <w:tcPr>
            <w:tcW w:w="8363" w:type="dxa"/>
            <w:gridSpan w:val="3"/>
          </w:tcPr>
          <w:p w14:paraId="00A58D99" w14:textId="436D6E28" w:rsidR="006029A2" w:rsidRPr="005012EF" w:rsidRDefault="006029A2" w:rsidP="006029A2">
            <w:pPr>
              <w:pStyle w:val="NoSpacing"/>
              <w:jc w:val="left"/>
              <w:rPr>
                <w:lang w:val="uk-UA"/>
              </w:rPr>
            </w:pPr>
            <w:r w:rsidRPr="005012EF">
              <w:rPr>
                <w:lang w:val="uk-UA"/>
              </w:rPr>
              <w:t xml:space="preserve">Набір </w:t>
            </w:r>
            <w:del w:id="1224" w:author="Rodion Kharabet" w:date="2019-12-06T02:37:00Z">
              <w:r w:rsidRPr="005012EF" w:rsidDel="005A2358">
                <w:rPr>
                  <w:lang w:val="uk-UA"/>
                </w:rPr>
                <w:delText>RFID міток</w:delText>
              </w:r>
            </w:del>
            <w:ins w:id="1225" w:author="Rodion Kharabet" w:date="2019-12-06T02:37:00Z">
              <w:r w:rsidR="005A2358">
                <w:rPr>
                  <w:lang w:val="uk-UA"/>
                </w:rPr>
                <w:t>RFID-міток</w:t>
              </w:r>
            </w:ins>
            <w:r w:rsidRPr="005012EF">
              <w:rPr>
                <w:lang w:val="uk-UA"/>
              </w:rPr>
              <w:t xml:space="preserve"> на кле</w:t>
            </w:r>
            <w:r w:rsidR="005050B7" w:rsidRPr="005012EF">
              <w:rPr>
                <w:lang w:val="uk-UA"/>
              </w:rPr>
              <w:t>йо</w:t>
            </w:r>
            <w:r w:rsidRPr="005012EF">
              <w:rPr>
                <w:lang w:val="uk-UA"/>
              </w:rPr>
              <w:t>вій основі</w:t>
            </w:r>
          </w:p>
          <w:p w14:paraId="6A35DA21" w14:textId="77777777" w:rsidR="006029A2" w:rsidRPr="005012EF" w:rsidRDefault="006029A2" w:rsidP="006029A2">
            <w:pPr>
              <w:pStyle w:val="NoSpacing"/>
              <w:jc w:val="left"/>
              <w:rPr>
                <w:lang w:val="uk-UA"/>
              </w:rPr>
            </w:pPr>
            <w:r w:rsidRPr="005012EF">
              <w:rPr>
                <w:lang w:val="uk-UA"/>
              </w:rPr>
              <w:t xml:space="preserve">Кабель живлення </w:t>
            </w:r>
            <w:proofErr w:type="spellStart"/>
            <w:r w:rsidRPr="005012EF">
              <w:rPr>
                <w:lang w:val="uk-UA"/>
              </w:rPr>
              <w:t>micro</w:t>
            </w:r>
            <w:proofErr w:type="spellEnd"/>
            <w:r w:rsidRPr="005012EF">
              <w:rPr>
                <w:lang w:val="uk-UA"/>
              </w:rPr>
              <w:t>-USB та набір запасних акумуляторів типу 18650</w:t>
            </w:r>
          </w:p>
        </w:tc>
      </w:tr>
      <w:tr w:rsidR="006029A2" w:rsidRPr="005012EF" w14:paraId="6EF7524E" w14:textId="77777777" w:rsidTr="006029A2">
        <w:tc>
          <w:tcPr>
            <w:tcW w:w="10490" w:type="dxa"/>
            <w:gridSpan w:val="4"/>
          </w:tcPr>
          <w:p w14:paraId="66914B01" w14:textId="77777777" w:rsidR="006029A2" w:rsidRPr="005012EF" w:rsidRDefault="006029A2" w:rsidP="006029A2">
            <w:pPr>
              <w:pStyle w:val="NoSpacing"/>
              <w:jc w:val="left"/>
              <w:rPr>
                <w:lang w:val="uk-UA"/>
              </w:rPr>
            </w:pPr>
            <w:r w:rsidRPr="005012EF">
              <w:rPr>
                <w:lang w:val="uk-UA"/>
              </w:rPr>
              <w:t>Потенційний товар буде захищено від копіювання шляхом реєстрації патентів на апаратні складові.</w:t>
            </w:r>
          </w:p>
        </w:tc>
      </w:tr>
    </w:tbl>
    <w:p w14:paraId="211D7E96" w14:textId="77777777" w:rsidR="006029A2" w:rsidRPr="005012EF" w:rsidRDefault="006029A2" w:rsidP="006029A2">
      <w:pPr>
        <w:ind w:right="-143"/>
      </w:pPr>
    </w:p>
    <w:p w14:paraId="038E0AE6" w14:textId="5B57E831" w:rsidR="006029A2" w:rsidRPr="005012EF" w:rsidRDefault="006029A2" w:rsidP="006029A2">
      <w:r w:rsidRPr="005012EF">
        <w:tab/>
        <w:t xml:space="preserve">У </w:t>
      </w:r>
      <w:del w:id="1226" w:author="Rodion Kharabet" w:date="2019-12-06T03:54:00Z">
        <w:r w:rsidRPr="005012EF" w:rsidDel="003969F0">
          <w:delText>таблиці 5.</w:delText>
        </w:r>
      </w:del>
      <w:ins w:id="1227" w:author="Rodion Kharabet" w:date="2019-12-06T03:54:00Z">
        <w:r w:rsidR="003969F0">
          <w:t>таблиці 4.</w:t>
        </w:r>
      </w:ins>
      <w:r w:rsidRPr="005012EF">
        <w:t>20 наведено визначені цінові межі, якими необхідно керуватись при встановленні ціни на потенційний товар</w:t>
      </w:r>
    </w:p>
    <w:p w14:paraId="7B44DB30" w14:textId="77777777" w:rsidR="006029A2" w:rsidRPr="005012EF" w:rsidRDefault="006029A2" w:rsidP="006029A2">
      <w:pPr>
        <w:ind w:right="-143"/>
      </w:pPr>
    </w:p>
    <w:p w14:paraId="1B99C523" w14:textId="29861B57" w:rsidR="006029A2" w:rsidRPr="005012EF" w:rsidRDefault="006029A2" w:rsidP="006029A2">
      <w:pPr>
        <w:ind w:right="-143"/>
      </w:pPr>
      <w:r w:rsidRPr="005012EF">
        <w:tab/>
      </w:r>
      <w:del w:id="1228" w:author="Rodion Kharabet" w:date="2019-12-06T03:54:00Z">
        <w:r w:rsidRPr="005012EF" w:rsidDel="003969F0">
          <w:delText>Таблиця 5.</w:delText>
        </w:r>
      </w:del>
      <w:ins w:id="1229" w:author="Rodion Kharabet" w:date="2019-12-06T03:54:00Z">
        <w:r w:rsidR="003969F0">
          <w:t>Таблиця 4.</w:t>
        </w:r>
      </w:ins>
      <w:r w:rsidRPr="005012EF">
        <w:t>20 – Визначення меж встановлення ціни</w:t>
      </w:r>
    </w:p>
    <w:tbl>
      <w:tblPr>
        <w:tblStyle w:val="TableGrid"/>
        <w:tblW w:w="10485" w:type="dxa"/>
        <w:jc w:val="center"/>
        <w:tblLook w:val="00A0" w:firstRow="1" w:lastRow="0" w:firstColumn="1" w:lastColumn="0" w:noHBand="0" w:noVBand="0"/>
      </w:tblPr>
      <w:tblGrid>
        <w:gridCol w:w="846"/>
        <w:gridCol w:w="1890"/>
        <w:gridCol w:w="1695"/>
        <w:gridCol w:w="2542"/>
        <w:gridCol w:w="3512"/>
      </w:tblGrid>
      <w:tr w:rsidR="006029A2" w:rsidRPr="005012EF" w14:paraId="376C04D7" w14:textId="77777777" w:rsidTr="006029A2">
        <w:trPr>
          <w:jc w:val="center"/>
        </w:trPr>
        <w:tc>
          <w:tcPr>
            <w:tcW w:w="846" w:type="dxa"/>
          </w:tcPr>
          <w:p w14:paraId="752C9D90" w14:textId="77777777" w:rsidR="006029A2" w:rsidRPr="005012EF" w:rsidRDefault="006029A2" w:rsidP="006029A2">
            <w:pPr>
              <w:pStyle w:val="NoSpacing"/>
              <w:jc w:val="left"/>
              <w:rPr>
                <w:lang w:val="uk-UA"/>
              </w:rPr>
            </w:pPr>
            <w:r w:rsidRPr="005012EF">
              <w:rPr>
                <w:lang w:val="uk-UA"/>
              </w:rPr>
              <w:t>№ п/п</w:t>
            </w:r>
          </w:p>
        </w:tc>
        <w:tc>
          <w:tcPr>
            <w:tcW w:w="1890" w:type="dxa"/>
          </w:tcPr>
          <w:p w14:paraId="4BA592F3" w14:textId="77777777" w:rsidR="006029A2" w:rsidRPr="005012EF" w:rsidRDefault="006029A2" w:rsidP="006029A2">
            <w:pPr>
              <w:pStyle w:val="NoSpacing"/>
              <w:jc w:val="left"/>
              <w:rPr>
                <w:lang w:val="uk-UA"/>
              </w:rPr>
            </w:pPr>
            <w:r w:rsidRPr="005012EF">
              <w:rPr>
                <w:lang w:val="uk-UA"/>
              </w:rPr>
              <w:t>Рівень цін на товари-замінники</w:t>
            </w:r>
          </w:p>
        </w:tc>
        <w:tc>
          <w:tcPr>
            <w:tcW w:w="1695" w:type="dxa"/>
          </w:tcPr>
          <w:p w14:paraId="2A035503" w14:textId="77777777" w:rsidR="006029A2" w:rsidRPr="005012EF" w:rsidRDefault="006029A2" w:rsidP="006029A2">
            <w:pPr>
              <w:pStyle w:val="NoSpacing"/>
              <w:jc w:val="left"/>
              <w:rPr>
                <w:lang w:val="uk-UA"/>
              </w:rPr>
            </w:pPr>
            <w:r w:rsidRPr="005012EF">
              <w:rPr>
                <w:lang w:val="uk-UA"/>
              </w:rPr>
              <w:t>Рівень цін на товари-аналоги</w:t>
            </w:r>
          </w:p>
        </w:tc>
        <w:tc>
          <w:tcPr>
            <w:tcW w:w="2542" w:type="dxa"/>
          </w:tcPr>
          <w:p w14:paraId="5CE11AAC" w14:textId="77777777" w:rsidR="006029A2" w:rsidRPr="005012EF" w:rsidRDefault="006029A2" w:rsidP="006029A2">
            <w:pPr>
              <w:pStyle w:val="NoSpacing"/>
              <w:jc w:val="left"/>
              <w:rPr>
                <w:lang w:val="uk-UA"/>
              </w:rPr>
            </w:pPr>
            <w:r w:rsidRPr="005012EF">
              <w:rPr>
                <w:lang w:val="uk-UA"/>
              </w:rPr>
              <w:t>Рівень доходів цільової групи споживачів</w:t>
            </w:r>
          </w:p>
        </w:tc>
        <w:tc>
          <w:tcPr>
            <w:tcW w:w="3512" w:type="dxa"/>
          </w:tcPr>
          <w:p w14:paraId="42C9165F" w14:textId="77777777" w:rsidR="006029A2" w:rsidRPr="005012EF" w:rsidRDefault="006029A2" w:rsidP="006029A2">
            <w:pPr>
              <w:pStyle w:val="NoSpacing"/>
              <w:jc w:val="left"/>
              <w:rPr>
                <w:lang w:val="uk-UA"/>
              </w:rPr>
            </w:pPr>
            <w:r w:rsidRPr="005012EF">
              <w:rPr>
                <w:lang w:val="uk-UA"/>
              </w:rPr>
              <w:t>Верхня та нижня межі встановлення ціни на товар/послугу</w:t>
            </w:r>
          </w:p>
        </w:tc>
      </w:tr>
      <w:tr w:rsidR="006029A2" w:rsidRPr="005012EF" w14:paraId="192B2EF5" w14:textId="77777777" w:rsidTr="006029A2">
        <w:trPr>
          <w:jc w:val="center"/>
        </w:trPr>
        <w:tc>
          <w:tcPr>
            <w:tcW w:w="846" w:type="dxa"/>
          </w:tcPr>
          <w:p w14:paraId="46028D23" w14:textId="77777777" w:rsidR="006029A2" w:rsidRPr="005012EF" w:rsidRDefault="006029A2" w:rsidP="006029A2">
            <w:pPr>
              <w:pStyle w:val="NoSpacing"/>
              <w:jc w:val="left"/>
              <w:rPr>
                <w:lang w:val="uk-UA"/>
              </w:rPr>
            </w:pPr>
            <w:r w:rsidRPr="005012EF">
              <w:rPr>
                <w:lang w:val="uk-UA"/>
              </w:rPr>
              <w:t>1.</w:t>
            </w:r>
          </w:p>
        </w:tc>
        <w:tc>
          <w:tcPr>
            <w:tcW w:w="1890" w:type="dxa"/>
          </w:tcPr>
          <w:p w14:paraId="6AED5A2B" w14:textId="77777777" w:rsidR="006029A2" w:rsidRPr="005012EF" w:rsidRDefault="006029A2" w:rsidP="006029A2">
            <w:pPr>
              <w:pStyle w:val="NoSpacing"/>
              <w:jc w:val="left"/>
              <w:rPr>
                <w:lang w:val="uk-UA"/>
              </w:rPr>
            </w:pPr>
            <w:r w:rsidRPr="005012EF">
              <w:rPr>
                <w:lang w:val="uk-UA"/>
              </w:rPr>
              <w:t>Відсутні</w:t>
            </w:r>
          </w:p>
        </w:tc>
        <w:tc>
          <w:tcPr>
            <w:tcW w:w="1695" w:type="dxa"/>
          </w:tcPr>
          <w:p w14:paraId="2EA91763" w14:textId="77777777" w:rsidR="006029A2" w:rsidRPr="005012EF" w:rsidRDefault="006029A2" w:rsidP="006029A2">
            <w:pPr>
              <w:pStyle w:val="NoSpacing"/>
              <w:jc w:val="left"/>
              <w:rPr>
                <w:lang w:val="uk-UA"/>
              </w:rPr>
            </w:pPr>
            <w:r w:rsidRPr="005012EF">
              <w:rPr>
                <w:lang w:val="uk-UA"/>
              </w:rPr>
              <w:t>59-149$</w:t>
            </w:r>
          </w:p>
        </w:tc>
        <w:tc>
          <w:tcPr>
            <w:tcW w:w="2542" w:type="dxa"/>
          </w:tcPr>
          <w:p w14:paraId="27F2FCDE" w14:textId="77777777" w:rsidR="006029A2" w:rsidRPr="005012EF" w:rsidRDefault="006029A2" w:rsidP="006029A2">
            <w:pPr>
              <w:pStyle w:val="NoSpacing"/>
              <w:jc w:val="left"/>
              <w:rPr>
                <w:lang w:val="uk-UA"/>
              </w:rPr>
            </w:pPr>
            <w:r w:rsidRPr="005012EF">
              <w:rPr>
                <w:lang w:val="uk-UA"/>
              </w:rPr>
              <w:t>1 000 $/місяць</w:t>
            </w:r>
          </w:p>
        </w:tc>
        <w:tc>
          <w:tcPr>
            <w:tcW w:w="3512" w:type="dxa"/>
          </w:tcPr>
          <w:p w14:paraId="2FDBAA90" w14:textId="77777777" w:rsidR="006029A2" w:rsidRPr="005012EF" w:rsidRDefault="006029A2" w:rsidP="006029A2">
            <w:pPr>
              <w:pStyle w:val="NoSpacing"/>
              <w:jc w:val="left"/>
              <w:rPr>
                <w:lang w:val="uk-UA"/>
              </w:rPr>
            </w:pPr>
            <w:r w:rsidRPr="005012EF">
              <w:rPr>
                <w:lang w:val="uk-UA"/>
              </w:rPr>
              <w:t>20 – 50 $</w:t>
            </w:r>
          </w:p>
        </w:tc>
      </w:tr>
    </w:tbl>
    <w:p w14:paraId="28B51BE9" w14:textId="77777777" w:rsidR="006029A2" w:rsidRPr="005012EF" w:rsidRDefault="006029A2" w:rsidP="006029A2">
      <w:pPr>
        <w:ind w:right="-143"/>
        <w:jc w:val="center"/>
      </w:pPr>
    </w:p>
    <w:p w14:paraId="46FC883F" w14:textId="56738AF2" w:rsidR="006029A2" w:rsidRPr="005012EF" w:rsidRDefault="006029A2" w:rsidP="006029A2">
      <w:r w:rsidRPr="005012EF">
        <w:tab/>
        <w:t xml:space="preserve">У </w:t>
      </w:r>
      <w:del w:id="1230" w:author="Rodion Kharabet" w:date="2019-12-06T03:54:00Z">
        <w:r w:rsidRPr="005012EF" w:rsidDel="003969F0">
          <w:delText>таблиці 5.</w:delText>
        </w:r>
      </w:del>
      <w:ins w:id="1231" w:author="Rodion Kharabet" w:date="2019-12-06T03:54:00Z">
        <w:r w:rsidR="003969F0">
          <w:t>таблиці 4.</w:t>
        </w:r>
      </w:ins>
      <w:r w:rsidRPr="005012EF">
        <w:t>21 наведено визначену оптимальну систему збуту.</w:t>
      </w:r>
    </w:p>
    <w:p w14:paraId="6103A11E" w14:textId="77777777" w:rsidR="006029A2" w:rsidRPr="005012EF" w:rsidRDefault="006029A2" w:rsidP="006029A2">
      <w:pPr>
        <w:spacing w:after="160" w:line="259" w:lineRule="auto"/>
        <w:ind w:firstLine="0"/>
        <w:jc w:val="left"/>
      </w:pPr>
      <w:r w:rsidRPr="005012EF">
        <w:br w:type="page"/>
      </w:r>
    </w:p>
    <w:p w14:paraId="6348D9A2" w14:textId="18D3A9FB" w:rsidR="006029A2" w:rsidRPr="005012EF" w:rsidRDefault="006029A2" w:rsidP="006029A2">
      <w:pPr>
        <w:ind w:right="-143"/>
      </w:pPr>
      <w:r w:rsidRPr="005012EF">
        <w:lastRenderedPageBreak/>
        <w:tab/>
      </w:r>
      <w:del w:id="1232" w:author="Rodion Kharabet" w:date="2019-12-06T03:54:00Z">
        <w:r w:rsidRPr="005012EF" w:rsidDel="003969F0">
          <w:delText>Таблиця 5.</w:delText>
        </w:r>
      </w:del>
      <w:ins w:id="1233" w:author="Rodion Kharabet" w:date="2019-12-06T03:54:00Z">
        <w:r w:rsidR="003969F0">
          <w:t>Таблиця 4.</w:t>
        </w:r>
      </w:ins>
      <w:r w:rsidRPr="005012EF">
        <w:t>21 – Формування системи збуту</w:t>
      </w:r>
    </w:p>
    <w:tbl>
      <w:tblPr>
        <w:tblStyle w:val="TableGrid"/>
        <w:tblW w:w="10490" w:type="dxa"/>
        <w:tblInd w:w="-5" w:type="dxa"/>
        <w:tblLayout w:type="fixed"/>
        <w:tblLook w:val="00A0" w:firstRow="1" w:lastRow="0" w:firstColumn="1" w:lastColumn="0" w:noHBand="0" w:noVBand="0"/>
      </w:tblPr>
      <w:tblGrid>
        <w:gridCol w:w="707"/>
        <w:gridCol w:w="2664"/>
        <w:gridCol w:w="2441"/>
        <w:gridCol w:w="3402"/>
        <w:gridCol w:w="1276"/>
      </w:tblGrid>
      <w:tr w:rsidR="006029A2" w:rsidRPr="005012EF" w14:paraId="364DCFF0" w14:textId="77777777" w:rsidTr="006029A2">
        <w:tc>
          <w:tcPr>
            <w:tcW w:w="707" w:type="dxa"/>
          </w:tcPr>
          <w:p w14:paraId="7CD1FE9B" w14:textId="77777777" w:rsidR="006029A2" w:rsidRPr="005012EF" w:rsidRDefault="006029A2" w:rsidP="006029A2">
            <w:pPr>
              <w:pStyle w:val="NoSpacing"/>
              <w:jc w:val="left"/>
              <w:rPr>
                <w:lang w:val="uk-UA"/>
              </w:rPr>
            </w:pPr>
            <w:r w:rsidRPr="005012EF">
              <w:rPr>
                <w:lang w:val="uk-UA"/>
              </w:rPr>
              <w:t>№ п/п</w:t>
            </w:r>
          </w:p>
        </w:tc>
        <w:tc>
          <w:tcPr>
            <w:tcW w:w="2664" w:type="dxa"/>
          </w:tcPr>
          <w:p w14:paraId="1F216996" w14:textId="77777777" w:rsidR="006029A2" w:rsidRPr="005012EF" w:rsidRDefault="006029A2" w:rsidP="006029A2">
            <w:pPr>
              <w:pStyle w:val="NoSpacing"/>
              <w:jc w:val="left"/>
              <w:rPr>
                <w:lang w:val="uk-UA"/>
              </w:rPr>
            </w:pPr>
            <w:r w:rsidRPr="005012EF">
              <w:rPr>
                <w:lang w:val="uk-UA"/>
              </w:rPr>
              <w:t>Специфіка закупівельної поведінки цільових клієнтів</w:t>
            </w:r>
          </w:p>
        </w:tc>
        <w:tc>
          <w:tcPr>
            <w:tcW w:w="2441" w:type="dxa"/>
          </w:tcPr>
          <w:p w14:paraId="5FDC5AE9" w14:textId="77777777" w:rsidR="006029A2" w:rsidRPr="005012EF" w:rsidRDefault="006029A2" w:rsidP="006029A2">
            <w:pPr>
              <w:pStyle w:val="NoSpacing"/>
              <w:jc w:val="left"/>
              <w:rPr>
                <w:lang w:val="uk-UA"/>
              </w:rPr>
            </w:pPr>
            <w:r w:rsidRPr="005012EF">
              <w:rPr>
                <w:lang w:val="uk-UA"/>
              </w:rPr>
              <w:t>Функції збуту, які має виконувати постачальник товару</w:t>
            </w:r>
          </w:p>
        </w:tc>
        <w:tc>
          <w:tcPr>
            <w:tcW w:w="3402" w:type="dxa"/>
          </w:tcPr>
          <w:p w14:paraId="2398780F" w14:textId="77777777" w:rsidR="006029A2" w:rsidRPr="005012EF" w:rsidRDefault="006029A2" w:rsidP="006029A2">
            <w:pPr>
              <w:pStyle w:val="NoSpacing"/>
              <w:jc w:val="left"/>
              <w:rPr>
                <w:lang w:val="uk-UA"/>
              </w:rPr>
            </w:pPr>
            <w:r w:rsidRPr="005012EF">
              <w:rPr>
                <w:lang w:val="uk-UA"/>
              </w:rPr>
              <w:t>Глибина каналу збуту</w:t>
            </w:r>
          </w:p>
        </w:tc>
        <w:tc>
          <w:tcPr>
            <w:tcW w:w="1276" w:type="dxa"/>
          </w:tcPr>
          <w:p w14:paraId="2B42A201" w14:textId="77777777" w:rsidR="006029A2" w:rsidRPr="005012EF" w:rsidRDefault="006029A2" w:rsidP="006029A2">
            <w:pPr>
              <w:pStyle w:val="NoSpacing"/>
              <w:jc w:val="left"/>
              <w:rPr>
                <w:lang w:val="uk-UA"/>
              </w:rPr>
            </w:pPr>
            <w:r w:rsidRPr="005012EF">
              <w:rPr>
                <w:lang w:val="uk-UA"/>
              </w:rPr>
              <w:t>Оптимальна система збуту</w:t>
            </w:r>
          </w:p>
        </w:tc>
      </w:tr>
      <w:tr w:rsidR="006029A2" w:rsidRPr="005012EF" w14:paraId="29A0C23D" w14:textId="77777777" w:rsidTr="006029A2">
        <w:tc>
          <w:tcPr>
            <w:tcW w:w="707" w:type="dxa"/>
          </w:tcPr>
          <w:p w14:paraId="622F0047" w14:textId="77777777" w:rsidR="006029A2" w:rsidRPr="005012EF" w:rsidRDefault="006029A2" w:rsidP="006029A2">
            <w:pPr>
              <w:pStyle w:val="NoSpacing"/>
              <w:jc w:val="left"/>
              <w:rPr>
                <w:lang w:val="uk-UA"/>
              </w:rPr>
            </w:pPr>
            <w:r w:rsidRPr="005012EF">
              <w:rPr>
                <w:lang w:val="uk-UA"/>
              </w:rPr>
              <w:t xml:space="preserve">1. </w:t>
            </w:r>
          </w:p>
        </w:tc>
        <w:tc>
          <w:tcPr>
            <w:tcW w:w="2664" w:type="dxa"/>
          </w:tcPr>
          <w:p w14:paraId="402A98AE" w14:textId="77777777" w:rsidR="006029A2" w:rsidRPr="005012EF" w:rsidRDefault="006029A2" w:rsidP="006029A2">
            <w:pPr>
              <w:pStyle w:val="NoSpacing"/>
              <w:jc w:val="left"/>
              <w:rPr>
                <w:lang w:val="uk-UA"/>
              </w:rPr>
            </w:pPr>
            <w:r w:rsidRPr="005012EF">
              <w:rPr>
                <w:lang w:val="uk-UA"/>
              </w:rPr>
              <w:t>Замовлення через інтернет-магазини</w:t>
            </w:r>
          </w:p>
        </w:tc>
        <w:tc>
          <w:tcPr>
            <w:tcW w:w="2441" w:type="dxa"/>
          </w:tcPr>
          <w:p w14:paraId="3D3032D6" w14:textId="77777777" w:rsidR="006029A2" w:rsidRPr="005012EF" w:rsidRDefault="006029A2" w:rsidP="006029A2">
            <w:pPr>
              <w:pStyle w:val="NoSpacing"/>
              <w:jc w:val="left"/>
              <w:rPr>
                <w:lang w:val="uk-UA"/>
              </w:rPr>
            </w:pPr>
            <w:r w:rsidRPr="005012EF">
              <w:rPr>
                <w:lang w:val="uk-UA"/>
              </w:rPr>
              <w:t>Надання портрету середньостатистичного покупця</w:t>
            </w:r>
          </w:p>
        </w:tc>
        <w:tc>
          <w:tcPr>
            <w:tcW w:w="3402" w:type="dxa"/>
          </w:tcPr>
          <w:p w14:paraId="7D1B1D98" w14:textId="77777777" w:rsidR="006029A2" w:rsidRPr="005012EF" w:rsidRDefault="006029A2" w:rsidP="006029A2">
            <w:pPr>
              <w:pStyle w:val="NoSpacing"/>
              <w:jc w:val="left"/>
              <w:rPr>
                <w:lang w:val="uk-UA"/>
              </w:rPr>
            </w:pPr>
            <w:r w:rsidRPr="005012EF">
              <w:rPr>
                <w:lang w:val="uk-UA"/>
              </w:rPr>
              <w:t xml:space="preserve">Один рівень. Дистрибуція здійснюється самостійно через Інтернет </w:t>
            </w:r>
          </w:p>
        </w:tc>
        <w:tc>
          <w:tcPr>
            <w:tcW w:w="1276" w:type="dxa"/>
          </w:tcPr>
          <w:p w14:paraId="144B58F7" w14:textId="77777777" w:rsidR="006029A2" w:rsidRPr="005012EF" w:rsidRDefault="006029A2" w:rsidP="006029A2">
            <w:pPr>
              <w:pStyle w:val="NoSpacing"/>
              <w:jc w:val="left"/>
              <w:rPr>
                <w:lang w:val="uk-UA"/>
              </w:rPr>
            </w:pPr>
            <w:r w:rsidRPr="005012EF">
              <w:rPr>
                <w:lang w:val="uk-UA"/>
              </w:rPr>
              <w:t>Власна</w:t>
            </w:r>
          </w:p>
        </w:tc>
      </w:tr>
    </w:tbl>
    <w:p w14:paraId="17487514" w14:textId="77777777" w:rsidR="006029A2" w:rsidRPr="005012EF" w:rsidRDefault="006029A2" w:rsidP="006029A2">
      <w:pPr>
        <w:ind w:right="-143"/>
      </w:pPr>
    </w:p>
    <w:p w14:paraId="51C04EB7" w14:textId="29A65C61" w:rsidR="006029A2" w:rsidRPr="005012EF" w:rsidRDefault="006029A2" w:rsidP="006029A2">
      <w:r w:rsidRPr="005012EF">
        <w:tab/>
        <w:t xml:space="preserve">Також було розроблено концепцію маркетингової комунікації, спираючись на всі попередні дослідження. Концепцію </w:t>
      </w:r>
      <w:r w:rsidR="00C91726" w:rsidRPr="005012EF">
        <w:t>маркетингової</w:t>
      </w:r>
      <w:r w:rsidRPr="005012EF">
        <w:t xml:space="preserve"> комунікації наведено у </w:t>
      </w:r>
      <w:del w:id="1234" w:author="Rodion Kharabet" w:date="2019-12-06T03:54:00Z">
        <w:r w:rsidRPr="005012EF" w:rsidDel="003969F0">
          <w:delText>таблиці 5.</w:delText>
        </w:r>
      </w:del>
      <w:ins w:id="1235" w:author="Rodion Kharabet" w:date="2019-12-06T03:54:00Z">
        <w:r w:rsidR="003969F0">
          <w:t>таблиці 4.</w:t>
        </w:r>
      </w:ins>
      <w:r w:rsidRPr="005012EF">
        <w:t>22</w:t>
      </w:r>
    </w:p>
    <w:p w14:paraId="5998A323" w14:textId="77777777" w:rsidR="006029A2" w:rsidRPr="005012EF" w:rsidRDefault="006029A2" w:rsidP="006029A2">
      <w:pPr>
        <w:ind w:right="-143"/>
      </w:pPr>
    </w:p>
    <w:p w14:paraId="4FB75BB1" w14:textId="0B2CBFB4" w:rsidR="006029A2" w:rsidRPr="005012EF" w:rsidRDefault="006029A2" w:rsidP="006029A2">
      <w:pPr>
        <w:ind w:right="-143"/>
      </w:pPr>
      <w:r w:rsidRPr="005012EF">
        <w:tab/>
      </w:r>
      <w:del w:id="1236" w:author="Rodion Kharabet" w:date="2019-12-06T03:54:00Z">
        <w:r w:rsidRPr="005012EF" w:rsidDel="003969F0">
          <w:delText>Таблиця 5.</w:delText>
        </w:r>
      </w:del>
      <w:ins w:id="1237" w:author="Rodion Kharabet" w:date="2019-12-06T03:54:00Z">
        <w:r w:rsidR="003969F0">
          <w:t>Таблиця 4.</w:t>
        </w:r>
      </w:ins>
      <w:r w:rsidRPr="005012EF">
        <w:t xml:space="preserve">22 – Концепція маркетингових комунікацій </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04"/>
        <w:gridCol w:w="1701"/>
        <w:gridCol w:w="1843"/>
        <w:gridCol w:w="1984"/>
        <w:gridCol w:w="2410"/>
        <w:gridCol w:w="1843"/>
      </w:tblGrid>
      <w:tr w:rsidR="006029A2" w:rsidRPr="005012EF" w14:paraId="68B85D7C" w14:textId="77777777" w:rsidTr="006029A2">
        <w:trPr>
          <w:jc w:val="center"/>
        </w:trPr>
        <w:tc>
          <w:tcPr>
            <w:tcW w:w="704" w:type="dxa"/>
          </w:tcPr>
          <w:p w14:paraId="4845774F" w14:textId="77777777" w:rsidR="006029A2" w:rsidRPr="005012EF" w:rsidRDefault="006029A2" w:rsidP="006029A2">
            <w:pPr>
              <w:pStyle w:val="NoSpacing"/>
              <w:jc w:val="left"/>
              <w:rPr>
                <w:lang w:val="uk-UA"/>
              </w:rPr>
            </w:pPr>
            <w:r w:rsidRPr="005012EF">
              <w:rPr>
                <w:lang w:val="uk-UA"/>
              </w:rPr>
              <w:t>№ п/п</w:t>
            </w:r>
          </w:p>
        </w:tc>
        <w:tc>
          <w:tcPr>
            <w:tcW w:w="1701" w:type="dxa"/>
          </w:tcPr>
          <w:p w14:paraId="2BFEDBA8" w14:textId="77777777" w:rsidR="006029A2" w:rsidRPr="005012EF" w:rsidRDefault="006029A2" w:rsidP="006029A2">
            <w:pPr>
              <w:pStyle w:val="NoSpacing"/>
              <w:jc w:val="left"/>
              <w:rPr>
                <w:lang w:val="uk-UA"/>
              </w:rPr>
            </w:pPr>
            <w:r w:rsidRPr="005012EF">
              <w:rPr>
                <w:lang w:val="uk-UA"/>
              </w:rPr>
              <w:t>Специфіка поведінки цільових клієнтів</w:t>
            </w:r>
          </w:p>
        </w:tc>
        <w:tc>
          <w:tcPr>
            <w:tcW w:w="1843" w:type="dxa"/>
          </w:tcPr>
          <w:p w14:paraId="6B3D7A38" w14:textId="77777777" w:rsidR="006029A2" w:rsidRPr="005012EF" w:rsidRDefault="006029A2" w:rsidP="006029A2">
            <w:pPr>
              <w:pStyle w:val="NoSpacing"/>
              <w:jc w:val="left"/>
              <w:rPr>
                <w:lang w:val="uk-UA"/>
              </w:rPr>
            </w:pPr>
            <w:r w:rsidRPr="005012EF">
              <w:rPr>
                <w:lang w:val="uk-UA"/>
              </w:rPr>
              <w:t>Канали комунікацій, якими користуються цільові клієнти</w:t>
            </w:r>
          </w:p>
        </w:tc>
        <w:tc>
          <w:tcPr>
            <w:tcW w:w="1984" w:type="dxa"/>
          </w:tcPr>
          <w:p w14:paraId="3086AD68" w14:textId="77777777" w:rsidR="006029A2" w:rsidRPr="005012EF" w:rsidRDefault="006029A2" w:rsidP="006029A2">
            <w:pPr>
              <w:pStyle w:val="NoSpacing"/>
              <w:jc w:val="left"/>
              <w:rPr>
                <w:lang w:val="uk-UA"/>
              </w:rPr>
            </w:pPr>
            <w:r w:rsidRPr="005012EF">
              <w:rPr>
                <w:lang w:val="uk-UA"/>
              </w:rPr>
              <w:t>Ключові позиції, обрані для позиціонування</w:t>
            </w:r>
          </w:p>
        </w:tc>
        <w:tc>
          <w:tcPr>
            <w:tcW w:w="2410" w:type="dxa"/>
          </w:tcPr>
          <w:p w14:paraId="39B73A62" w14:textId="77777777" w:rsidR="006029A2" w:rsidRPr="005012EF" w:rsidRDefault="006029A2" w:rsidP="006029A2">
            <w:pPr>
              <w:pStyle w:val="NoSpacing"/>
              <w:jc w:val="left"/>
              <w:rPr>
                <w:lang w:val="uk-UA"/>
              </w:rPr>
            </w:pPr>
            <w:r w:rsidRPr="005012EF">
              <w:rPr>
                <w:lang w:val="uk-UA"/>
              </w:rPr>
              <w:t>Завдання рекламного повідомлення</w:t>
            </w:r>
          </w:p>
        </w:tc>
        <w:tc>
          <w:tcPr>
            <w:tcW w:w="1843" w:type="dxa"/>
          </w:tcPr>
          <w:p w14:paraId="4547A601" w14:textId="77777777" w:rsidR="006029A2" w:rsidRPr="005012EF" w:rsidRDefault="006029A2" w:rsidP="006029A2">
            <w:pPr>
              <w:pStyle w:val="NoSpacing"/>
              <w:jc w:val="left"/>
              <w:rPr>
                <w:lang w:val="uk-UA"/>
              </w:rPr>
            </w:pPr>
            <w:r w:rsidRPr="005012EF">
              <w:rPr>
                <w:lang w:val="uk-UA"/>
              </w:rPr>
              <w:t>Концепція рекламного звернення</w:t>
            </w:r>
          </w:p>
        </w:tc>
      </w:tr>
      <w:tr w:rsidR="006029A2" w:rsidRPr="005012EF" w14:paraId="1A41A76C" w14:textId="77777777" w:rsidTr="006029A2">
        <w:trPr>
          <w:jc w:val="center"/>
        </w:trPr>
        <w:tc>
          <w:tcPr>
            <w:tcW w:w="704" w:type="dxa"/>
          </w:tcPr>
          <w:p w14:paraId="03E7582F" w14:textId="77777777" w:rsidR="006029A2" w:rsidRPr="005012EF" w:rsidRDefault="006029A2" w:rsidP="006029A2">
            <w:pPr>
              <w:pStyle w:val="NoSpacing"/>
              <w:jc w:val="left"/>
              <w:rPr>
                <w:lang w:val="uk-UA"/>
              </w:rPr>
            </w:pPr>
            <w:r w:rsidRPr="005012EF">
              <w:rPr>
                <w:lang w:val="uk-UA"/>
              </w:rPr>
              <w:t>1.</w:t>
            </w:r>
          </w:p>
        </w:tc>
        <w:tc>
          <w:tcPr>
            <w:tcW w:w="1701" w:type="dxa"/>
          </w:tcPr>
          <w:p w14:paraId="5D2EB965" w14:textId="77777777" w:rsidR="006029A2" w:rsidRPr="005012EF" w:rsidRDefault="006029A2" w:rsidP="006029A2">
            <w:pPr>
              <w:pStyle w:val="NoSpacing"/>
              <w:jc w:val="left"/>
              <w:rPr>
                <w:lang w:val="uk-UA"/>
              </w:rPr>
            </w:pPr>
            <w:r w:rsidRPr="005012EF">
              <w:rPr>
                <w:lang w:val="uk-UA"/>
              </w:rPr>
              <w:t>Цільові клієнти активно діляться своєю думкою про те, що їх вразило</w:t>
            </w:r>
          </w:p>
        </w:tc>
        <w:tc>
          <w:tcPr>
            <w:tcW w:w="1843" w:type="dxa"/>
          </w:tcPr>
          <w:p w14:paraId="648B4BFA" w14:textId="77777777" w:rsidR="006029A2" w:rsidRPr="005012EF" w:rsidRDefault="006029A2" w:rsidP="006029A2">
            <w:pPr>
              <w:pStyle w:val="NoSpacing"/>
              <w:jc w:val="left"/>
              <w:rPr>
                <w:lang w:val="uk-UA"/>
              </w:rPr>
            </w:pPr>
            <w:r w:rsidRPr="005012EF">
              <w:rPr>
                <w:lang w:val="uk-UA"/>
              </w:rPr>
              <w:t>Соціальні мережі, месенджери тощо</w:t>
            </w:r>
          </w:p>
          <w:p w14:paraId="4EEEB26D" w14:textId="77777777" w:rsidR="006029A2" w:rsidRPr="005012EF" w:rsidRDefault="006029A2" w:rsidP="006029A2">
            <w:pPr>
              <w:pStyle w:val="NoSpacing"/>
              <w:jc w:val="left"/>
              <w:rPr>
                <w:lang w:val="uk-UA" w:eastAsia="ru-RU"/>
              </w:rPr>
            </w:pPr>
          </w:p>
        </w:tc>
        <w:tc>
          <w:tcPr>
            <w:tcW w:w="1984" w:type="dxa"/>
          </w:tcPr>
          <w:p w14:paraId="363FDC0F" w14:textId="77777777" w:rsidR="006029A2" w:rsidRPr="005012EF" w:rsidRDefault="006029A2" w:rsidP="006029A2">
            <w:pPr>
              <w:pStyle w:val="NoSpacing"/>
              <w:jc w:val="left"/>
              <w:rPr>
                <w:lang w:val="uk-UA"/>
              </w:rPr>
            </w:pPr>
            <w:r w:rsidRPr="005012EF">
              <w:rPr>
                <w:lang w:val="uk-UA"/>
              </w:rPr>
              <w:t>Рішення що не має повних аналогів в світі,</w:t>
            </w:r>
          </w:p>
          <w:p w14:paraId="4AEA0AD5" w14:textId="77777777" w:rsidR="006029A2" w:rsidRPr="005012EF" w:rsidRDefault="006029A2" w:rsidP="006029A2">
            <w:pPr>
              <w:pStyle w:val="NoSpacing"/>
              <w:jc w:val="left"/>
              <w:rPr>
                <w:lang w:val="uk-UA"/>
              </w:rPr>
            </w:pPr>
            <w:r w:rsidRPr="005012EF">
              <w:rPr>
                <w:lang w:val="uk-UA"/>
              </w:rPr>
              <w:t>Невелика ціна,</w:t>
            </w:r>
          </w:p>
          <w:p w14:paraId="0FAE6FFD" w14:textId="77777777" w:rsidR="006029A2" w:rsidRPr="005012EF" w:rsidRDefault="006029A2" w:rsidP="006029A2">
            <w:pPr>
              <w:pStyle w:val="NoSpacing"/>
              <w:jc w:val="left"/>
              <w:rPr>
                <w:lang w:val="uk-UA"/>
              </w:rPr>
            </w:pPr>
            <w:r w:rsidRPr="005012EF">
              <w:rPr>
                <w:lang w:val="uk-UA"/>
              </w:rPr>
              <w:t xml:space="preserve">Зручність у використанні </w:t>
            </w:r>
          </w:p>
        </w:tc>
        <w:tc>
          <w:tcPr>
            <w:tcW w:w="2410" w:type="dxa"/>
          </w:tcPr>
          <w:p w14:paraId="320AF1E3" w14:textId="77777777" w:rsidR="006029A2" w:rsidRPr="005012EF" w:rsidRDefault="006029A2" w:rsidP="006029A2">
            <w:pPr>
              <w:pStyle w:val="NoSpacing"/>
              <w:jc w:val="left"/>
              <w:rPr>
                <w:lang w:val="uk-UA"/>
              </w:rPr>
            </w:pPr>
            <w:r w:rsidRPr="005012EF">
              <w:rPr>
                <w:lang w:val="uk-UA"/>
              </w:rPr>
              <w:t>Показати систему автоматизації, що дійсно економила час людини, виконуючі рутинні процеси</w:t>
            </w:r>
          </w:p>
        </w:tc>
        <w:tc>
          <w:tcPr>
            <w:tcW w:w="1843" w:type="dxa"/>
          </w:tcPr>
          <w:p w14:paraId="68EE550C" w14:textId="77777777" w:rsidR="006029A2" w:rsidRPr="005012EF" w:rsidRDefault="006029A2" w:rsidP="006029A2">
            <w:pPr>
              <w:pStyle w:val="NoSpacing"/>
              <w:jc w:val="left"/>
              <w:rPr>
                <w:lang w:val="uk-UA"/>
              </w:rPr>
            </w:pPr>
            <w:r w:rsidRPr="005012EF">
              <w:rPr>
                <w:lang w:val="uk-UA"/>
              </w:rPr>
              <w:t xml:space="preserve">Пости у соціальних мережах типу </w:t>
            </w:r>
            <w:proofErr w:type="spellStart"/>
            <w:r w:rsidRPr="005012EF">
              <w:rPr>
                <w:lang w:val="uk-UA"/>
              </w:rPr>
              <w:t>Instagram</w:t>
            </w:r>
            <w:proofErr w:type="spellEnd"/>
            <w:r w:rsidRPr="005012EF">
              <w:rPr>
                <w:lang w:val="uk-UA"/>
              </w:rPr>
              <w:t xml:space="preserve">, </w:t>
            </w:r>
            <w:proofErr w:type="spellStart"/>
            <w:r w:rsidRPr="005012EF">
              <w:rPr>
                <w:lang w:val="uk-UA"/>
              </w:rPr>
              <w:t>Facebook</w:t>
            </w:r>
            <w:proofErr w:type="spellEnd"/>
            <w:r w:rsidRPr="005012EF">
              <w:rPr>
                <w:lang w:val="uk-UA"/>
              </w:rPr>
              <w:t xml:space="preserve">, </w:t>
            </w:r>
            <w:proofErr w:type="spellStart"/>
            <w:r w:rsidRPr="005012EF">
              <w:rPr>
                <w:lang w:val="uk-UA"/>
              </w:rPr>
              <w:t>Twitter</w:t>
            </w:r>
            <w:proofErr w:type="spellEnd"/>
            <w:r w:rsidRPr="005012EF">
              <w:rPr>
                <w:lang w:val="uk-UA"/>
              </w:rPr>
              <w:t xml:space="preserve"> тощо</w:t>
            </w:r>
          </w:p>
        </w:tc>
      </w:tr>
    </w:tbl>
    <w:p w14:paraId="63C08996" w14:textId="77777777" w:rsidR="006029A2" w:rsidRPr="005012EF" w:rsidRDefault="006029A2" w:rsidP="006029A2">
      <w:pPr>
        <w:ind w:right="-143"/>
      </w:pPr>
    </w:p>
    <w:p w14:paraId="6C6B37E6" w14:textId="137DA6B4" w:rsidR="006029A2" w:rsidRPr="005012EF" w:rsidRDefault="006029A2" w:rsidP="006029A2">
      <w:pPr>
        <w:pStyle w:val="Heading2"/>
      </w:pPr>
      <w:del w:id="1238" w:author="Rodion Kharabet" w:date="2019-12-06T03:55:00Z">
        <w:r w:rsidRPr="005012EF" w:rsidDel="003969F0">
          <w:lastRenderedPageBreak/>
          <w:tab/>
        </w:r>
      </w:del>
      <w:bookmarkStart w:id="1239" w:name="_Toc25923583"/>
      <w:ins w:id="1240" w:author="Rodion Kharabet" w:date="2019-12-06T03:55:00Z">
        <w:r w:rsidR="003969F0">
          <w:t>4</w:t>
        </w:r>
      </w:ins>
      <w:del w:id="1241" w:author="Rodion Kharabet" w:date="2019-12-06T03:55:00Z">
        <w:r w:rsidRPr="005012EF" w:rsidDel="003969F0">
          <w:delText>5</w:delText>
        </w:r>
      </w:del>
      <w:r w:rsidRPr="005012EF">
        <w:t>.6 Висновки</w:t>
      </w:r>
      <w:bookmarkEnd w:id="1239"/>
    </w:p>
    <w:p w14:paraId="684C6EC9" w14:textId="77777777" w:rsidR="006029A2" w:rsidRPr="005012EF" w:rsidRDefault="006029A2" w:rsidP="006029A2"/>
    <w:p w14:paraId="5742F527" w14:textId="77777777" w:rsidR="006029A2" w:rsidRPr="005012EF" w:rsidRDefault="006029A2" w:rsidP="006029A2">
      <w:r w:rsidRPr="005012EF">
        <w:t xml:space="preserve">У цьому розділі було зроблено аналіз маркетингової перспективи реалізації запропонованого програмно-апаратного комплексу автоматизації ведення домашнього господарства. </w:t>
      </w:r>
    </w:p>
    <w:p w14:paraId="3EC3B4BB" w14:textId="77777777" w:rsidR="006029A2" w:rsidRPr="005012EF" w:rsidRDefault="006029A2" w:rsidP="006029A2">
      <w:r w:rsidRPr="005012EF">
        <w:t>В процесі аналізу було порівняно запропонований комплекс з найближчими конкурентами, що наразі існують на ринку. Оскільки ринок доволі молодий, тому що являє собою окрему гілку автоматизації розумного дому. Повнофункціональних аналогів не було знайдено, тобто можна вважати запропонований продукт першим у своєму роді, що має дійсно заощаджувати людський час, що витрачається на здійснення монотонної рутинної роботи по веденню домашнього господарства</w:t>
      </w:r>
    </w:p>
    <w:p w14:paraId="74F9426C" w14:textId="77777777" w:rsidR="006029A2" w:rsidRPr="005012EF" w:rsidRDefault="006029A2" w:rsidP="006029A2">
      <w:r w:rsidRPr="005012EF">
        <w:t xml:space="preserve">Було виявлено та проаналізовано сильні і слабкі сторони проекту, виявлено спільні риси з існуючими продуктами, та зроблено порівняння. За результатом порівняння можна стверджувати, що запропонований продукт не поступається конкурентам, а є, навіть більш привабливим для потенційної цільової групи клієнтів. </w:t>
      </w:r>
    </w:p>
    <w:p w14:paraId="197616EF" w14:textId="77777777" w:rsidR="006029A2" w:rsidRPr="005012EF" w:rsidRDefault="006029A2" w:rsidP="006029A2">
      <w:r w:rsidRPr="005012EF">
        <w:t xml:space="preserve">Було визначено сегменти ринку та цільову аудиторію для розробленого комплексу. Ними виявилися власники екосистеми розумного дому та люди з купівельною спроможністю вище середньої, які цікавляться розвитком інформаційних технологій. Вищезазначена група не є чутливою до коливань цінового діапазону, тому що їм важливіше отримати якісний продукт. Тому рентабельність ринку можна вважати непоганою, беручі до уваги всі ризики. У випадку виходу продукту на ринок, було підтверджено його конкурентоспроможність, спираючись на стан поточної конкуренції між аналогічними групами продуктів. </w:t>
      </w:r>
    </w:p>
    <w:p w14:paraId="625A7F4D" w14:textId="191778F7" w:rsidR="006029A2" w:rsidRPr="005012EF" w:rsidRDefault="006029A2" w:rsidP="006029A2">
      <w:r w:rsidRPr="005012EF">
        <w:t xml:space="preserve">При сценарії виході проекту на ринок, було розглянуто можливості, що </w:t>
      </w:r>
      <w:r w:rsidR="00C91726" w:rsidRPr="005012EF">
        <w:t>відкриваються</w:t>
      </w:r>
      <w:r w:rsidRPr="005012EF">
        <w:t xml:space="preserve"> та загрози, що можуть з’явитися. Тому було розроблено ринкову та маркетингову стратегії продукту, конкурентної поведінки.</w:t>
      </w:r>
    </w:p>
    <w:p w14:paraId="44D29AD1" w14:textId="77777777" w:rsidR="006029A2" w:rsidRPr="005012EF" w:rsidRDefault="006029A2" w:rsidP="006029A2">
      <w:r w:rsidRPr="005012EF">
        <w:t xml:space="preserve">Також було обрано альтернативну стратегію розвитку продукту. Вона включає в себе пошук партнера серед великих мереж роздрібної торгівлі та просування на ринок </w:t>
      </w:r>
      <w:r w:rsidRPr="005012EF">
        <w:lastRenderedPageBreak/>
        <w:t>продукту під їх брендом. Переваги такого підходу в тому, що в одразу з’являється певна клієнтська база, та буде надано доступ до комерційної бази торгівельної мережі, де містяться всі ідентифікатори та найменування товарів. Всі ці фактори можуть зробити запуск більш успішним та навіть зайняти чітко визначене місце на ринку.</w:t>
      </w:r>
    </w:p>
    <w:p w14:paraId="5E8A28B4" w14:textId="77777777" w:rsidR="006029A2" w:rsidRPr="005012EF" w:rsidRDefault="006029A2" w:rsidP="006029A2">
      <w:r w:rsidRPr="005012EF">
        <w:t xml:space="preserve">Подальша реалізація запропонованого комплексу є цілком доцільною, оскільки сама ідея виявилася вкрай вдалою та знайшла своє місце на ринку та серед потенційних користувачів. Поточна реалізація прототипу ще не є готовою до запуску на ринок, але вже відповідає всім вимогам, поставленим напочатку розробки комплексу автоматизації. </w:t>
      </w:r>
    </w:p>
    <w:p w14:paraId="754866FE" w14:textId="234E2B89" w:rsidR="006029A2" w:rsidRPr="005012EF" w:rsidRDefault="006029A2">
      <w:pPr>
        <w:spacing w:after="160" w:line="259" w:lineRule="auto"/>
        <w:ind w:firstLine="0"/>
        <w:jc w:val="left"/>
      </w:pPr>
      <w:r w:rsidRPr="005012EF">
        <w:br w:type="page"/>
      </w:r>
    </w:p>
    <w:p w14:paraId="2F20B586" w14:textId="57758B3F" w:rsidR="00E84730" w:rsidRPr="005012EF" w:rsidRDefault="00C5720A" w:rsidP="00B91B49">
      <w:pPr>
        <w:pStyle w:val="Heading1"/>
      </w:pPr>
      <w:bookmarkStart w:id="1242" w:name="_Toc25923584"/>
      <w:r w:rsidRPr="005012EF">
        <w:rPr>
          <w:caps w:val="0"/>
        </w:rPr>
        <w:lastRenderedPageBreak/>
        <w:t>ВИСНОВКИ</w:t>
      </w:r>
      <w:bookmarkEnd w:id="1242"/>
    </w:p>
    <w:p w14:paraId="1B497FC5" w14:textId="2249E375" w:rsidR="00B91B49" w:rsidRPr="005012EF" w:rsidRDefault="00B91B49" w:rsidP="00B91B49"/>
    <w:p w14:paraId="17FDB7D4" w14:textId="4D4B97BB" w:rsidR="00D620A0" w:rsidRPr="005012EF" w:rsidRDefault="0039060F" w:rsidP="00D620A0">
      <w:r w:rsidRPr="005012EF">
        <w:t xml:space="preserve">В </w:t>
      </w:r>
      <w:r w:rsidR="00EC3542" w:rsidRPr="005012EF">
        <w:t xml:space="preserve">магістерській </w:t>
      </w:r>
      <w:r w:rsidR="003607E5" w:rsidRPr="005012EF">
        <w:t xml:space="preserve">дисертації було розглянуто </w:t>
      </w:r>
      <w:del w:id="1243" w:author="Rodion Kharabet" w:date="2019-12-06T03:50:00Z">
        <w:r w:rsidR="003607E5" w:rsidRPr="005012EF" w:rsidDel="00F0256A">
          <w:delText xml:space="preserve">проблему </w:delText>
        </w:r>
      </w:del>
      <w:ins w:id="1244" w:author="Rodion Kharabet" w:date="2019-12-06T03:50:00Z">
        <w:r w:rsidR="00F0256A">
          <w:t>задачу</w:t>
        </w:r>
        <w:r w:rsidR="00F0256A" w:rsidRPr="005012EF">
          <w:t xml:space="preserve"> </w:t>
        </w:r>
      </w:ins>
      <w:r w:rsidR="003607E5" w:rsidRPr="005012EF">
        <w:t>автоматизації ведення домашнього господарства</w:t>
      </w:r>
      <w:r w:rsidR="003224E3" w:rsidRPr="005012EF">
        <w:t xml:space="preserve">. </w:t>
      </w:r>
      <w:r w:rsidR="003B1BA1" w:rsidRPr="005012EF">
        <w:t xml:space="preserve">Оскільки автоматизація в повсякденне життя людей інтегрувалась не так давно, то ще не всі потреби людей були </w:t>
      </w:r>
      <w:del w:id="1245" w:author="Rodion Kharabet" w:date="2019-12-06T03:51:00Z">
        <w:r w:rsidR="003B1BA1" w:rsidRPr="005012EF" w:rsidDel="00143CAE">
          <w:delText>задовільнені</w:delText>
        </w:r>
      </w:del>
      <w:ins w:id="1246" w:author="Rodion Kharabet" w:date="2019-12-06T03:51:00Z">
        <w:r w:rsidR="00143CAE">
          <w:t>задоволені</w:t>
        </w:r>
      </w:ins>
      <w:r w:rsidR="003B1BA1" w:rsidRPr="005012EF">
        <w:t>. Обговорюючи автоматизаці</w:t>
      </w:r>
      <w:ins w:id="1247" w:author="Rodion Kharabet" w:date="2019-12-06T03:51:00Z">
        <w:r w:rsidR="00143CAE">
          <w:t>ю</w:t>
        </w:r>
      </w:ins>
      <w:del w:id="1248" w:author="Rodion Kharabet" w:date="2019-12-06T03:51:00Z">
        <w:r w:rsidR="003B1BA1" w:rsidRPr="005012EF" w:rsidDel="00143CAE">
          <w:delText>ї</w:delText>
        </w:r>
      </w:del>
      <w:r w:rsidR="003B1BA1" w:rsidRPr="005012EF">
        <w:t xml:space="preserve"> таких процесів зазвичай використовують термін розумний дім. На сьогоднішній день це доволі розвинута гілка продуктів інтернету речей. Люди можуть керувати освітленням, температурою та вологою повітря в своїх домівках. Але по більшій частині </w:t>
      </w:r>
      <w:r w:rsidR="00234524" w:rsidRPr="005012EF">
        <w:t xml:space="preserve">існуючі рішення надають змогу автоматизувати регулювання електричних пристроїв. Більшість з таких електричних пристроїв існувала у житті людей і до активного розвитку інтернету речей. Відмінність лише в тому, що тепер люди можуть дистанційно здійснити регулювання або виставити програму, що автоматично буде відслідковувати параметри електричних пристроїв та здійснювати самостійне регулювання за необхідності. </w:t>
      </w:r>
      <w:r w:rsidR="002C1BCC" w:rsidRPr="005012EF">
        <w:t>При дослідженні сфер життя людини, що не були ще автоматизованими, було виділено сферу ведення домашнього господарства. Ця частина життя кожної людини потребує від неї регулярного виконання однакових дій через приблизно однаковий проміжок часу. Деякі процеси у веден</w:t>
      </w:r>
      <w:r w:rsidR="00D620A0" w:rsidRPr="005012EF">
        <w:t>н</w:t>
      </w:r>
      <w:r w:rsidR="002C1BCC" w:rsidRPr="005012EF">
        <w:t>і домашнього господарства є досить простими, щоб доручити їх виконання машина</w:t>
      </w:r>
      <w:r w:rsidR="00D620A0" w:rsidRPr="005012EF">
        <w:t>м</w:t>
      </w:r>
      <w:r w:rsidR="002C1BCC" w:rsidRPr="005012EF">
        <w:t xml:space="preserve">, тим самим звільнивши </w:t>
      </w:r>
      <w:r w:rsidR="00D620A0" w:rsidRPr="005012EF">
        <w:t xml:space="preserve">додатковий </w:t>
      </w:r>
      <w:r w:rsidR="002C1BCC" w:rsidRPr="005012EF">
        <w:t>вільний час</w:t>
      </w:r>
      <w:r w:rsidR="00D620A0" w:rsidRPr="005012EF">
        <w:t xml:space="preserve"> для людини, щоб вона могла займатися іншими задачами, що потребують креативного мислення та не можуть бути виконаними машинами</w:t>
      </w:r>
      <w:r w:rsidR="003741D1" w:rsidRPr="005012EF">
        <w:t>.</w:t>
      </w:r>
      <w:r w:rsidR="00D620A0" w:rsidRPr="005012EF">
        <w:t xml:space="preserve"> Одним за таких процесів, що доцільно було б </w:t>
      </w:r>
      <w:r w:rsidR="0018574E" w:rsidRPr="005012EF">
        <w:t>автоматизувати</w:t>
      </w:r>
      <w:r w:rsidR="00D620A0" w:rsidRPr="005012EF">
        <w:t>, було обрано складання списку покупок. Адже</w:t>
      </w:r>
      <w:r w:rsidR="003D6263" w:rsidRPr="005012EF">
        <w:t xml:space="preserve"> </w:t>
      </w:r>
      <w:r w:rsidR="00D620A0" w:rsidRPr="005012EF">
        <w:t>при складанні списку покупок людині доводиться кожного разу здійснювати моніторинг наявних товарів, і вже виходячи з нього – додавати певний товар до списку.</w:t>
      </w:r>
    </w:p>
    <w:p w14:paraId="2DC292EB" w14:textId="53F157F9" w:rsidR="00F712B1" w:rsidRPr="005012EF" w:rsidRDefault="00F712B1" w:rsidP="00D620A0">
      <w:r w:rsidRPr="005012EF">
        <w:t>Автоматизувати розглянутий процес було вирішено шляхом розроблення програмно-апаратного комплексу, що постійно має інформацію про наявні товари в домі у користувача. Маючі інформацію про стан наявних речей у домі, користувач буде чітко розуміти, чого йому не вистачає та зможе легко скласти список покупок.</w:t>
      </w:r>
    </w:p>
    <w:p w14:paraId="6CC8CA3D" w14:textId="3D617BDB" w:rsidR="00511F1D" w:rsidRPr="005012EF" w:rsidRDefault="00511F1D" w:rsidP="00D620A0">
      <w:r w:rsidRPr="005012EF">
        <w:lastRenderedPageBreak/>
        <w:t xml:space="preserve">Для відслідковування потрапляння нових товарів та утилізації використаних було вирішено застосувати широко розповсюджений метод ідентифікації – ідентифікацію за штрих-кодом. Він є доволі прости та відомий у всьому світі, але має певні недоліки. Проаналізувавши предметну область, було вирішено додати ще один метод ідентифікації, що був би більш надійним та потребував меншого ступеню взаємодії з користувачем. Якнайкраще для цього підійшла радіочастотна ідентифікація. Але через відсутність широкого застосування в мережах роздрібної торгівлі, вона має певні недоліки. </w:t>
      </w:r>
      <w:r w:rsidR="0018574E" w:rsidRPr="005012EF">
        <w:t>Зокрема</w:t>
      </w:r>
      <w:r w:rsidRPr="005012EF">
        <w:t>, щоб використовувати такий метод ідентифікації товарів</w:t>
      </w:r>
      <w:r w:rsidR="00C659B1" w:rsidRPr="005012EF">
        <w:t xml:space="preserve"> користувач повинен самостійно маркувати радіочастотними мітками кожен товар, що є в домі. Цей недолік може бути нівельовано у майбутньому завдяки поширенню використання радіочастотних міток як засобу маркування товарів замість штрих-кодів.</w:t>
      </w:r>
    </w:p>
    <w:p w14:paraId="07A7BDD9" w14:textId="373773C1" w:rsidR="0049410D" w:rsidRPr="005012EF" w:rsidRDefault="006C7129" w:rsidP="00B91B49">
      <w:r w:rsidRPr="005012EF">
        <w:t xml:space="preserve">За результатом досліджень було визначено задачі та вимоги до </w:t>
      </w:r>
      <w:r w:rsidR="00B13238" w:rsidRPr="005012EF">
        <w:t>розроблювано</w:t>
      </w:r>
      <w:r w:rsidR="00862504" w:rsidRPr="005012EF">
        <w:t>ї</w:t>
      </w:r>
      <w:r w:rsidR="00B13238" w:rsidRPr="005012EF">
        <w:t xml:space="preserve"> </w:t>
      </w:r>
      <w:r w:rsidRPr="005012EF">
        <w:t xml:space="preserve">системи автоматизації ведення домашнього господарства. Після дослідження ринку було виявлено, що повного аналогу за функціональністю ще не існує, а найближчі потенційні конкуренти </w:t>
      </w:r>
      <w:r w:rsidR="001B4657" w:rsidRPr="005012EF">
        <w:t>надають тільки частину можливостей, що будуть реалізовані в запропонованому програмно-апаратному комплексу автоматизації ведення домашнього господарства з використанням радіочастотної ідентифікації</w:t>
      </w:r>
      <w:r w:rsidR="00BA66B4" w:rsidRPr="005012EF">
        <w:t>.</w:t>
      </w:r>
    </w:p>
    <w:p w14:paraId="3D623B7F" w14:textId="428765FB" w:rsidR="00BA5EDF" w:rsidRDefault="00FC54A9" w:rsidP="00BA5EDF">
      <w:r w:rsidRPr="005012EF">
        <w:t xml:space="preserve">В результаті розробки було </w:t>
      </w:r>
      <w:del w:id="1249" w:author="Rodion Kharabet" w:date="2019-12-06T03:51:00Z">
        <w:r w:rsidRPr="005012EF" w:rsidDel="00143CAE">
          <w:delText xml:space="preserve">отримано </w:delText>
        </w:r>
      </w:del>
      <w:ins w:id="1250" w:author="Rodion Kharabet" w:date="2019-12-06T03:51:00Z">
        <w:r w:rsidR="00143CAE">
          <w:t>розроблено</w:t>
        </w:r>
        <w:r w:rsidR="00143CAE" w:rsidRPr="005012EF">
          <w:t xml:space="preserve"> </w:t>
        </w:r>
      </w:ins>
      <w:r w:rsidRPr="005012EF">
        <w:t>програмно-апаратний комплекс, що складається з двох автономних пристроїв та клієнтського веб-застосунку. Отримане рішення дозволяє впровадити систем</w:t>
      </w:r>
      <w:r w:rsidR="000C00F5" w:rsidRPr="005012EF">
        <w:t>у</w:t>
      </w:r>
      <w:r w:rsidRPr="005012EF">
        <w:t xml:space="preserve"> моніторингу наявних в домі товарів</w:t>
      </w:r>
      <w:r w:rsidR="000C00F5" w:rsidRPr="005012EF">
        <w:t>, р</w:t>
      </w:r>
      <w:r w:rsidRPr="005012EF">
        <w:t>озмістивши пристрої біля кошику для сміття</w:t>
      </w:r>
      <w:r w:rsidR="000C00F5" w:rsidRPr="005012EF">
        <w:t xml:space="preserve">. Користувачу потрібно буде лише зчитувати штрих-коди куплених товарів камерою смартфону для додавання товару у систему моніторингу. При викиданні товару до сміттєвого кошика, </w:t>
      </w:r>
      <w:r w:rsidR="00E23B8B" w:rsidRPr="005012EF">
        <w:t xml:space="preserve">пристрій, що розміщений поряд, автоматично ідентифікує викинутий товар і відповідні зміни внесуться до системи моніторингу. </w:t>
      </w:r>
      <w:r w:rsidR="007D0D2B" w:rsidRPr="005012EF">
        <w:t xml:space="preserve">Розроблений макет системи </w:t>
      </w:r>
      <w:r w:rsidR="00626FAE" w:rsidRPr="005012EF">
        <w:t>відповідає визначеним вимогам та вирішує поставлені задачі.</w:t>
      </w:r>
    </w:p>
    <w:p w14:paraId="0E3F6C63" w14:textId="77777777" w:rsidR="00BA5EDF" w:rsidRDefault="00BA5EDF">
      <w:pPr>
        <w:spacing w:after="160" w:line="259" w:lineRule="auto"/>
        <w:ind w:firstLine="0"/>
        <w:jc w:val="left"/>
      </w:pPr>
      <w:r>
        <w:br w:type="page"/>
      </w:r>
    </w:p>
    <w:p w14:paraId="61D9FBE7" w14:textId="3AF3A538" w:rsidR="005447A5" w:rsidRDefault="00BA5EDF" w:rsidP="00BA5EDF">
      <w:pPr>
        <w:pStyle w:val="Heading1"/>
        <w:rPr>
          <w:caps w:val="0"/>
        </w:rPr>
      </w:pPr>
      <w:r w:rsidRPr="00770D46">
        <w:rPr>
          <w:caps w:val="0"/>
        </w:rPr>
        <w:lastRenderedPageBreak/>
        <w:t>СПИСОК ВИКОРИСТАНОЇ ЛІТЕРАТУРИ</w:t>
      </w:r>
    </w:p>
    <w:p w14:paraId="30163B66" w14:textId="5FF17AAA" w:rsidR="00BA5EDF" w:rsidRDefault="00BA5EDF" w:rsidP="00BA5EDF"/>
    <w:p w14:paraId="4DFBB7F4" w14:textId="61190F21" w:rsidR="00BA5EDF" w:rsidRPr="00F534C2" w:rsidRDefault="00BA5EDF" w:rsidP="00F534C2">
      <w:pPr>
        <w:pStyle w:val="ListParagraph"/>
        <w:numPr>
          <w:ilvl w:val="0"/>
          <w:numId w:val="4"/>
        </w:numPr>
      </w:pPr>
      <w:proofErr w:type="spellStart"/>
      <w:r w:rsidRPr="00F534C2">
        <w:t>Automated</w:t>
      </w:r>
      <w:proofErr w:type="spellEnd"/>
      <w:r w:rsidRPr="00F534C2">
        <w:t xml:space="preserve"> </w:t>
      </w:r>
      <w:proofErr w:type="spellStart"/>
      <w:r w:rsidRPr="00F534C2">
        <w:t>Grocery</w:t>
      </w:r>
      <w:proofErr w:type="spellEnd"/>
      <w:r w:rsidRPr="00F534C2">
        <w:t xml:space="preserve"> </w:t>
      </w:r>
      <w:proofErr w:type="spellStart"/>
      <w:r w:rsidRPr="00F534C2">
        <w:t>List</w:t>
      </w:r>
      <w:proofErr w:type="spellEnd"/>
      <w:r w:rsidRPr="00F534C2">
        <w:t xml:space="preserve"> </w:t>
      </w:r>
      <w:proofErr w:type="spellStart"/>
      <w:r w:rsidRPr="00F534C2">
        <w:t>Maker</w:t>
      </w:r>
      <w:proofErr w:type="spellEnd"/>
      <w:r w:rsidRPr="00F534C2">
        <w:t xml:space="preserve"> [Електронний ресурс] – Режим доступу до ресурсу: </w:t>
      </w:r>
      <w:hyperlink r:id="rId49" w:history="1">
        <w:r w:rsidRPr="00F534C2">
          <w:rPr>
            <w:rStyle w:val="Hyperlink"/>
            <w:color w:val="auto"/>
            <w:u w:val="none"/>
          </w:rPr>
          <w:t>https://www.plantoeat.com/tour/automated-grocery-list-maker/</w:t>
        </w:r>
      </w:hyperlink>
      <w:r w:rsidRPr="00F534C2">
        <w:t>.</w:t>
      </w:r>
      <w:r w:rsidR="00D51F07" w:rsidRPr="00D51F07">
        <w:t xml:space="preserve"> – 26.11.2019.</w:t>
      </w:r>
    </w:p>
    <w:p w14:paraId="03E0ED87" w14:textId="67118F34" w:rsidR="00BA5EDF" w:rsidRPr="00F534C2" w:rsidRDefault="00BA5EDF" w:rsidP="00F534C2">
      <w:pPr>
        <w:pStyle w:val="ListParagraph"/>
        <w:numPr>
          <w:ilvl w:val="0"/>
          <w:numId w:val="4"/>
        </w:numPr>
      </w:pPr>
      <w:r w:rsidRPr="00F534C2">
        <w:t xml:space="preserve">A </w:t>
      </w:r>
      <w:proofErr w:type="spellStart"/>
      <w:r w:rsidRPr="00F534C2">
        <w:t>Smart</w:t>
      </w:r>
      <w:proofErr w:type="spellEnd"/>
      <w:r w:rsidRPr="00F534C2">
        <w:t xml:space="preserve"> </w:t>
      </w:r>
      <w:proofErr w:type="spellStart"/>
      <w:r w:rsidRPr="00F534C2">
        <w:t>Trash</w:t>
      </w:r>
      <w:proofErr w:type="spellEnd"/>
      <w:r w:rsidRPr="00F534C2">
        <w:t xml:space="preserve"> </w:t>
      </w:r>
      <w:proofErr w:type="spellStart"/>
      <w:r w:rsidRPr="00F534C2">
        <w:t>Can</w:t>
      </w:r>
      <w:proofErr w:type="spellEnd"/>
      <w:r w:rsidRPr="00F534C2">
        <w:t xml:space="preserve"> </w:t>
      </w:r>
      <w:proofErr w:type="spellStart"/>
      <w:r w:rsidRPr="00F534C2">
        <w:t>To</w:t>
      </w:r>
      <w:proofErr w:type="spellEnd"/>
      <w:r w:rsidRPr="00F534C2">
        <w:t xml:space="preserve"> </w:t>
      </w:r>
      <w:proofErr w:type="spellStart"/>
      <w:r w:rsidRPr="00F534C2">
        <w:t>Automate</w:t>
      </w:r>
      <w:proofErr w:type="spellEnd"/>
      <w:r w:rsidRPr="00F534C2">
        <w:t xml:space="preserve"> </w:t>
      </w:r>
      <w:proofErr w:type="spellStart"/>
      <w:r w:rsidRPr="00F534C2">
        <w:t>Your</w:t>
      </w:r>
      <w:proofErr w:type="spellEnd"/>
      <w:r w:rsidRPr="00F534C2">
        <w:t xml:space="preserve"> </w:t>
      </w:r>
      <w:proofErr w:type="spellStart"/>
      <w:r w:rsidRPr="00F534C2">
        <w:t>Grocery</w:t>
      </w:r>
      <w:proofErr w:type="spellEnd"/>
      <w:r w:rsidRPr="00F534C2">
        <w:t xml:space="preserve"> </w:t>
      </w:r>
      <w:proofErr w:type="spellStart"/>
      <w:r w:rsidRPr="00F534C2">
        <w:t>Lists</w:t>
      </w:r>
      <w:proofErr w:type="spellEnd"/>
      <w:r w:rsidRPr="00F534C2">
        <w:t xml:space="preserve"> [Електронний ресурс]. – Режим доступу до ресурсу: </w:t>
      </w:r>
      <w:hyperlink r:id="rId50" w:history="1">
        <w:r w:rsidR="001B67DC" w:rsidRPr="00F534C2">
          <w:rPr>
            <w:rStyle w:val="Hyperlink"/>
            <w:color w:val="auto"/>
            <w:u w:val="none"/>
          </w:rPr>
          <w:t>https://www.entrepreneur.com/article/288561</w:t>
        </w:r>
      </w:hyperlink>
      <w:r w:rsidRPr="00F534C2">
        <w:t>.</w:t>
      </w:r>
      <w:r w:rsidR="00D51F07" w:rsidRPr="00D51F07">
        <w:t xml:space="preserve"> – 26.11.2019.</w:t>
      </w:r>
    </w:p>
    <w:p w14:paraId="69AEEE04" w14:textId="27AFA11A" w:rsidR="001B67DC" w:rsidRPr="00F534C2" w:rsidRDefault="001B67DC" w:rsidP="00F534C2">
      <w:pPr>
        <w:pStyle w:val="ListParagraph"/>
        <w:numPr>
          <w:ilvl w:val="0"/>
          <w:numId w:val="4"/>
        </w:numPr>
      </w:pPr>
      <w:proofErr w:type="spellStart"/>
      <w:r w:rsidRPr="00F534C2">
        <w:t>Groover</w:t>
      </w:r>
      <w:proofErr w:type="spellEnd"/>
      <w:r w:rsidRPr="00F534C2">
        <w:t xml:space="preserve"> M. </w:t>
      </w:r>
      <w:proofErr w:type="spellStart"/>
      <w:r w:rsidRPr="00F534C2">
        <w:t>Fundamentals</w:t>
      </w:r>
      <w:proofErr w:type="spellEnd"/>
      <w:r w:rsidRPr="00F534C2">
        <w:t xml:space="preserve"> </w:t>
      </w:r>
      <w:proofErr w:type="spellStart"/>
      <w:r w:rsidRPr="00F534C2">
        <w:t>of</w:t>
      </w:r>
      <w:proofErr w:type="spellEnd"/>
      <w:r w:rsidRPr="00F534C2">
        <w:t xml:space="preserve"> </w:t>
      </w:r>
      <w:proofErr w:type="spellStart"/>
      <w:r w:rsidRPr="00F534C2">
        <w:t>Modern</w:t>
      </w:r>
      <w:proofErr w:type="spellEnd"/>
      <w:r w:rsidRPr="00F534C2">
        <w:t xml:space="preserve"> </w:t>
      </w:r>
      <w:proofErr w:type="spellStart"/>
      <w:r w:rsidRPr="00F534C2">
        <w:t>Manufacturing</w:t>
      </w:r>
      <w:proofErr w:type="spellEnd"/>
      <w:r w:rsidRPr="00F534C2">
        <w:t xml:space="preserve">: </w:t>
      </w:r>
      <w:proofErr w:type="spellStart"/>
      <w:r w:rsidRPr="00F534C2">
        <w:t>Materials</w:t>
      </w:r>
      <w:proofErr w:type="spellEnd"/>
      <w:r w:rsidRPr="00F534C2">
        <w:t xml:space="preserve">, </w:t>
      </w:r>
      <w:proofErr w:type="spellStart"/>
      <w:r w:rsidRPr="00F534C2">
        <w:t>Processes</w:t>
      </w:r>
      <w:proofErr w:type="spellEnd"/>
      <w:r w:rsidRPr="00F534C2">
        <w:t xml:space="preserve">, </w:t>
      </w:r>
      <w:proofErr w:type="spellStart"/>
      <w:r w:rsidRPr="00F534C2">
        <w:t>and</w:t>
      </w:r>
      <w:proofErr w:type="spellEnd"/>
      <w:r w:rsidRPr="00F534C2">
        <w:t xml:space="preserve"> </w:t>
      </w:r>
      <w:proofErr w:type="spellStart"/>
      <w:r w:rsidRPr="00F534C2">
        <w:t>Systems</w:t>
      </w:r>
      <w:proofErr w:type="spellEnd"/>
      <w:r w:rsidRPr="00F534C2">
        <w:t xml:space="preserve">. / </w:t>
      </w:r>
      <w:proofErr w:type="spellStart"/>
      <w:r w:rsidRPr="00F534C2">
        <w:t>Mikell</w:t>
      </w:r>
      <w:proofErr w:type="spellEnd"/>
      <w:r w:rsidRPr="00F534C2">
        <w:t xml:space="preserve"> </w:t>
      </w:r>
      <w:proofErr w:type="spellStart"/>
      <w:r w:rsidRPr="00F534C2">
        <w:t>Groover</w:t>
      </w:r>
      <w:proofErr w:type="spellEnd"/>
      <w:r w:rsidRPr="00F534C2">
        <w:t>., 2014.</w:t>
      </w:r>
      <w:r w:rsidR="00D51F07" w:rsidRPr="00D51F07">
        <w:t xml:space="preserve"> – 26.11.2019.</w:t>
      </w:r>
    </w:p>
    <w:p w14:paraId="2B5E825B" w14:textId="17C41972" w:rsidR="001B67DC" w:rsidRPr="00F534C2" w:rsidRDefault="001B67DC" w:rsidP="00F534C2">
      <w:pPr>
        <w:pStyle w:val="ListParagraph"/>
        <w:numPr>
          <w:ilvl w:val="0"/>
          <w:numId w:val="4"/>
        </w:numPr>
      </w:pPr>
      <w:proofErr w:type="spellStart"/>
      <w:r w:rsidRPr="00F534C2">
        <w:t>Automatic</w:t>
      </w:r>
      <w:proofErr w:type="spellEnd"/>
      <w:r w:rsidRPr="00F534C2">
        <w:t xml:space="preserve"> </w:t>
      </w:r>
      <w:proofErr w:type="spellStart"/>
      <w:r w:rsidRPr="00F534C2">
        <w:t>Identification</w:t>
      </w:r>
      <w:proofErr w:type="spellEnd"/>
      <w:r w:rsidRPr="00F534C2">
        <w:t xml:space="preserve"> </w:t>
      </w:r>
      <w:proofErr w:type="spellStart"/>
      <w:r w:rsidRPr="00F534C2">
        <w:t>and</w:t>
      </w:r>
      <w:proofErr w:type="spellEnd"/>
      <w:r w:rsidRPr="00F534C2">
        <w:t xml:space="preserve"> </w:t>
      </w:r>
      <w:proofErr w:type="spellStart"/>
      <w:r w:rsidRPr="00F534C2">
        <w:t>Data</w:t>
      </w:r>
      <w:proofErr w:type="spellEnd"/>
      <w:r w:rsidRPr="00F534C2">
        <w:t xml:space="preserve"> </w:t>
      </w:r>
      <w:proofErr w:type="spellStart"/>
      <w:r w:rsidRPr="00F534C2">
        <w:t>Capture</w:t>
      </w:r>
      <w:proofErr w:type="spellEnd"/>
      <w:r w:rsidRPr="00F534C2">
        <w:t xml:space="preserve"> (</w:t>
      </w:r>
      <w:proofErr w:type="spellStart"/>
      <w:r w:rsidRPr="00F534C2">
        <w:t>Barcodes</w:t>
      </w:r>
      <w:proofErr w:type="spellEnd"/>
      <w:r w:rsidRPr="00F534C2">
        <w:t xml:space="preserve">, </w:t>
      </w:r>
      <w:proofErr w:type="spellStart"/>
      <w:r w:rsidRPr="00F534C2">
        <w:t>Magnetic</w:t>
      </w:r>
      <w:proofErr w:type="spellEnd"/>
      <w:r w:rsidRPr="00F534C2">
        <w:t xml:space="preserve"> </w:t>
      </w:r>
      <w:proofErr w:type="spellStart"/>
      <w:r w:rsidRPr="00F534C2">
        <w:t>Stripe</w:t>
      </w:r>
      <w:proofErr w:type="spellEnd"/>
      <w:r w:rsidRPr="00F534C2">
        <w:t xml:space="preserve"> </w:t>
      </w:r>
      <w:proofErr w:type="spellStart"/>
      <w:r w:rsidRPr="00F534C2">
        <w:t>Cards</w:t>
      </w:r>
      <w:proofErr w:type="spellEnd"/>
      <w:r w:rsidRPr="00F534C2">
        <w:t xml:space="preserve">, </w:t>
      </w:r>
      <w:proofErr w:type="spellStart"/>
      <w:r w:rsidRPr="00F534C2">
        <w:t>Smart</w:t>
      </w:r>
      <w:proofErr w:type="spellEnd"/>
      <w:r w:rsidRPr="00F534C2">
        <w:t xml:space="preserve"> </w:t>
      </w:r>
      <w:proofErr w:type="spellStart"/>
      <w:r w:rsidRPr="00F534C2">
        <w:t>Cards</w:t>
      </w:r>
      <w:proofErr w:type="spellEnd"/>
      <w:r w:rsidRPr="00F534C2">
        <w:t xml:space="preserve">, OCR </w:t>
      </w:r>
      <w:proofErr w:type="spellStart"/>
      <w:r w:rsidRPr="00F534C2">
        <w:t>Systems</w:t>
      </w:r>
      <w:proofErr w:type="spellEnd"/>
      <w:r w:rsidRPr="00F534C2">
        <w:t xml:space="preserve">, RFID </w:t>
      </w:r>
      <w:proofErr w:type="spellStart"/>
      <w:r w:rsidRPr="00F534C2">
        <w:t>Products</w:t>
      </w:r>
      <w:proofErr w:type="spellEnd"/>
      <w:r w:rsidRPr="00F534C2">
        <w:t xml:space="preserve"> &amp; </w:t>
      </w:r>
      <w:proofErr w:type="spellStart"/>
      <w:r w:rsidRPr="00F534C2">
        <w:t>Biometric</w:t>
      </w:r>
      <w:proofErr w:type="spellEnd"/>
      <w:r w:rsidRPr="00F534C2">
        <w:t xml:space="preserve"> </w:t>
      </w:r>
      <w:proofErr w:type="spellStart"/>
      <w:r w:rsidRPr="00F534C2">
        <w:t>Systems</w:t>
      </w:r>
      <w:proofErr w:type="spellEnd"/>
      <w:r w:rsidRPr="00F534C2">
        <w:t xml:space="preserve">) </w:t>
      </w:r>
      <w:proofErr w:type="spellStart"/>
      <w:r w:rsidRPr="00F534C2">
        <w:t>Market</w:t>
      </w:r>
      <w:proofErr w:type="spellEnd"/>
      <w:r w:rsidRPr="00F534C2">
        <w:t xml:space="preserve"> - </w:t>
      </w:r>
      <w:proofErr w:type="spellStart"/>
      <w:r w:rsidRPr="00F534C2">
        <w:t>Global</w:t>
      </w:r>
      <w:proofErr w:type="spellEnd"/>
      <w:r w:rsidRPr="00F534C2">
        <w:t xml:space="preserve"> </w:t>
      </w:r>
      <w:proofErr w:type="spellStart"/>
      <w:r w:rsidRPr="00F534C2">
        <w:t>Forecast</w:t>
      </w:r>
      <w:proofErr w:type="spellEnd"/>
      <w:r w:rsidRPr="00F534C2">
        <w:t xml:space="preserve"> </w:t>
      </w:r>
      <w:proofErr w:type="spellStart"/>
      <w:r w:rsidRPr="00F534C2">
        <w:t>to</w:t>
      </w:r>
      <w:proofErr w:type="spellEnd"/>
      <w:r w:rsidRPr="00F534C2">
        <w:t xml:space="preserve"> 2023 [Електронний ресурс] – Режим доступу до ресурсу: </w:t>
      </w:r>
      <w:hyperlink r:id="rId51" w:history="1">
        <w:r w:rsidRPr="00F534C2">
          <w:rPr>
            <w:rStyle w:val="Hyperlink"/>
            <w:color w:val="auto"/>
            <w:u w:val="none"/>
          </w:rPr>
          <w:t>https://apnews.com/61904f62798e4065a041dc9f17759ea4</w:t>
        </w:r>
      </w:hyperlink>
      <w:r w:rsidRPr="00F534C2">
        <w:t>.</w:t>
      </w:r>
      <w:r w:rsidR="00D51F07" w:rsidRPr="00D51F07">
        <w:t xml:space="preserve"> – 26.11.2019.</w:t>
      </w:r>
    </w:p>
    <w:p w14:paraId="638DCA2A" w14:textId="5910EA54" w:rsidR="001B67DC" w:rsidRDefault="001B67DC" w:rsidP="00F534C2">
      <w:pPr>
        <w:pStyle w:val="ListParagraph"/>
        <w:numPr>
          <w:ilvl w:val="0"/>
          <w:numId w:val="4"/>
        </w:numPr>
      </w:pPr>
      <w:r w:rsidRPr="00F534C2">
        <w:t xml:space="preserve">A </w:t>
      </w:r>
      <w:proofErr w:type="spellStart"/>
      <w:r w:rsidRPr="00F534C2">
        <w:t>Short</w:t>
      </w:r>
      <w:proofErr w:type="spellEnd"/>
      <w:r w:rsidRPr="00F534C2">
        <w:t xml:space="preserve"> </w:t>
      </w:r>
      <w:proofErr w:type="spellStart"/>
      <w:r w:rsidRPr="00F534C2">
        <w:t>History</w:t>
      </w:r>
      <w:proofErr w:type="spellEnd"/>
      <w:r w:rsidRPr="00F534C2">
        <w:t xml:space="preserve"> </w:t>
      </w:r>
      <w:proofErr w:type="spellStart"/>
      <w:r w:rsidRPr="00F534C2">
        <w:t>Of</w:t>
      </w:r>
      <w:proofErr w:type="spellEnd"/>
      <w:r w:rsidRPr="00F534C2">
        <w:t xml:space="preserve"> </w:t>
      </w:r>
      <w:proofErr w:type="spellStart"/>
      <w:r w:rsidRPr="00F534C2">
        <w:t>Bar</w:t>
      </w:r>
      <w:proofErr w:type="spellEnd"/>
      <w:r w:rsidRPr="00F534C2">
        <w:t xml:space="preserve"> </w:t>
      </w:r>
      <w:proofErr w:type="spellStart"/>
      <w:r w:rsidRPr="00F534C2">
        <w:t>Code</w:t>
      </w:r>
      <w:proofErr w:type="spellEnd"/>
      <w:r w:rsidRPr="00F534C2">
        <w:t xml:space="preserve"> [Електронний ресурс] // </w:t>
      </w:r>
      <w:proofErr w:type="spellStart"/>
      <w:r w:rsidRPr="00F534C2">
        <w:t>Adams</w:t>
      </w:r>
      <w:proofErr w:type="spellEnd"/>
      <w:r w:rsidRPr="00F534C2">
        <w:t xml:space="preserve"> </w:t>
      </w:r>
      <w:proofErr w:type="spellStart"/>
      <w:r w:rsidRPr="00F534C2">
        <w:t>Communications</w:t>
      </w:r>
      <w:proofErr w:type="spellEnd"/>
      <w:r w:rsidRPr="00F534C2">
        <w:t xml:space="preserve"> – Режим доступу до ресурсу: </w:t>
      </w:r>
      <w:hyperlink r:id="rId52" w:history="1">
        <w:r w:rsidRPr="00F534C2">
          <w:rPr>
            <w:rStyle w:val="Hyperlink"/>
            <w:color w:val="auto"/>
            <w:u w:val="none"/>
          </w:rPr>
          <w:t>http://www.adams1.com/history.html</w:t>
        </w:r>
      </w:hyperlink>
      <w:r w:rsidRPr="00F534C2">
        <w:t>.</w:t>
      </w:r>
      <w:r w:rsidR="00D51F07" w:rsidRPr="00D51F07">
        <w:t xml:space="preserve"> – 26.11.2019.</w:t>
      </w:r>
    </w:p>
    <w:p w14:paraId="2C030043" w14:textId="78FA7007" w:rsidR="00F534C2" w:rsidRDefault="00F534C2" w:rsidP="00F534C2">
      <w:pPr>
        <w:pStyle w:val="ListParagraph"/>
        <w:numPr>
          <w:ilvl w:val="0"/>
          <w:numId w:val="4"/>
        </w:numPr>
      </w:pPr>
      <w:r w:rsidRPr="00F534C2">
        <w:t xml:space="preserve">2D </w:t>
      </w:r>
      <w:proofErr w:type="spellStart"/>
      <w:r w:rsidRPr="00F534C2">
        <w:t>Barcodes</w:t>
      </w:r>
      <w:proofErr w:type="spellEnd"/>
      <w:r w:rsidRPr="00F534C2">
        <w:t xml:space="preserve">. </w:t>
      </w:r>
      <w:proofErr w:type="spellStart"/>
      <w:r w:rsidRPr="00F534C2">
        <w:t>Do</w:t>
      </w:r>
      <w:proofErr w:type="spellEnd"/>
      <w:r w:rsidRPr="00F534C2">
        <w:t xml:space="preserve"> </w:t>
      </w:r>
      <w:proofErr w:type="spellStart"/>
      <w:r w:rsidRPr="00F534C2">
        <w:t>You</w:t>
      </w:r>
      <w:proofErr w:type="spellEnd"/>
      <w:r w:rsidRPr="00F534C2">
        <w:t xml:space="preserve"> </w:t>
      </w:r>
      <w:proofErr w:type="spellStart"/>
      <w:r w:rsidRPr="00F534C2">
        <w:t>Know</w:t>
      </w:r>
      <w:proofErr w:type="spellEnd"/>
      <w:r w:rsidRPr="00F534C2">
        <w:t xml:space="preserve"> </w:t>
      </w:r>
      <w:proofErr w:type="spellStart"/>
      <w:r w:rsidRPr="00F534C2">
        <w:t>What</w:t>
      </w:r>
      <w:proofErr w:type="spellEnd"/>
      <w:r w:rsidRPr="00F534C2">
        <w:t xml:space="preserve"> </w:t>
      </w:r>
      <w:proofErr w:type="spellStart"/>
      <w:r w:rsidRPr="00F534C2">
        <w:t>This</w:t>
      </w:r>
      <w:proofErr w:type="spellEnd"/>
      <w:r w:rsidRPr="00F534C2">
        <w:t xml:space="preserve"> </w:t>
      </w:r>
      <w:proofErr w:type="spellStart"/>
      <w:r w:rsidRPr="00F534C2">
        <w:t>Is</w:t>
      </w:r>
      <w:proofErr w:type="spellEnd"/>
      <w:r w:rsidRPr="00F534C2">
        <w:t xml:space="preserve">? [Електронний ресурс] – Режим доступу до ресурсу: </w:t>
      </w:r>
      <w:hyperlink r:id="rId53" w:history="1">
        <w:r w:rsidRPr="000446DB">
          <w:rPr>
            <w:rStyle w:val="Hyperlink"/>
          </w:rPr>
          <w:t>https://barcode-labels.com/technical-support/barcode-white-papers/2d-barcodes/</w:t>
        </w:r>
      </w:hyperlink>
      <w:r w:rsidRPr="00F534C2">
        <w:t>.</w:t>
      </w:r>
      <w:r w:rsidR="00D51F07" w:rsidRPr="00D51F07">
        <w:t xml:space="preserve"> – 26.11.2019.</w:t>
      </w:r>
    </w:p>
    <w:p w14:paraId="25F3B051" w14:textId="3AA8C2BD" w:rsidR="00F534C2" w:rsidRDefault="00F534C2" w:rsidP="00F534C2">
      <w:pPr>
        <w:pStyle w:val="ListParagraph"/>
        <w:numPr>
          <w:ilvl w:val="0"/>
          <w:numId w:val="4"/>
        </w:numPr>
      </w:pPr>
      <w:r w:rsidRPr="00F534C2">
        <w:t xml:space="preserve">QR </w:t>
      </w:r>
      <w:proofErr w:type="spellStart"/>
      <w:r w:rsidRPr="00F534C2">
        <w:t>Code</w:t>
      </w:r>
      <w:proofErr w:type="spellEnd"/>
      <w:r w:rsidRPr="00F534C2">
        <w:t xml:space="preserve"> </w:t>
      </w:r>
      <w:proofErr w:type="spellStart"/>
      <w:r w:rsidRPr="00F534C2">
        <w:t>features</w:t>
      </w:r>
      <w:proofErr w:type="spellEnd"/>
      <w:r w:rsidRPr="00F534C2">
        <w:t xml:space="preserve"> [Електронний ресурс] // </w:t>
      </w:r>
      <w:proofErr w:type="spellStart"/>
      <w:r w:rsidRPr="00F534C2">
        <w:t>Denso-Wave</w:t>
      </w:r>
      <w:proofErr w:type="spellEnd"/>
      <w:r w:rsidRPr="00F534C2">
        <w:t xml:space="preserve"> – Режим доступу до ресурсу: </w:t>
      </w:r>
      <w:hyperlink r:id="rId54" w:history="1">
        <w:r w:rsidRPr="000446DB">
          <w:rPr>
            <w:rStyle w:val="Hyperlink"/>
          </w:rPr>
          <w:t>https://web.archive.org/web/20130129064920/http://www.qrcode.com/en/qrfeature.html</w:t>
        </w:r>
      </w:hyperlink>
      <w:r w:rsidR="00D51F07" w:rsidRPr="00D51F07">
        <w:t xml:space="preserve"> – 26.11.2019.</w:t>
      </w:r>
    </w:p>
    <w:p w14:paraId="5C1D6876" w14:textId="7743B2C9" w:rsidR="00F534C2" w:rsidRDefault="00F534C2" w:rsidP="00F534C2">
      <w:pPr>
        <w:pStyle w:val="ListParagraph"/>
        <w:numPr>
          <w:ilvl w:val="0"/>
          <w:numId w:val="4"/>
        </w:numPr>
      </w:pPr>
      <w:proofErr w:type="spellStart"/>
      <w:r w:rsidRPr="00F534C2">
        <w:t>Pen-type</w:t>
      </w:r>
      <w:proofErr w:type="spellEnd"/>
      <w:r w:rsidRPr="00F534C2">
        <w:t xml:space="preserve"> </w:t>
      </w:r>
      <w:proofErr w:type="spellStart"/>
      <w:r w:rsidRPr="00F534C2">
        <w:t>barcode</w:t>
      </w:r>
      <w:proofErr w:type="spellEnd"/>
      <w:r w:rsidRPr="00F534C2">
        <w:t xml:space="preserve"> </w:t>
      </w:r>
      <w:proofErr w:type="spellStart"/>
      <w:r w:rsidRPr="00F534C2">
        <w:t>reader</w:t>
      </w:r>
      <w:proofErr w:type="spellEnd"/>
      <w:r w:rsidRPr="00F534C2">
        <w:t xml:space="preserve"> [Електронний ресурс] – Режим доступу до ресурсу: </w:t>
      </w:r>
      <w:hyperlink r:id="rId55" w:history="1">
        <w:r w:rsidRPr="000446DB">
          <w:rPr>
            <w:rStyle w:val="Hyperlink"/>
          </w:rPr>
          <w:t>https://www.bournetocode.com/projects/AQA_AS_Theory/pages/img/pen-type-reader.jpg</w:t>
        </w:r>
      </w:hyperlink>
      <w:r w:rsidRPr="00F534C2">
        <w:t>.</w:t>
      </w:r>
      <w:r w:rsidR="00D51F07" w:rsidRPr="00D51F07">
        <w:t xml:space="preserve"> – 26.11.2019.</w:t>
      </w:r>
    </w:p>
    <w:p w14:paraId="7DC09B76" w14:textId="7B2EB8F6" w:rsidR="00F534C2" w:rsidRPr="00F534C2" w:rsidRDefault="00F534C2" w:rsidP="00F534C2">
      <w:pPr>
        <w:pStyle w:val="ListParagraph"/>
        <w:numPr>
          <w:ilvl w:val="0"/>
          <w:numId w:val="4"/>
        </w:numPr>
      </w:pPr>
      <w:r w:rsidRPr="00F534C2">
        <w:t xml:space="preserve">CCD </w:t>
      </w:r>
      <w:proofErr w:type="spellStart"/>
      <w:r w:rsidRPr="00F534C2">
        <w:t>barcode</w:t>
      </w:r>
      <w:proofErr w:type="spellEnd"/>
      <w:r w:rsidRPr="00F534C2">
        <w:t xml:space="preserve"> [Електронний ресурс] // </w:t>
      </w:r>
      <w:proofErr w:type="spellStart"/>
      <w:r w:rsidRPr="00F534C2">
        <w:t>Denso</w:t>
      </w:r>
      <w:proofErr w:type="spellEnd"/>
      <w:r w:rsidRPr="00F534C2">
        <w:t xml:space="preserve"> </w:t>
      </w:r>
      <w:proofErr w:type="spellStart"/>
      <w:r w:rsidRPr="00F534C2">
        <w:t>Wave</w:t>
      </w:r>
      <w:proofErr w:type="spellEnd"/>
      <w:r w:rsidRPr="00F534C2">
        <w:t xml:space="preserve"> – Режим доступу до ресурсу: https://www.denso-wave.com/fsys/en/adcd/fundamental/barcode/scan/img_03__271x207.gif.</w:t>
      </w:r>
      <w:r w:rsidR="00D51F07" w:rsidRPr="00D51F07">
        <w:t xml:space="preserve"> – 26.11.2019.</w:t>
      </w:r>
    </w:p>
    <w:p w14:paraId="2CE65A89" w14:textId="133DB087" w:rsidR="001B67DC" w:rsidRPr="00BA5EDF" w:rsidRDefault="001B67DC" w:rsidP="00D51F07">
      <w:pPr>
        <w:ind w:left="142" w:firstLine="0"/>
      </w:pPr>
    </w:p>
    <w:sectPr w:rsidR="001B67DC" w:rsidRPr="00BA5EDF" w:rsidSect="002A4E7C">
      <w:headerReference w:type="default" r:id="rId56"/>
      <w:pgSz w:w="12240" w:h="15840" w:code="1"/>
      <w:pgMar w:top="1138" w:right="616" w:bottom="1138" w:left="1138" w:header="454" w:footer="454"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7" w:author="Rodion" w:date="2019-12-05T23:49:00Z" w:initials="R">
    <w:p w14:paraId="2BD79929" w14:textId="091B7877" w:rsidR="008E084A" w:rsidRDefault="008E084A">
      <w:pPr>
        <w:pStyle w:val="CommentText"/>
      </w:pPr>
      <w:r>
        <w:rPr>
          <w:rStyle w:val="CommentReference"/>
        </w:rPr>
        <w:annotationRef/>
      </w:r>
    </w:p>
  </w:comment>
  <w:comment w:id="196" w:author="Rodion" w:date="2019-12-05T23:52:00Z" w:initials="R">
    <w:p w14:paraId="0F7504FC" w14:textId="12852847" w:rsidR="008E084A" w:rsidRDefault="008E084A">
      <w:pPr>
        <w:pStyle w:val="CommentText"/>
      </w:pPr>
      <w:r>
        <w:rPr>
          <w:rStyle w:val="CommentReference"/>
        </w:rPr>
        <w:annotationRef/>
      </w:r>
      <w:proofErr w:type="spellStart"/>
      <w:r>
        <w:t>Прогуглил</w:t>
      </w:r>
      <w:proofErr w:type="spellEnd"/>
      <w:r>
        <w:t xml:space="preserve">. В </w:t>
      </w:r>
      <w:proofErr w:type="spellStart"/>
      <w:r>
        <w:t>перечислении</w:t>
      </w:r>
      <w:proofErr w:type="spellEnd"/>
      <w:r>
        <w:t xml:space="preserve"> перед «тощо» </w:t>
      </w:r>
      <w:proofErr w:type="spellStart"/>
      <w:r>
        <w:t>запятую</w:t>
      </w:r>
      <w:proofErr w:type="spellEnd"/>
      <w:r>
        <w:t xml:space="preserve"> ставить не </w:t>
      </w:r>
      <w:proofErr w:type="spellStart"/>
      <w:r>
        <w:t>надо</w:t>
      </w:r>
      <w:proofErr w:type="spellEnd"/>
    </w:p>
  </w:comment>
  <w:comment w:id="319" w:author="Rodion Kharabet" w:date="2019-12-06T01:24:00Z" w:initials="RK">
    <w:p w14:paraId="2BEF3E14" w14:textId="09DD5F11" w:rsidR="008E084A" w:rsidRDefault="008E084A" w:rsidP="00B5085E">
      <w:pPr>
        <w:pStyle w:val="CommentText"/>
        <w:spacing w:before="240"/>
      </w:pPr>
      <w:r>
        <w:rPr>
          <w:rStyle w:val="CommentReference"/>
        </w:rPr>
        <w:annotationRef/>
      </w:r>
      <w:proofErr w:type="spellStart"/>
      <w:r>
        <w:t>Техонолгії</w:t>
      </w:r>
      <w:proofErr w:type="spellEnd"/>
      <w:r>
        <w:t xml:space="preserve"> та протоколи – мережеві, не мережні (</w:t>
      </w:r>
      <w:hyperlink r:id="rId1" w:history="1">
        <w:r>
          <w:rPr>
            <w:rStyle w:val="Hyperlink"/>
          </w:rPr>
          <w:t>https://uk.wikipedia.org/wiki/%D0%9C%D0%B5%D1%80%D0%B5%D0%B6%D0%B5%D0%B2%D0%B8%D0%B9_%D0%BF%D1%80%D0%BE%D1%82%D0%BE%D0%BA%D0%BE%D0%BB</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D79929" w15:done="0"/>
  <w15:commentEx w15:paraId="0F7504FC" w15:done="0"/>
  <w15:commentEx w15:paraId="2BEF3E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D79929" w16cid:durableId="219415FE"/>
  <w16cid:commentId w16cid:paraId="0F7504FC" w16cid:durableId="219416D4"/>
  <w16cid:commentId w16cid:paraId="2BEF3E14" w16cid:durableId="21942C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B7B7A" w14:textId="77777777" w:rsidR="00B151E7" w:rsidRDefault="00B151E7" w:rsidP="00403015">
      <w:pPr>
        <w:spacing w:line="240" w:lineRule="auto"/>
      </w:pPr>
      <w:r>
        <w:separator/>
      </w:r>
    </w:p>
  </w:endnote>
  <w:endnote w:type="continuationSeparator" w:id="0">
    <w:p w14:paraId="499F4F39" w14:textId="77777777" w:rsidR="00B151E7" w:rsidRDefault="00B151E7"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05"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03695" w14:textId="77777777" w:rsidR="008E084A" w:rsidRDefault="008E084A" w:rsidP="000C088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C3301" w14:textId="77777777" w:rsidR="008E084A" w:rsidRDefault="008E084A" w:rsidP="000C088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25C9A" w14:textId="77777777" w:rsidR="008E084A" w:rsidRDefault="008E084A" w:rsidP="000C0886">
    <w:pPr>
      <w:pStyle w:val="Footer"/>
      <w:jc w:val="right"/>
    </w:pPr>
    <w:sdt>
      <w:sdtPr>
        <w:id w:val="23446022"/>
        <w:docPartObj>
          <w:docPartGallery w:val="Page Numbers (Bottom of Page)"/>
          <w:docPartUnique/>
        </w:docPartObj>
      </w:sdtPr>
      <w:sdtContent>
        <w:r w:rsidRPr="00946E3D">
          <w:rPr>
            <w:noProof/>
            <w:lang w:val="ru-RU" w:eastAsia="ru-RU"/>
          </w:rPr>
          <mc:AlternateContent>
            <mc:Choice Requires="wpg">
              <w:drawing>
                <wp:anchor distT="0" distB="0" distL="114300" distR="114300" simplePos="0" relativeHeight="251659264" behindDoc="0" locked="0" layoutInCell="0" allowOverlap="1" wp14:anchorId="35BD5597" wp14:editId="3B89472A">
                  <wp:simplePos x="0" y="0"/>
                  <wp:positionH relativeFrom="page">
                    <wp:posOffset>574040</wp:posOffset>
                  </wp:positionH>
                  <wp:positionV relativeFrom="margin">
                    <wp:posOffset>10097770</wp:posOffset>
                  </wp:positionV>
                  <wp:extent cx="6478270" cy="558165"/>
                  <wp:effectExtent l="0" t="0" r="36830" b="32385"/>
                  <wp:wrapNone/>
                  <wp:docPr id="36"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8270" cy="558165"/>
                            <a:chOff x="10" y="18941"/>
                            <a:chExt cx="19980" cy="1048"/>
                          </a:xfrm>
                        </wpg:grpSpPr>
                        <wps:wsp>
                          <wps:cNvPr id="37"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4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8B403" w14:textId="77777777" w:rsidR="008E084A" w:rsidRDefault="008E084A" w:rsidP="000C0886">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48" name="Rectangle 14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73B48" w14:textId="77777777" w:rsidR="008E084A" w:rsidRDefault="008E084A"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49" name="Rectangle 14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AE428" w14:textId="77777777" w:rsidR="008E084A" w:rsidRDefault="008E084A" w:rsidP="000C0886">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50" name="Rectangle 14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0969A" w14:textId="77777777" w:rsidR="008E084A" w:rsidRDefault="008E084A" w:rsidP="000C0886">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51" name="Rectangle 15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4BDFE" w14:textId="77777777" w:rsidR="008E084A" w:rsidRDefault="008E084A" w:rsidP="000C0886">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52" name="Rectangle 15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D35EF" w14:textId="77777777" w:rsidR="008E084A" w:rsidRDefault="008E084A"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54" name="Rectangle 15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F8954" w14:textId="77777777" w:rsidR="008E084A" w:rsidRPr="001D0A56" w:rsidRDefault="008E084A"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wps:txbx>
                          <wps:bodyPr rot="0" vert="horz" wrap="square" lIns="12700" tIns="12700" rIns="12700" bIns="12700" anchor="t" anchorCtr="0" upright="1">
                            <a:noAutofit/>
                          </wps:bodyPr>
                        </wps:wsp>
                        <wps:wsp>
                          <wps:cNvPr id="55" name="Rectangle 15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D9D5" w14:textId="77777777" w:rsidR="008E084A" w:rsidRPr="00FA108F" w:rsidRDefault="008E084A"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D5597" id="Group 134" o:spid="_x0000_s1026" style="position:absolute;left:0;text-align:left;margin-left:45.2pt;margin-top:795.1pt;width:510.1pt;height:43.95pt;z-index:251659264;mso-position-horizontal-relative:page;mso-position-vertical-relative:margin"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" o:allowincell="f">
                  <v:line id="Line 136" o:spid="_x0000_s10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37" o:spid="_x0000_s10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138" o:spid="_x0000_s10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39" o:spid="_x0000_s10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40" o:spid="_x0000_s10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1" o:spid="_x0000_s10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2" o:spid="_x0000_s10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43" o:spid="_x0000_s10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4"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5"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rect id="Rectangle 146"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C68B403" w14:textId="77777777" w:rsidR="008E084A" w:rsidRDefault="008E084A" w:rsidP="000C0886">
                          <w:pPr>
                            <w:jc w:val="center"/>
                            <w:rPr>
                              <w:rFonts w:ascii="Journal" w:hAnsi="Journal"/>
                            </w:rPr>
                          </w:pPr>
                          <w:r>
                            <w:rPr>
                              <w:rFonts w:ascii="Journal" w:hAnsi="Journal"/>
                              <w:sz w:val="18"/>
                            </w:rPr>
                            <w:t>Зм.</w:t>
                          </w:r>
                        </w:p>
                      </w:txbxContent>
                    </v:textbox>
                  </v:rect>
                  <v:rect id="Rectangle 147"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873B48" w14:textId="77777777" w:rsidR="008E084A" w:rsidRDefault="008E084A" w:rsidP="000C0886">
                          <w:pPr>
                            <w:jc w:val="center"/>
                            <w:rPr>
                              <w:rFonts w:ascii="Journal" w:hAnsi="Journal"/>
                            </w:rPr>
                          </w:pPr>
                          <w:r>
                            <w:rPr>
                              <w:rFonts w:ascii="Journal" w:hAnsi="Journal"/>
                              <w:sz w:val="18"/>
                            </w:rPr>
                            <w:t>Лист</w:t>
                          </w:r>
                        </w:p>
                      </w:txbxContent>
                    </v:textbox>
                  </v:rect>
                  <v:rect id="Rectangle 148"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12AE428" w14:textId="77777777" w:rsidR="008E084A" w:rsidRDefault="008E084A" w:rsidP="000C0886">
                          <w:pPr>
                            <w:jc w:val="center"/>
                            <w:rPr>
                              <w:rFonts w:ascii="Journal" w:hAnsi="Journal"/>
                            </w:rPr>
                          </w:pPr>
                          <w:r>
                            <w:rPr>
                              <w:rFonts w:ascii="Journal" w:hAnsi="Journal"/>
                              <w:sz w:val="18"/>
                            </w:rPr>
                            <w:t>№ докум.</w:t>
                          </w:r>
                        </w:p>
                      </w:txbxContent>
                    </v:textbox>
                  </v:rect>
                  <v:rect id="Rectangle 149"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CF0969A" w14:textId="77777777" w:rsidR="008E084A" w:rsidRDefault="008E084A" w:rsidP="000C0886">
                          <w:pPr>
                            <w:jc w:val="center"/>
                            <w:rPr>
                              <w:rFonts w:ascii="Journal" w:hAnsi="Journal"/>
                            </w:rPr>
                          </w:pPr>
                          <w:r>
                            <w:rPr>
                              <w:rFonts w:ascii="Journal" w:hAnsi="Journal"/>
                              <w:sz w:val="18"/>
                            </w:rPr>
                            <w:t>Підпис</w:t>
                          </w:r>
                        </w:p>
                      </w:txbxContent>
                    </v:textbox>
                  </v:rect>
                  <v:rect id="Rectangle 150"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0A04BDFE" w14:textId="77777777" w:rsidR="008E084A" w:rsidRDefault="008E084A" w:rsidP="000C0886">
                          <w:pPr>
                            <w:jc w:val="center"/>
                            <w:rPr>
                              <w:rFonts w:ascii="Journal" w:hAnsi="Journal"/>
                            </w:rPr>
                          </w:pPr>
                          <w:r>
                            <w:rPr>
                              <w:rFonts w:ascii="Journal" w:hAnsi="Journal"/>
                              <w:sz w:val="18"/>
                            </w:rPr>
                            <w:t>Дата</w:t>
                          </w:r>
                        </w:p>
                      </w:txbxContent>
                    </v:textbox>
                  </v:rect>
                  <v:rect id="Rectangle 151"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685D35EF" w14:textId="77777777" w:rsidR="008E084A" w:rsidRDefault="008E084A" w:rsidP="000C0886">
                          <w:pPr>
                            <w:jc w:val="center"/>
                            <w:rPr>
                              <w:rFonts w:ascii="Journal" w:hAnsi="Journal"/>
                            </w:rPr>
                          </w:pPr>
                          <w:r>
                            <w:rPr>
                              <w:rFonts w:ascii="Journal" w:hAnsi="Journal"/>
                              <w:sz w:val="18"/>
                            </w:rPr>
                            <w:t>Лист</w:t>
                          </w:r>
                        </w:p>
                      </w:txbxContent>
                    </v:textbox>
                  </v:rect>
                  <v:rect id="Rectangle 152" o:spid="_x0000_s10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043F8954" w14:textId="77777777" w:rsidR="008E084A" w:rsidRPr="001D0A56" w:rsidRDefault="008E084A"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v:textbox>
                  </v:rect>
                  <v:rect id="Rectangle 153"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64ED9D5" w14:textId="77777777" w:rsidR="008E084A" w:rsidRPr="00FA108F" w:rsidRDefault="008E084A"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v:textbox>
                  </v:rect>
                  <w10:wrap anchorx="page" anchory="margin"/>
                </v:group>
              </w:pict>
            </mc:Fallback>
          </mc:AlternateConten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8778B" w14:textId="77777777" w:rsidR="008E084A" w:rsidRPr="00D65549" w:rsidRDefault="008E084A">
    <w:pPr>
      <w:pStyle w:val="Footer"/>
      <w:jc w:val="right"/>
      <w:rPr>
        <w:rFonts w:ascii="GOST Type BU" w:hAnsi="GOST Type BU"/>
        <w:i/>
      </w:rPr>
    </w:pPr>
  </w:p>
  <w:p w14:paraId="3B5ED089" w14:textId="77777777" w:rsidR="008E084A" w:rsidRPr="001A3DDE" w:rsidRDefault="008E084A" w:rsidP="000C088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8AFE3" w14:textId="77777777" w:rsidR="00B151E7" w:rsidRDefault="00B151E7" w:rsidP="00403015">
      <w:pPr>
        <w:spacing w:line="240" w:lineRule="auto"/>
      </w:pPr>
      <w:r>
        <w:separator/>
      </w:r>
    </w:p>
  </w:footnote>
  <w:footnote w:type="continuationSeparator" w:id="0">
    <w:p w14:paraId="6CF54052" w14:textId="77777777" w:rsidR="00B151E7" w:rsidRDefault="00B151E7" w:rsidP="004030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637103"/>
      <w:docPartObj>
        <w:docPartGallery w:val="Page Numbers (Top of Page)"/>
        <w:docPartUnique/>
      </w:docPartObj>
    </w:sdtPr>
    <w:sdtContent>
      <w:p w14:paraId="4BB7E170" w14:textId="77777777" w:rsidR="008E084A" w:rsidRDefault="008E084A">
        <w:pPr>
          <w:pStyle w:val="Header"/>
          <w:jc w:val="right"/>
        </w:pPr>
        <w:r>
          <w:fldChar w:fldCharType="begin"/>
        </w:r>
        <w:r>
          <w:instrText>PAGE   \* MERGEFORMAT</w:instrText>
        </w:r>
        <w:r>
          <w:fldChar w:fldCharType="separate"/>
        </w:r>
        <w:r w:rsidRPr="00AB0F41">
          <w:rPr>
            <w:noProof/>
            <w:lang w:val="ru-RU"/>
          </w:rPr>
          <w:t>1</w:t>
        </w:r>
        <w:r>
          <w:fldChar w:fldCharType="end"/>
        </w:r>
      </w:p>
    </w:sdtContent>
  </w:sdt>
  <w:p w14:paraId="68505363" w14:textId="77777777" w:rsidR="008E084A" w:rsidRDefault="008E08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241489"/>
      <w:docPartObj>
        <w:docPartGallery w:val="Page Numbers (Top of Page)"/>
        <w:docPartUnique/>
      </w:docPartObj>
    </w:sdtPr>
    <w:sdtContent>
      <w:p w14:paraId="7E97C39B" w14:textId="77777777" w:rsidR="008E084A" w:rsidRDefault="008E084A">
        <w:pPr>
          <w:pStyle w:val="Header"/>
          <w:jc w:val="right"/>
        </w:pPr>
        <w:r>
          <w:fldChar w:fldCharType="begin"/>
        </w:r>
        <w:r>
          <w:instrText>PAGE   \* MERGEFORMAT</w:instrText>
        </w:r>
        <w:r>
          <w:fldChar w:fldCharType="separate"/>
        </w:r>
        <w:r w:rsidRPr="00D33632">
          <w:rPr>
            <w:noProof/>
            <w:lang w:val="ru-RU"/>
          </w:rPr>
          <w:t>7</w:t>
        </w:r>
        <w:r>
          <w:fldChar w:fldCharType="end"/>
        </w:r>
      </w:p>
    </w:sdtContent>
  </w:sdt>
  <w:p w14:paraId="1F38164F" w14:textId="77777777" w:rsidR="008E084A" w:rsidRDefault="008E08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01124"/>
      <w:docPartObj>
        <w:docPartGallery w:val="Page Numbers (Top of Page)"/>
        <w:docPartUnique/>
      </w:docPartObj>
    </w:sdtPr>
    <w:sdtEndPr>
      <w:rPr>
        <w:noProof/>
      </w:rPr>
    </w:sdtEndPr>
    <w:sdtContent>
      <w:p w14:paraId="4630563A" w14:textId="1B6333A3" w:rsidR="008E084A" w:rsidRDefault="008E08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0641F0" w14:textId="77777777" w:rsidR="008E084A" w:rsidRDefault="008E08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5B9"/>
    <w:multiLevelType w:val="hybridMultilevel"/>
    <w:tmpl w:val="0D3C0628"/>
    <w:lvl w:ilvl="0" w:tplc="0409000F">
      <w:start w:val="1"/>
      <w:numFmt w:val="decimal"/>
      <w:lvlText w:val="%1."/>
      <w:lvlJc w:val="left"/>
      <w:pPr>
        <w:ind w:left="142" w:firstLine="567"/>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44E1F7C"/>
    <w:multiLevelType w:val="hybridMultilevel"/>
    <w:tmpl w:val="12F0F318"/>
    <w:lvl w:ilvl="0" w:tplc="0409000F">
      <w:start w:val="1"/>
      <w:numFmt w:val="decimal"/>
      <w:lvlText w:val="%1."/>
      <w:lvlJc w:val="left"/>
      <w:pPr>
        <w:ind w:left="142" w:firstLine="567"/>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7C0357ED"/>
    <w:multiLevelType w:val="hybridMultilevel"/>
    <w:tmpl w:val="B9323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ion">
    <w15:presenceInfo w15:providerId="None" w15:userId="Rodion"/>
  </w15:person>
  <w15:person w15:author="Rodion Kharabet">
    <w15:presenceInfo w15:providerId="Windows Live" w15:userId="45fc5dc7a0d633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06960"/>
    <w:rsid w:val="00012FD5"/>
    <w:rsid w:val="0001447A"/>
    <w:rsid w:val="00020A1E"/>
    <w:rsid w:val="000215DE"/>
    <w:rsid w:val="000316AD"/>
    <w:rsid w:val="0003354C"/>
    <w:rsid w:val="000378D5"/>
    <w:rsid w:val="0004029C"/>
    <w:rsid w:val="00040CAB"/>
    <w:rsid w:val="00042996"/>
    <w:rsid w:val="0004501B"/>
    <w:rsid w:val="00052803"/>
    <w:rsid w:val="0005290F"/>
    <w:rsid w:val="00057291"/>
    <w:rsid w:val="000608E4"/>
    <w:rsid w:val="0006769A"/>
    <w:rsid w:val="00070222"/>
    <w:rsid w:val="000738FA"/>
    <w:rsid w:val="0007516F"/>
    <w:rsid w:val="0007558E"/>
    <w:rsid w:val="00075877"/>
    <w:rsid w:val="00076B3A"/>
    <w:rsid w:val="000824E8"/>
    <w:rsid w:val="00082CAB"/>
    <w:rsid w:val="00083F0B"/>
    <w:rsid w:val="00086A7A"/>
    <w:rsid w:val="00091A11"/>
    <w:rsid w:val="00092045"/>
    <w:rsid w:val="000929B1"/>
    <w:rsid w:val="00094B3D"/>
    <w:rsid w:val="00095BCC"/>
    <w:rsid w:val="00096C10"/>
    <w:rsid w:val="000972C0"/>
    <w:rsid w:val="000A0002"/>
    <w:rsid w:val="000A1523"/>
    <w:rsid w:val="000A214E"/>
    <w:rsid w:val="000A2B29"/>
    <w:rsid w:val="000A5C79"/>
    <w:rsid w:val="000A6269"/>
    <w:rsid w:val="000A67BB"/>
    <w:rsid w:val="000B0F7D"/>
    <w:rsid w:val="000B2C1D"/>
    <w:rsid w:val="000B42AD"/>
    <w:rsid w:val="000B6168"/>
    <w:rsid w:val="000B78BB"/>
    <w:rsid w:val="000C00F5"/>
    <w:rsid w:val="000C0886"/>
    <w:rsid w:val="000C2A1D"/>
    <w:rsid w:val="000C6AC1"/>
    <w:rsid w:val="000C7EE9"/>
    <w:rsid w:val="000D2C5A"/>
    <w:rsid w:val="000D40CC"/>
    <w:rsid w:val="000D498E"/>
    <w:rsid w:val="000E0A3E"/>
    <w:rsid w:val="000E0DB3"/>
    <w:rsid w:val="000E21B7"/>
    <w:rsid w:val="000E2607"/>
    <w:rsid w:val="000E502D"/>
    <w:rsid w:val="000E664D"/>
    <w:rsid w:val="000E6ED0"/>
    <w:rsid w:val="000E7DEC"/>
    <w:rsid w:val="000F0C56"/>
    <w:rsid w:val="000F1156"/>
    <w:rsid w:val="000F1BFB"/>
    <w:rsid w:val="000F2633"/>
    <w:rsid w:val="000F29DE"/>
    <w:rsid w:val="000F3867"/>
    <w:rsid w:val="000F576E"/>
    <w:rsid w:val="00101FCC"/>
    <w:rsid w:val="0010404C"/>
    <w:rsid w:val="0010483A"/>
    <w:rsid w:val="0010591A"/>
    <w:rsid w:val="00106A09"/>
    <w:rsid w:val="00107FE5"/>
    <w:rsid w:val="001106B0"/>
    <w:rsid w:val="00112474"/>
    <w:rsid w:val="001128C1"/>
    <w:rsid w:val="001129F3"/>
    <w:rsid w:val="0011469E"/>
    <w:rsid w:val="001159CF"/>
    <w:rsid w:val="00117B08"/>
    <w:rsid w:val="0012177D"/>
    <w:rsid w:val="00126341"/>
    <w:rsid w:val="00130B1E"/>
    <w:rsid w:val="001334CE"/>
    <w:rsid w:val="00135877"/>
    <w:rsid w:val="00136498"/>
    <w:rsid w:val="00136971"/>
    <w:rsid w:val="00136F93"/>
    <w:rsid w:val="001404F7"/>
    <w:rsid w:val="00142BE9"/>
    <w:rsid w:val="00143217"/>
    <w:rsid w:val="00143CAE"/>
    <w:rsid w:val="00143F07"/>
    <w:rsid w:val="00147229"/>
    <w:rsid w:val="00152697"/>
    <w:rsid w:val="001565D0"/>
    <w:rsid w:val="00157056"/>
    <w:rsid w:val="001632A1"/>
    <w:rsid w:val="00166B45"/>
    <w:rsid w:val="00166FB9"/>
    <w:rsid w:val="0016783F"/>
    <w:rsid w:val="00167C7F"/>
    <w:rsid w:val="001724F2"/>
    <w:rsid w:val="00174915"/>
    <w:rsid w:val="0018169C"/>
    <w:rsid w:val="00182D51"/>
    <w:rsid w:val="0018574E"/>
    <w:rsid w:val="00186DBD"/>
    <w:rsid w:val="001908A6"/>
    <w:rsid w:val="001951DD"/>
    <w:rsid w:val="001963A4"/>
    <w:rsid w:val="001A01BA"/>
    <w:rsid w:val="001A4792"/>
    <w:rsid w:val="001A6572"/>
    <w:rsid w:val="001A77A9"/>
    <w:rsid w:val="001B0CFB"/>
    <w:rsid w:val="001B1331"/>
    <w:rsid w:val="001B23CA"/>
    <w:rsid w:val="001B2579"/>
    <w:rsid w:val="001B2A55"/>
    <w:rsid w:val="001B4657"/>
    <w:rsid w:val="001B5367"/>
    <w:rsid w:val="001B67DC"/>
    <w:rsid w:val="001C030E"/>
    <w:rsid w:val="001C0457"/>
    <w:rsid w:val="001C0748"/>
    <w:rsid w:val="001C4064"/>
    <w:rsid w:val="001C5C06"/>
    <w:rsid w:val="001D1B50"/>
    <w:rsid w:val="001D5DC8"/>
    <w:rsid w:val="001D5FF5"/>
    <w:rsid w:val="001E1FC2"/>
    <w:rsid w:val="001E736F"/>
    <w:rsid w:val="001E7777"/>
    <w:rsid w:val="001E78AC"/>
    <w:rsid w:val="001F04E0"/>
    <w:rsid w:val="001F1428"/>
    <w:rsid w:val="001F69FD"/>
    <w:rsid w:val="00201AB0"/>
    <w:rsid w:val="002032FE"/>
    <w:rsid w:val="00204B15"/>
    <w:rsid w:val="002060DD"/>
    <w:rsid w:val="0020634B"/>
    <w:rsid w:val="002063B7"/>
    <w:rsid w:val="002070A2"/>
    <w:rsid w:val="00207E34"/>
    <w:rsid w:val="00212754"/>
    <w:rsid w:val="002209AB"/>
    <w:rsid w:val="002209D3"/>
    <w:rsid w:val="00221E57"/>
    <w:rsid w:val="00222DBE"/>
    <w:rsid w:val="002233F2"/>
    <w:rsid w:val="00223DED"/>
    <w:rsid w:val="0022454B"/>
    <w:rsid w:val="00226227"/>
    <w:rsid w:val="00231200"/>
    <w:rsid w:val="0023166D"/>
    <w:rsid w:val="002341E6"/>
    <w:rsid w:val="00234524"/>
    <w:rsid w:val="00240850"/>
    <w:rsid w:val="00241570"/>
    <w:rsid w:val="00245F42"/>
    <w:rsid w:val="0024631C"/>
    <w:rsid w:val="00247106"/>
    <w:rsid w:val="0025078C"/>
    <w:rsid w:val="002510E3"/>
    <w:rsid w:val="0025277F"/>
    <w:rsid w:val="00253067"/>
    <w:rsid w:val="00254358"/>
    <w:rsid w:val="00263A84"/>
    <w:rsid w:val="002642EA"/>
    <w:rsid w:val="00264D35"/>
    <w:rsid w:val="00266407"/>
    <w:rsid w:val="0027624D"/>
    <w:rsid w:val="002801A6"/>
    <w:rsid w:val="00281239"/>
    <w:rsid w:val="002818BE"/>
    <w:rsid w:val="00283071"/>
    <w:rsid w:val="002832E1"/>
    <w:rsid w:val="00283698"/>
    <w:rsid w:val="00286084"/>
    <w:rsid w:val="0028612C"/>
    <w:rsid w:val="0029095A"/>
    <w:rsid w:val="002917B7"/>
    <w:rsid w:val="00292C41"/>
    <w:rsid w:val="002A11E6"/>
    <w:rsid w:val="002A1603"/>
    <w:rsid w:val="002A4E7C"/>
    <w:rsid w:val="002A50BD"/>
    <w:rsid w:val="002A5C2C"/>
    <w:rsid w:val="002A600A"/>
    <w:rsid w:val="002A722B"/>
    <w:rsid w:val="002B212A"/>
    <w:rsid w:val="002B3390"/>
    <w:rsid w:val="002C1BCC"/>
    <w:rsid w:val="002C3E5C"/>
    <w:rsid w:val="002D63F7"/>
    <w:rsid w:val="002E046D"/>
    <w:rsid w:val="002E2FC9"/>
    <w:rsid w:val="002E35E4"/>
    <w:rsid w:val="002E63E9"/>
    <w:rsid w:val="002E7049"/>
    <w:rsid w:val="002F2F36"/>
    <w:rsid w:val="002F6296"/>
    <w:rsid w:val="002F6CB2"/>
    <w:rsid w:val="002F70F9"/>
    <w:rsid w:val="00302072"/>
    <w:rsid w:val="003030A0"/>
    <w:rsid w:val="00305AF0"/>
    <w:rsid w:val="00305D39"/>
    <w:rsid w:val="00306A0F"/>
    <w:rsid w:val="00306F05"/>
    <w:rsid w:val="003074D3"/>
    <w:rsid w:val="0031040F"/>
    <w:rsid w:val="003130B5"/>
    <w:rsid w:val="00313791"/>
    <w:rsid w:val="00313F0B"/>
    <w:rsid w:val="0032182B"/>
    <w:rsid w:val="003224E3"/>
    <w:rsid w:val="00325D2B"/>
    <w:rsid w:val="00326093"/>
    <w:rsid w:val="00332511"/>
    <w:rsid w:val="003338D2"/>
    <w:rsid w:val="00335822"/>
    <w:rsid w:val="00341D81"/>
    <w:rsid w:val="0034267D"/>
    <w:rsid w:val="00344951"/>
    <w:rsid w:val="003478C9"/>
    <w:rsid w:val="00350079"/>
    <w:rsid w:val="00350FD1"/>
    <w:rsid w:val="0035179E"/>
    <w:rsid w:val="00352290"/>
    <w:rsid w:val="003537CF"/>
    <w:rsid w:val="00353E54"/>
    <w:rsid w:val="00355512"/>
    <w:rsid w:val="00356893"/>
    <w:rsid w:val="003607E5"/>
    <w:rsid w:val="00360B6D"/>
    <w:rsid w:val="00362B9B"/>
    <w:rsid w:val="0036323D"/>
    <w:rsid w:val="003702CA"/>
    <w:rsid w:val="003741D1"/>
    <w:rsid w:val="0037453F"/>
    <w:rsid w:val="00375B80"/>
    <w:rsid w:val="00375CA3"/>
    <w:rsid w:val="00382581"/>
    <w:rsid w:val="0038298E"/>
    <w:rsid w:val="0039060F"/>
    <w:rsid w:val="00390959"/>
    <w:rsid w:val="00391ED4"/>
    <w:rsid w:val="0039438B"/>
    <w:rsid w:val="00395B73"/>
    <w:rsid w:val="0039651E"/>
    <w:rsid w:val="003969F0"/>
    <w:rsid w:val="00396EAC"/>
    <w:rsid w:val="003A169B"/>
    <w:rsid w:val="003A3947"/>
    <w:rsid w:val="003A4C40"/>
    <w:rsid w:val="003A4E2A"/>
    <w:rsid w:val="003A5CD7"/>
    <w:rsid w:val="003A723B"/>
    <w:rsid w:val="003A734A"/>
    <w:rsid w:val="003B1BA1"/>
    <w:rsid w:val="003B4681"/>
    <w:rsid w:val="003B4AE6"/>
    <w:rsid w:val="003B4D6E"/>
    <w:rsid w:val="003C5417"/>
    <w:rsid w:val="003C6301"/>
    <w:rsid w:val="003C7EE5"/>
    <w:rsid w:val="003D6263"/>
    <w:rsid w:val="003D7409"/>
    <w:rsid w:val="003D7E03"/>
    <w:rsid w:val="003E2FA4"/>
    <w:rsid w:val="003E415E"/>
    <w:rsid w:val="003E639F"/>
    <w:rsid w:val="003E70BB"/>
    <w:rsid w:val="003F1229"/>
    <w:rsid w:val="003F1677"/>
    <w:rsid w:val="003F6BEE"/>
    <w:rsid w:val="003F749B"/>
    <w:rsid w:val="004016BB"/>
    <w:rsid w:val="00403015"/>
    <w:rsid w:val="004105E1"/>
    <w:rsid w:val="0041218B"/>
    <w:rsid w:val="004163BB"/>
    <w:rsid w:val="00416DDC"/>
    <w:rsid w:val="004203FD"/>
    <w:rsid w:val="00421F75"/>
    <w:rsid w:val="00427078"/>
    <w:rsid w:val="0042722F"/>
    <w:rsid w:val="00432D89"/>
    <w:rsid w:val="00432EAD"/>
    <w:rsid w:val="00434A86"/>
    <w:rsid w:val="004366A6"/>
    <w:rsid w:val="00436D31"/>
    <w:rsid w:val="00442344"/>
    <w:rsid w:val="00444093"/>
    <w:rsid w:val="0044510C"/>
    <w:rsid w:val="0045293C"/>
    <w:rsid w:val="00454D42"/>
    <w:rsid w:val="00456B10"/>
    <w:rsid w:val="0045779D"/>
    <w:rsid w:val="00460361"/>
    <w:rsid w:val="004603E7"/>
    <w:rsid w:val="00460CEE"/>
    <w:rsid w:val="0046101E"/>
    <w:rsid w:val="00464030"/>
    <w:rsid w:val="00465797"/>
    <w:rsid w:val="00467F9A"/>
    <w:rsid w:val="0047030A"/>
    <w:rsid w:val="0047580C"/>
    <w:rsid w:val="004800D0"/>
    <w:rsid w:val="00482C82"/>
    <w:rsid w:val="004831E5"/>
    <w:rsid w:val="0048399B"/>
    <w:rsid w:val="00485122"/>
    <w:rsid w:val="004858CF"/>
    <w:rsid w:val="00486041"/>
    <w:rsid w:val="00487291"/>
    <w:rsid w:val="004903FB"/>
    <w:rsid w:val="00491286"/>
    <w:rsid w:val="00491937"/>
    <w:rsid w:val="0049410D"/>
    <w:rsid w:val="004A5174"/>
    <w:rsid w:val="004A600C"/>
    <w:rsid w:val="004A7184"/>
    <w:rsid w:val="004B046C"/>
    <w:rsid w:val="004B073D"/>
    <w:rsid w:val="004B267F"/>
    <w:rsid w:val="004B780C"/>
    <w:rsid w:val="004C1A53"/>
    <w:rsid w:val="004C74F4"/>
    <w:rsid w:val="004C78EA"/>
    <w:rsid w:val="004D01EA"/>
    <w:rsid w:val="004D3727"/>
    <w:rsid w:val="004D4971"/>
    <w:rsid w:val="004E04DE"/>
    <w:rsid w:val="004E1EFC"/>
    <w:rsid w:val="004E2334"/>
    <w:rsid w:val="004E6DE8"/>
    <w:rsid w:val="004F01CB"/>
    <w:rsid w:val="004F2CDF"/>
    <w:rsid w:val="004F4D2D"/>
    <w:rsid w:val="004F4DFA"/>
    <w:rsid w:val="004F6A30"/>
    <w:rsid w:val="005012EF"/>
    <w:rsid w:val="0050300D"/>
    <w:rsid w:val="0050353D"/>
    <w:rsid w:val="0050418F"/>
    <w:rsid w:val="005050B7"/>
    <w:rsid w:val="00505F2D"/>
    <w:rsid w:val="00506412"/>
    <w:rsid w:val="0050753A"/>
    <w:rsid w:val="005077CF"/>
    <w:rsid w:val="005107F5"/>
    <w:rsid w:val="00511B92"/>
    <w:rsid w:val="00511F1D"/>
    <w:rsid w:val="005176F9"/>
    <w:rsid w:val="0052287F"/>
    <w:rsid w:val="00523101"/>
    <w:rsid w:val="0052568C"/>
    <w:rsid w:val="00526FDF"/>
    <w:rsid w:val="00530423"/>
    <w:rsid w:val="00530DDC"/>
    <w:rsid w:val="005334A8"/>
    <w:rsid w:val="00534E18"/>
    <w:rsid w:val="00534EC7"/>
    <w:rsid w:val="0054043E"/>
    <w:rsid w:val="00541067"/>
    <w:rsid w:val="005419AD"/>
    <w:rsid w:val="005447A5"/>
    <w:rsid w:val="00553D6C"/>
    <w:rsid w:val="00557809"/>
    <w:rsid w:val="005636FE"/>
    <w:rsid w:val="00565353"/>
    <w:rsid w:val="00566E9A"/>
    <w:rsid w:val="00571250"/>
    <w:rsid w:val="005713BF"/>
    <w:rsid w:val="00572734"/>
    <w:rsid w:val="00573193"/>
    <w:rsid w:val="005755F5"/>
    <w:rsid w:val="00577532"/>
    <w:rsid w:val="00577B38"/>
    <w:rsid w:val="005812EE"/>
    <w:rsid w:val="005821F9"/>
    <w:rsid w:val="005840E1"/>
    <w:rsid w:val="005854F2"/>
    <w:rsid w:val="005905BF"/>
    <w:rsid w:val="005941A2"/>
    <w:rsid w:val="00594BA8"/>
    <w:rsid w:val="00597C36"/>
    <w:rsid w:val="005A08F8"/>
    <w:rsid w:val="005A2358"/>
    <w:rsid w:val="005A398A"/>
    <w:rsid w:val="005A42E4"/>
    <w:rsid w:val="005A6733"/>
    <w:rsid w:val="005A68A7"/>
    <w:rsid w:val="005A756C"/>
    <w:rsid w:val="005A7CC1"/>
    <w:rsid w:val="005B0D16"/>
    <w:rsid w:val="005B1F0C"/>
    <w:rsid w:val="005B44B8"/>
    <w:rsid w:val="005C2D6F"/>
    <w:rsid w:val="005C2D87"/>
    <w:rsid w:val="005C6A74"/>
    <w:rsid w:val="005C78CD"/>
    <w:rsid w:val="005E3ACA"/>
    <w:rsid w:val="005E4DBA"/>
    <w:rsid w:val="005E4E48"/>
    <w:rsid w:val="005E65DD"/>
    <w:rsid w:val="005F1270"/>
    <w:rsid w:val="005F2C8C"/>
    <w:rsid w:val="005F464F"/>
    <w:rsid w:val="005F54D5"/>
    <w:rsid w:val="005F5D66"/>
    <w:rsid w:val="005F6B57"/>
    <w:rsid w:val="005F7FBB"/>
    <w:rsid w:val="00601511"/>
    <w:rsid w:val="00601701"/>
    <w:rsid w:val="006029A2"/>
    <w:rsid w:val="006030F9"/>
    <w:rsid w:val="006065BF"/>
    <w:rsid w:val="00610032"/>
    <w:rsid w:val="00616F55"/>
    <w:rsid w:val="00621454"/>
    <w:rsid w:val="006215BA"/>
    <w:rsid w:val="006218FF"/>
    <w:rsid w:val="00625216"/>
    <w:rsid w:val="00626FAE"/>
    <w:rsid w:val="00627FA2"/>
    <w:rsid w:val="0063100E"/>
    <w:rsid w:val="00631660"/>
    <w:rsid w:val="006343C9"/>
    <w:rsid w:val="0063682B"/>
    <w:rsid w:val="00636B4C"/>
    <w:rsid w:val="006402FB"/>
    <w:rsid w:val="00650F63"/>
    <w:rsid w:val="00651333"/>
    <w:rsid w:val="0066001B"/>
    <w:rsid w:val="00662903"/>
    <w:rsid w:val="00663A2E"/>
    <w:rsid w:val="0066544B"/>
    <w:rsid w:val="0067158E"/>
    <w:rsid w:val="006740AA"/>
    <w:rsid w:val="00674B2B"/>
    <w:rsid w:val="00675824"/>
    <w:rsid w:val="00675FA3"/>
    <w:rsid w:val="00682FCE"/>
    <w:rsid w:val="00683612"/>
    <w:rsid w:val="00684618"/>
    <w:rsid w:val="0068484F"/>
    <w:rsid w:val="00685D1A"/>
    <w:rsid w:val="006878B7"/>
    <w:rsid w:val="00687D23"/>
    <w:rsid w:val="006901EF"/>
    <w:rsid w:val="00692874"/>
    <w:rsid w:val="0069502C"/>
    <w:rsid w:val="00695682"/>
    <w:rsid w:val="00695E32"/>
    <w:rsid w:val="006A0E43"/>
    <w:rsid w:val="006A642E"/>
    <w:rsid w:val="006A6BDF"/>
    <w:rsid w:val="006A722E"/>
    <w:rsid w:val="006A76BA"/>
    <w:rsid w:val="006A7C7A"/>
    <w:rsid w:val="006A7E02"/>
    <w:rsid w:val="006B00B7"/>
    <w:rsid w:val="006B04E7"/>
    <w:rsid w:val="006B27F3"/>
    <w:rsid w:val="006B4B36"/>
    <w:rsid w:val="006B5C53"/>
    <w:rsid w:val="006B702B"/>
    <w:rsid w:val="006C0D9B"/>
    <w:rsid w:val="006C1FE9"/>
    <w:rsid w:val="006C2336"/>
    <w:rsid w:val="006C3545"/>
    <w:rsid w:val="006C7129"/>
    <w:rsid w:val="006D107D"/>
    <w:rsid w:val="006D60E6"/>
    <w:rsid w:val="006E01E3"/>
    <w:rsid w:val="006E0F9F"/>
    <w:rsid w:val="006E3097"/>
    <w:rsid w:val="006E31F6"/>
    <w:rsid w:val="006E388F"/>
    <w:rsid w:val="006E44C3"/>
    <w:rsid w:val="006E45D4"/>
    <w:rsid w:val="006E51EE"/>
    <w:rsid w:val="006E5A95"/>
    <w:rsid w:val="006E6402"/>
    <w:rsid w:val="006E7D99"/>
    <w:rsid w:val="006F25C3"/>
    <w:rsid w:val="007010C3"/>
    <w:rsid w:val="007012B9"/>
    <w:rsid w:val="00702A2C"/>
    <w:rsid w:val="00702B42"/>
    <w:rsid w:val="007044F2"/>
    <w:rsid w:val="007075DA"/>
    <w:rsid w:val="00711E07"/>
    <w:rsid w:val="00711E3E"/>
    <w:rsid w:val="0071208E"/>
    <w:rsid w:val="00712334"/>
    <w:rsid w:val="00712AB7"/>
    <w:rsid w:val="00713F42"/>
    <w:rsid w:val="00715640"/>
    <w:rsid w:val="007167EF"/>
    <w:rsid w:val="007203B9"/>
    <w:rsid w:val="00720561"/>
    <w:rsid w:val="00724329"/>
    <w:rsid w:val="0072739E"/>
    <w:rsid w:val="007276C2"/>
    <w:rsid w:val="00727C1E"/>
    <w:rsid w:val="00730CBE"/>
    <w:rsid w:val="007311EE"/>
    <w:rsid w:val="007316D8"/>
    <w:rsid w:val="00731D34"/>
    <w:rsid w:val="0073380A"/>
    <w:rsid w:val="007339E9"/>
    <w:rsid w:val="00733C3F"/>
    <w:rsid w:val="007403D8"/>
    <w:rsid w:val="00742A4C"/>
    <w:rsid w:val="00743D40"/>
    <w:rsid w:val="00744E20"/>
    <w:rsid w:val="0075072C"/>
    <w:rsid w:val="00750D31"/>
    <w:rsid w:val="007541AA"/>
    <w:rsid w:val="00755DCD"/>
    <w:rsid w:val="00760CE8"/>
    <w:rsid w:val="00765EF3"/>
    <w:rsid w:val="007728FA"/>
    <w:rsid w:val="007760EC"/>
    <w:rsid w:val="007760FE"/>
    <w:rsid w:val="00780B6F"/>
    <w:rsid w:val="007815CE"/>
    <w:rsid w:val="007829B8"/>
    <w:rsid w:val="007848A5"/>
    <w:rsid w:val="00787687"/>
    <w:rsid w:val="00787BC3"/>
    <w:rsid w:val="00790CE3"/>
    <w:rsid w:val="00791774"/>
    <w:rsid w:val="00795883"/>
    <w:rsid w:val="00796E15"/>
    <w:rsid w:val="007A0FE4"/>
    <w:rsid w:val="007A6AE1"/>
    <w:rsid w:val="007A74E9"/>
    <w:rsid w:val="007B1510"/>
    <w:rsid w:val="007B2D67"/>
    <w:rsid w:val="007B3343"/>
    <w:rsid w:val="007B72A6"/>
    <w:rsid w:val="007C1B5B"/>
    <w:rsid w:val="007C46B5"/>
    <w:rsid w:val="007C5267"/>
    <w:rsid w:val="007C6CD9"/>
    <w:rsid w:val="007C76F1"/>
    <w:rsid w:val="007D0D2B"/>
    <w:rsid w:val="007D0F3F"/>
    <w:rsid w:val="007D15DB"/>
    <w:rsid w:val="007D48BE"/>
    <w:rsid w:val="007D5F63"/>
    <w:rsid w:val="007D628E"/>
    <w:rsid w:val="007E0095"/>
    <w:rsid w:val="007E1774"/>
    <w:rsid w:val="007E7343"/>
    <w:rsid w:val="007F1A84"/>
    <w:rsid w:val="007F28E0"/>
    <w:rsid w:val="007F6669"/>
    <w:rsid w:val="007F7511"/>
    <w:rsid w:val="00800B1B"/>
    <w:rsid w:val="00801217"/>
    <w:rsid w:val="00801AC0"/>
    <w:rsid w:val="00804A04"/>
    <w:rsid w:val="008119D1"/>
    <w:rsid w:val="00816CAF"/>
    <w:rsid w:val="00817712"/>
    <w:rsid w:val="00831018"/>
    <w:rsid w:val="00831CEE"/>
    <w:rsid w:val="0083216D"/>
    <w:rsid w:val="0083359C"/>
    <w:rsid w:val="00843105"/>
    <w:rsid w:val="00844342"/>
    <w:rsid w:val="0084746F"/>
    <w:rsid w:val="00850047"/>
    <w:rsid w:val="00856605"/>
    <w:rsid w:val="008569C2"/>
    <w:rsid w:val="00862504"/>
    <w:rsid w:val="00864151"/>
    <w:rsid w:val="00865017"/>
    <w:rsid w:val="00865718"/>
    <w:rsid w:val="00865B3F"/>
    <w:rsid w:val="00871873"/>
    <w:rsid w:val="0087559D"/>
    <w:rsid w:val="00875723"/>
    <w:rsid w:val="00875EA2"/>
    <w:rsid w:val="00876B77"/>
    <w:rsid w:val="00877938"/>
    <w:rsid w:val="00877F23"/>
    <w:rsid w:val="008830B3"/>
    <w:rsid w:val="00885E23"/>
    <w:rsid w:val="0088778B"/>
    <w:rsid w:val="00890445"/>
    <w:rsid w:val="008A1C57"/>
    <w:rsid w:val="008A24E7"/>
    <w:rsid w:val="008A2C3E"/>
    <w:rsid w:val="008A3B90"/>
    <w:rsid w:val="008A47F6"/>
    <w:rsid w:val="008A5485"/>
    <w:rsid w:val="008A5660"/>
    <w:rsid w:val="008A688D"/>
    <w:rsid w:val="008A6962"/>
    <w:rsid w:val="008A7F82"/>
    <w:rsid w:val="008B2A78"/>
    <w:rsid w:val="008B4804"/>
    <w:rsid w:val="008B4833"/>
    <w:rsid w:val="008B4BC7"/>
    <w:rsid w:val="008B5325"/>
    <w:rsid w:val="008B5E0D"/>
    <w:rsid w:val="008B657C"/>
    <w:rsid w:val="008C2B98"/>
    <w:rsid w:val="008C5333"/>
    <w:rsid w:val="008C56FF"/>
    <w:rsid w:val="008C753A"/>
    <w:rsid w:val="008D3007"/>
    <w:rsid w:val="008D3929"/>
    <w:rsid w:val="008E084A"/>
    <w:rsid w:val="008E2B94"/>
    <w:rsid w:val="008E3D53"/>
    <w:rsid w:val="008E5E99"/>
    <w:rsid w:val="008E6BEC"/>
    <w:rsid w:val="008E7178"/>
    <w:rsid w:val="008E7D6D"/>
    <w:rsid w:val="008F0375"/>
    <w:rsid w:val="008F07B4"/>
    <w:rsid w:val="008F0BE5"/>
    <w:rsid w:val="008F2B24"/>
    <w:rsid w:val="008F41E3"/>
    <w:rsid w:val="008F4A3C"/>
    <w:rsid w:val="008F5707"/>
    <w:rsid w:val="008F7C57"/>
    <w:rsid w:val="00902A0D"/>
    <w:rsid w:val="009068F9"/>
    <w:rsid w:val="0090785B"/>
    <w:rsid w:val="009131DF"/>
    <w:rsid w:val="0092474C"/>
    <w:rsid w:val="00927EAD"/>
    <w:rsid w:val="0093010E"/>
    <w:rsid w:val="00930636"/>
    <w:rsid w:val="0093096E"/>
    <w:rsid w:val="00935E4E"/>
    <w:rsid w:val="009369C8"/>
    <w:rsid w:val="009409AB"/>
    <w:rsid w:val="00943128"/>
    <w:rsid w:val="00945CE6"/>
    <w:rsid w:val="009474E6"/>
    <w:rsid w:val="00947F64"/>
    <w:rsid w:val="00951DA8"/>
    <w:rsid w:val="00953F0C"/>
    <w:rsid w:val="00956535"/>
    <w:rsid w:val="0095767B"/>
    <w:rsid w:val="00961D24"/>
    <w:rsid w:val="009621CC"/>
    <w:rsid w:val="00964159"/>
    <w:rsid w:val="00964ACA"/>
    <w:rsid w:val="00964F8B"/>
    <w:rsid w:val="00967D59"/>
    <w:rsid w:val="00970FCC"/>
    <w:rsid w:val="00972C47"/>
    <w:rsid w:val="009735B5"/>
    <w:rsid w:val="00973756"/>
    <w:rsid w:val="00974C0A"/>
    <w:rsid w:val="00975F60"/>
    <w:rsid w:val="009822CE"/>
    <w:rsid w:val="00982655"/>
    <w:rsid w:val="009830F5"/>
    <w:rsid w:val="009841D6"/>
    <w:rsid w:val="009865D2"/>
    <w:rsid w:val="00986791"/>
    <w:rsid w:val="00987136"/>
    <w:rsid w:val="00990AE0"/>
    <w:rsid w:val="009927B7"/>
    <w:rsid w:val="00996834"/>
    <w:rsid w:val="00997ACF"/>
    <w:rsid w:val="009A2FB6"/>
    <w:rsid w:val="009A488A"/>
    <w:rsid w:val="009A5921"/>
    <w:rsid w:val="009B184E"/>
    <w:rsid w:val="009B4C48"/>
    <w:rsid w:val="009B4C4A"/>
    <w:rsid w:val="009C5543"/>
    <w:rsid w:val="009C70F5"/>
    <w:rsid w:val="009D0702"/>
    <w:rsid w:val="009D2494"/>
    <w:rsid w:val="009E1CF3"/>
    <w:rsid w:val="009E2FD5"/>
    <w:rsid w:val="009E5D30"/>
    <w:rsid w:val="009E71B4"/>
    <w:rsid w:val="009F1F5E"/>
    <w:rsid w:val="009F537D"/>
    <w:rsid w:val="009F5BA6"/>
    <w:rsid w:val="009F6247"/>
    <w:rsid w:val="00A0254C"/>
    <w:rsid w:val="00A032BC"/>
    <w:rsid w:val="00A067BA"/>
    <w:rsid w:val="00A11022"/>
    <w:rsid w:val="00A11089"/>
    <w:rsid w:val="00A12275"/>
    <w:rsid w:val="00A13325"/>
    <w:rsid w:val="00A145CE"/>
    <w:rsid w:val="00A15143"/>
    <w:rsid w:val="00A179CA"/>
    <w:rsid w:val="00A20715"/>
    <w:rsid w:val="00A2210E"/>
    <w:rsid w:val="00A234B6"/>
    <w:rsid w:val="00A25067"/>
    <w:rsid w:val="00A276AB"/>
    <w:rsid w:val="00A31AC1"/>
    <w:rsid w:val="00A31CBD"/>
    <w:rsid w:val="00A32E67"/>
    <w:rsid w:val="00A35242"/>
    <w:rsid w:val="00A36BFB"/>
    <w:rsid w:val="00A41965"/>
    <w:rsid w:val="00A437E5"/>
    <w:rsid w:val="00A447EC"/>
    <w:rsid w:val="00A454D9"/>
    <w:rsid w:val="00A47777"/>
    <w:rsid w:val="00A47E04"/>
    <w:rsid w:val="00A50545"/>
    <w:rsid w:val="00A51F7D"/>
    <w:rsid w:val="00A539C0"/>
    <w:rsid w:val="00A5405C"/>
    <w:rsid w:val="00A54298"/>
    <w:rsid w:val="00A548F4"/>
    <w:rsid w:val="00A60CD4"/>
    <w:rsid w:val="00A62895"/>
    <w:rsid w:val="00A6448D"/>
    <w:rsid w:val="00A64B96"/>
    <w:rsid w:val="00A65388"/>
    <w:rsid w:val="00A708EB"/>
    <w:rsid w:val="00A7165C"/>
    <w:rsid w:val="00A73054"/>
    <w:rsid w:val="00A7387D"/>
    <w:rsid w:val="00A80116"/>
    <w:rsid w:val="00A81549"/>
    <w:rsid w:val="00A81B0B"/>
    <w:rsid w:val="00A8568C"/>
    <w:rsid w:val="00A85728"/>
    <w:rsid w:val="00A872A4"/>
    <w:rsid w:val="00A90AA0"/>
    <w:rsid w:val="00A9211E"/>
    <w:rsid w:val="00A92ABB"/>
    <w:rsid w:val="00A9507D"/>
    <w:rsid w:val="00A96082"/>
    <w:rsid w:val="00A96C2C"/>
    <w:rsid w:val="00AA2565"/>
    <w:rsid w:val="00AA2AD5"/>
    <w:rsid w:val="00AA332B"/>
    <w:rsid w:val="00AA411F"/>
    <w:rsid w:val="00AA422D"/>
    <w:rsid w:val="00AA7484"/>
    <w:rsid w:val="00AB068A"/>
    <w:rsid w:val="00AB0F99"/>
    <w:rsid w:val="00AB2DBF"/>
    <w:rsid w:val="00AB3DCD"/>
    <w:rsid w:val="00AB42C2"/>
    <w:rsid w:val="00AB4C62"/>
    <w:rsid w:val="00AB52DB"/>
    <w:rsid w:val="00AC03CC"/>
    <w:rsid w:val="00AC0AE0"/>
    <w:rsid w:val="00AC3061"/>
    <w:rsid w:val="00AC4706"/>
    <w:rsid w:val="00AC6C67"/>
    <w:rsid w:val="00AD3300"/>
    <w:rsid w:val="00AD5142"/>
    <w:rsid w:val="00AD54AD"/>
    <w:rsid w:val="00AE44B6"/>
    <w:rsid w:val="00AE5249"/>
    <w:rsid w:val="00AE532C"/>
    <w:rsid w:val="00AF0465"/>
    <w:rsid w:val="00AF4F67"/>
    <w:rsid w:val="00AF551A"/>
    <w:rsid w:val="00AF5AE6"/>
    <w:rsid w:val="00B004E2"/>
    <w:rsid w:val="00B05DD6"/>
    <w:rsid w:val="00B11865"/>
    <w:rsid w:val="00B130DB"/>
    <w:rsid w:val="00B13238"/>
    <w:rsid w:val="00B13814"/>
    <w:rsid w:val="00B151E7"/>
    <w:rsid w:val="00B1633C"/>
    <w:rsid w:val="00B218E7"/>
    <w:rsid w:val="00B22C91"/>
    <w:rsid w:val="00B24819"/>
    <w:rsid w:val="00B26557"/>
    <w:rsid w:val="00B27336"/>
    <w:rsid w:val="00B35FC0"/>
    <w:rsid w:val="00B47AE6"/>
    <w:rsid w:val="00B5085E"/>
    <w:rsid w:val="00B51D40"/>
    <w:rsid w:val="00B5478D"/>
    <w:rsid w:val="00B54995"/>
    <w:rsid w:val="00B54D3E"/>
    <w:rsid w:val="00B55F48"/>
    <w:rsid w:val="00B608E4"/>
    <w:rsid w:val="00B61676"/>
    <w:rsid w:val="00B61EBE"/>
    <w:rsid w:val="00B6217F"/>
    <w:rsid w:val="00B65228"/>
    <w:rsid w:val="00B70D56"/>
    <w:rsid w:val="00B71F5F"/>
    <w:rsid w:val="00B8152F"/>
    <w:rsid w:val="00B82B9A"/>
    <w:rsid w:val="00B82E6E"/>
    <w:rsid w:val="00B83C91"/>
    <w:rsid w:val="00B86A60"/>
    <w:rsid w:val="00B86D00"/>
    <w:rsid w:val="00B90FA3"/>
    <w:rsid w:val="00B91B49"/>
    <w:rsid w:val="00B95D0E"/>
    <w:rsid w:val="00B95F73"/>
    <w:rsid w:val="00BA1E71"/>
    <w:rsid w:val="00BA2B56"/>
    <w:rsid w:val="00BA40FB"/>
    <w:rsid w:val="00BA531C"/>
    <w:rsid w:val="00BA5B7E"/>
    <w:rsid w:val="00BA5EDF"/>
    <w:rsid w:val="00BA66B4"/>
    <w:rsid w:val="00BB185C"/>
    <w:rsid w:val="00BB20A6"/>
    <w:rsid w:val="00BB7255"/>
    <w:rsid w:val="00BC11F1"/>
    <w:rsid w:val="00BC3BDC"/>
    <w:rsid w:val="00BC7D7C"/>
    <w:rsid w:val="00BD4290"/>
    <w:rsid w:val="00BD4BB2"/>
    <w:rsid w:val="00BE020E"/>
    <w:rsid w:val="00BE098C"/>
    <w:rsid w:val="00BE3062"/>
    <w:rsid w:val="00BE55BB"/>
    <w:rsid w:val="00BE5ADC"/>
    <w:rsid w:val="00BF10CC"/>
    <w:rsid w:val="00BF555D"/>
    <w:rsid w:val="00BF5718"/>
    <w:rsid w:val="00BF6EB6"/>
    <w:rsid w:val="00C12A69"/>
    <w:rsid w:val="00C1305B"/>
    <w:rsid w:val="00C16538"/>
    <w:rsid w:val="00C215E5"/>
    <w:rsid w:val="00C2341E"/>
    <w:rsid w:val="00C235A7"/>
    <w:rsid w:val="00C23711"/>
    <w:rsid w:val="00C256C8"/>
    <w:rsid w:val="00C27F66"/>
    <w:rsid w:val="00C31E07"/>
    <w:rsid w:val="00C32976"/>
    <w:rsid w:val="00C32FC6"/>
    <w:rsid w:val="00C33987"/>
    <w:rsid w:val="00C35C96"/>
    <w:rsid w:val="00C37EFB"/>
    <w:rsid w:val="00C41CFC"/>
    <w:rsid w:val="00C420AA"/>
    <w:rsid w:val="00C43404"/>
    <w:rsid w:val="00C46563"/>
    <w:rsid w:val="00C514DB"/>
    <w:rsid w:val="00C53DEC"/>
    <w:rsid w:val="00C56F33"/>
    <w:rsid w:val="00C570D5"/>
    <w:rsid w:val="00C5720A"/>
    <w:rsid w:val="00C629F0"/>
    <w:rsid w:val="00C63FF8"/>
    <w:rsid w:val="00C650B5"/>
    <w:rsid w:val="00C659B1"/>
    <w:rsid w:val="00C71DBD"/>
    <w:rsid w:val="00C73207"/>
    <w:rsid w:val="00C74C2C"/>
    <w:rsid w:val="00C763EA"/>
    <w:rsid w:val="00C77DEC"/>
    <w:rsid w:val="00C8129C"/>
    <w:rsid w:val="00C86442"/>
    <w:rsid w:val="00C864EE"/>
    <w:rsid w:val="00C870BB"/>
    <w:rsid w:val="00C91726"/>
    <w:rsid w:val="00C922B3"/>
    <w:rsid w:val="00C95D1B"/>
    <w:rsid w:val="00CA07D2"/>
    <w:rsid w:val="00CA586C"/>
    <w:rsid w:val="00CA5EAB"/>
    <w:rsid w:val="00CA5EF9"/>
    <w:rsid w:val="00CA70BA"/>
    <w:rsid w:val="00CA7A10"/>
    <w:rsid w:val="00CA7D8B"/>
    <w:rsid w:val="00CB2B0B"/>
    <w:rsid w:val="00CB4F6F"/>
    <w:rsid w:val="00CB5E58"/>
    <w:rsid w:val="00CB7B47"/>
    <w:rsid w:val="00CC040A"/>
    <w:rsid w:val="00CC1E83"/>
    <w:rsid w:val="00CC37EF"/>
    <w:rsid w:val="00CC7FF4"/>
    <w:rsid w:val="00CD0AFA"/>
    <w:rsid w:val="00CD130D"/>
    <w:rsid w:val="00CD3890"/>
    <w:rsid w:val="00CD61AF"/>
    <w:rsid w:val="00CD646C"/>
    <w:rsid w:val="00CD77AB"/>
    <w:rsid w:val="00CD788F"/>
    <w:rsid w:val="00CE05CE"/>
    <w:rsid w:val="00CE1A16"/>
    <w:rsid w:val="00CE4215"/>
    <w:rsid w:val="00CE4E98"/>
    <w:rsid w:val="00CE58D7"/>
    <w:rsid w:val="00CE6C5F"/>
    <w:rsid w:val="00CE6D2A"/>
    <w:rsid w:val="00CE6E08"/>
    <w:rsid w:val="00CF031F"/>
    <w:rsid w:val="00CF3560"/>
    <w:rsid w:val="00CF41DA"/>
    <w:rsid w:val="00CF5822"/>
    <w:rsid w:val="00CF58C5"/>
    <w:rsid w:val="00CF743A"/>
    <w:rsid w:val="00D00433"/>
    <w:rsid w:val="00D02CD6"/>
    <w:rsid w:val="00D03EF6"/>
    <w:rsid w:val="00D11460"/>
    <w:rsid w:val="00D15A54"/>
    <w:rsid w:val="00D174D4"/>
    <w:rsid w:val="00D20C9B"/>
    <w:rsid w:val="00D23A4D"/>
    <w:rsid w:val="00D24687"/>
    <w:rsid w:val="00D249B8"/>
    <w:rsid w:val="00D25388"/>
    <w:rsid w:val="00D25A8D"/>
    <w:rsid w:val="00D27E73"/>
    <w:rsid w:val="00D305ED"/>
    <w:rsid w:val="00D31581"/>
    <w:rsid w:val="00D3298E"/>
    <w:rsid w:val="00D33044"/>
    <w:rsid w:val="00D34FDF"/>
    <w:rsid w:val="00D35DB9"/>
    <w:rsid w:val="00D36A2E"/>
    <w:rsid w:val="00D44BBC"/>
    <w:rsid w:val="00D51F07"/>
    <w:rsid w:val="00D528C7"/>
    <w:rsid w:val="00D53A00"/>
    <w:rsid w:val="00D55218"/>
    <w:rsid w:val="00D578F6"/>
    <w:rsid w:val="00D57E6A"/>
    <w:rsid w:val="00D60440"/>
    <w:rsid w:val="00D620A0"/>
    <w:rsid w:val="00D627F2"/>
    <w:rsid w:val="00D63454"/>
    <w:rsid w:val="00D63A5E"/>
    <w:rsid w:val="00D64294"/>
    <w:rsid w:val="00D65FD0"/>
    <w:rsid w:val="00D6780E"/>
    <w:rsid w:val="00D67DC7"/>
    <w:rsid w:val="00D70054"/>
    <w:rsid w:val="00D72AD9"/>
    <w:rsid w:val="00D72FDA"/>
    <w:rsid w:val="00D73082"/>
    <w:rsid w:val="00D73B0D"/>
    <w:rsid w:val="00D776D3"/>
    <w:rsid w:val="00D77D9B"/>
    <w:rsid w:val="00D8011F"/>
    <w:rsid w:val="00D80F59"/>
    <w:rsid w:val="00D80FC3"/>
    <w:rsid w:val="00D833B8"/>
    <w:rsid w:val="00D84E3C"/>
    <w:rsid w:val="00D868A0"/>
    <w:rsid w:val="00D87ED1"/>
    <w:rsid w:val="00D90354"/>
    <w:rsid w:val="00D90581"/>
    <w:rsid w:val="00D90A7B"/>
    <w:rsid w:val="00D91CCB"/>
    <w:rsid w:val="00D94255"/>
    <w:rsid w:val="00D979BA"/>
    <w:rsid w:val="00D97B18"/>
    <w:rsid w:val="00D97C1A"/>
    <w:rsid w:val="00DA052A"/>
    <w:rsid w:val="00DA10ED"/>
    <w:rsid w:val="00DA3B9C"/>
    <w:rsid w:val="00DA4930"/>
    <w:rsid w:val="00DA6242"/>
    <w:rsid w:val="00DB0CA0"/>
    <w:rsid w:val="00DB0EA3"/>
    <w:rsid w:val="00DB1611"/>
    <w:rsid w:val="00DB1E30"/>
    <w:rsid w:val="00DB1EDC"/>
    <w:rsid w:val="00DB2AB0"/>
    <w:rsid w:val="00DB5855"/>
    <w:rsid w:val="00DB62C2"/>
    <w:rsid w:val="00DB6606"/>
    <w:rsid w:val="00DB7FB6"/>
    <w:rsid w:val="00DC099D"/>
    <w:rsid w:val="00DC3241"/>
    <w:rsid w:val="00DC781F"/>
    <w:rsid w:val="00DC7C91"/>
    <w:rsid w:val="00DC7CAA"/>
    <w:rsid w:val="00DD001A"/>
    <w:rsid w:val="00DD06D1"/>
    <w:rsid w:val="00DD1AEF"/>
    <w:rsid w:val="00DD1B53"/>
    <w:rsid w:val="00DD1E04"/>
    <w:rsid w:val="00DD2071"/>
    <w:rsid w:val="00DD4A84"/>
    <w:rsid w:val="00DD4DC1"/>
    <w:rsid w:val="00DD4F15"/>
    <w:rsid w:val="00DD554E"/>
    <w:rsid w:val="00DE16ED"/>
    <w:rsid w:val="00DE199E"/>
    <w:rsid w:val="00DE2360"/>
    <w:rsid w:val="00DE5F61"/>
    <w:rsid w:val="00DE61A5"/>
    <w:rsid w:val="00DE61EC"/>
    <w:rsid w:val="00DE64D0"/>
    <w:rsid w:val="00DE6B2B"/>
    <w:rsid w:val="00DF075D"/>
    <w:rsid w:val="00DF1BF3"/>
    <w:rsid w:val="00DF1D17"/>
    <w:rsid w:val="00DF2504"/>
    <w:rsid w:val="00DF273A"/>
    <w:rsid w:val="00DF736A"/>
    <w:rsid w:val="00DF7370"/>
    <w:rsid w:val="00E058E1"/>
    <w:rsid w:val="00E06D33"/>
    <w:rsid w:val="00E06F7D"/>
    <w:rsid w:val="00E0784C"/>
    <w:rsid w:val="00E101BD"/>
    <w:rsid w:val="00E10F9B"/>
    <w:rsid w:val="00E14758"/>
    <w:rsid w:val="00E160E2"/>
    <w:rsid w:val="00E228D3"/>
    <w:rsid w:val="00E22E4B"/>
    <w:rsid w:val="00E23B8B"/>
    <w:rsid w:val="00E24D55"/>
    <w:rsid w:val="00E31B3F"/>
    <w:rsid w:val="00E31CA1"/>
    <w:rsid w:val="00E32829"/>
    <w:rsid w:val="00E32D0D"/>
    <w:rsid w:val="00E33DE0"/>
    <w:rsid w:val="00E34DEB"/>
    <w:rsid w:val="00E358B3"/>
    <w:rsid w:val="00E359B6"/>
    <w:rsid w:val="00E35A86"/>
    <w:rsid w:val="00E37083"/>
    <w:rsid w:val="00E408D7"/>
    <w:rsid w:val="00E40D83"/>
    <w:rsid w:val="00E41515"/>
    <w:rsid w:val="00E43FA3"/>
    <w:rsid w:val="00E50A16"/>
    <w:rsid w:val="00E51F92"/>
    <w:rsid w:val="00E52936"/>
    <w:rsid w:val="00E532C1"/>
    <w:rsid w:val="00E53D1F"/>
    <w:rsid w:val="00E628D9"/>
    <w:rsid w:val="00E62CAF"/>
    <w:rsid w:val="00E6423A"/>
    <w:rsid w:val="00E6575B"/>
    <w:rsid w:val="00E65A25"/>
    <w:rsid w:val="00E66709"/>
    <w:rsid w:val="00E719D0"/>
    <w:rsid w:val="00E73526"/>
    <w:rsid w:val="00E744AA"/>
    <w:rsid w:val="00E774D7"/>
    <w:rsid w:val="00E81270"/>
    <w:rsid w:val="00E838C9"/>
    <w:rsid w:val="00E84730"/>
    <w:rsid w:val="00E8493D"/>
    <w:rsid w:val="00E86544"/>
    <w:rsid w:val="00E86D02"/>
    <w:rsid w:val="00E928B8"/>
    <w:rsid w:val="00E93293"/>
    <w:rsid w:val="00E93E7D"/>
    <w:rsid w:val="00E94F2B"/>
    <w:rsid w:val="00E9698B"/>
    <w:rsid w:val="00E96A67"/>
    <w:rsid w:val="00EA0019"/>
    <w:rsid w:val="00EA3E21"/>
    <w:rsid w:val="00EA4B91"/>
    <w:rsid w:val="00EA6947"/>
    <w:rsid w:val="00EA7948"/>
    <w:rsid w:val="00EB28D3"/>
    <w:rsid w:val="00EB2A9C"/>
    <w:rsid w:val="00EB523A"/>
    <w:rsid w:val="00EB76AE"/>
    <w:rsid w:val="00EB78E6"/>
    <w:rsid w:val="00EC2284"/>
    <w:rsid w:val="00EC3542"/>
    <w:rsid w:val="00ED1CD9"/>
    <w:rsid w:val="00ED4107"/>
    <w:rsid w:val="00ED6BBC"/>
    <w:rsid w:val="00EE2F7D"/>
    <w:rsid w:val="00EE798C"/>
    <w:rsid w:val="00EF029B"/>
    <w:rsid w:val="00EF616D"/>
    <w:rsid w:val="00EF6AE3"/>
    <w:rsid w:val="00EF6C10"/>
    <w:rsid w:val="00F00F04"/>
    <w:rsid w:val="00F01D8D"/>
    <w:rsid w:val="00F0256A"/>
    <w:rsid w:val="00F02AFA"/>
    <w:rsid w:val="00F06633"/>
    <w:rsid w:val="00F07F43"/>
    <w:rsid w:val="00F1013F"/>
    <w:rsid w:val="00F1333C"/>
    <w:rsid w:val="00F155D0"/>
    <w:rsid w:val="00F177DA"/>
    <w:rsid w:val="00F17F05"/>
    <w:rsid w:val="00F243F6"/>
    <w:rsid w:val="00F342F6"/>
    <w:rsid w:val="00F347BE"/>
    <w:rsid w:val="00F35CD2"/>
    <w:rsid w:val="00F35F1B"/>
    <w:rsid w:val="00F401BD"/>
    <w:rsid w:val="00F46647"/>
    <w:rsid w:val="00F50E91"/>
    <w:rsid w:val="00F51806"/>
    <w:rsid w:val="00F534C2"/>
    <w:rsid w:val="00F5380B"/>
    <w:rsid w:val="00F54212"/>
    <w:rsid w:val="00F55B3C"/>
    <w:rsid w:val="00F61B93"/>
    <w:rsid w:val="00F6380D"/>
    <w:rsid w:val="00F6389E"/>
    <w:rsid w:val="00F67486"/>
    <w:rsid w:val="00F70C38"/>
    <w:rsid w:val="00F712B1"/>
    <w:rsid w:val="00F735CD"/>
    <w:rsid w:val="00F73C8B"/>
    <w:rsid w:val="00F73EA9"/>
    <w:rsid w:val="00F74628"/>
    <w:rsid w:val="00F7529A"/>
    <w:rsid w:val="00F75AE1"/>
    <w:rsid w:val="00F77032"/>
    <w:rsid w:val="00F7747E"/>
    <w:rsid w:val="00F80BFB"/>
    <w:rsid w:val="00F810E5"/>
    <w:rsid w:val="00F8245F"/>
    <w:rsid w:val="00F82EA0"/>
    <w:rsid w:val="00F91A30"/>
    <w:rsid w:val="00F9244F"/>
    <w:rsid w:val="00F934DB"/>
    <w:rsid w:val="00F950B8"/>
    <w:rsid w:val="00F955AA"/>
    <w:rsid w:val="00F955EC"/>
    <w:rsid w:val="00F9793D"/>
    <w:rsid w:val="00F97C11"/>
    <w:rsid w:val="00FA1A01"/>
    <w:rsid w:val="00FA27BC"/>
    <w:rsid w:val="00FA5421"/>
    <w:rsid w:val="00FA6A92"/>
    <w:rsid w:val="00FB41F9"/>
    <w:rsid w:val="00FB4837"/>
    <w:rsid w:val="00FB4DA3"/>
    <w:rsid w:val="00FB5957"/>
    <w:rsid w:val="00FB5DC0"/>
    <w:rsid w:val="00FB6608"/>
    <w:rsid w:val="00FC423A"/>
    <w:rsid w:val="00FC4672"/>
    <w:rsid w:val="00FC54A9"/>
    <w:rsid w:val="00FC5B79"/>
    <w:rsid w:val="00FC77F8"/>
    <w:rsid w:val="00FD1362"/>
    <w:rsid w:val="00FD16CD"/>
    <w:rsid w:val="00FD230F"/>
    <w:rsid w:val="00FD321A"/>
    <w:rsid w:val="00FD3631"/>
    <w:rsid w:val="00FD4699"/>
    <w:rsid w:val="00FD536F"/>
    <w:rsid w:val="00FD5D5B"/>
    <w:rsid w:val="00FD7394"/>
    <w:rsid w:val="00FE02C9"/>
    <w:rsid w:val="00FE058C"/>
    <w:rsid w:val="00FE0F9F"/>
    <w:rsid w:val="00FE2613"/>
    <w:rsid w:val="00FE443E"/>
    <w:rsid w:val="00FE6BF2"/>
    <w:rsid w:val="00FE7624"/>
    <w:rsid w:val="00FE7D9C"/>
    <w:rsid w:val="00FF2FDC"/>
    <w:rsid w:val="00FF3C3B"/>
    <w:rsid w:val="00FF4657"/>
    <w:rsid w:val="00FF466D"/>
    <w:rsid w:val="00FF5E72"/>
    <w:rsid w:val="00FF5F46"/>
    <w:rsid w:val="00FF66A3"/>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3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23A"/>
    <w:pPr>
      <w:spacing w:after="0" w:line="360" w:lineRule="auto"/>
      <w:ind w:firstLine="709"/>
      <w:jc w:val="both"/>
    </w:pPr>
    <w:rPr>
      <w:rFonts w:ascii="Times New Roman" w:hAnsi="Times New Roman" w:cs="Times New Roman"/>
      <w:sz w:val="28"/>
      <w:szCs w:val="28"/>
      <w:lang w:val="uk-UA"/>
    </w:rPr>
  </w:style>
  <w:style w:type="paragraph" w:styleId="Heading1">
    <w:name w:val="heading 1"/>
    <w:basedOn w:val="Normal"/>
    <w:next w:val="Normal"/>
    <w:link w:val="Heading1Char"/>
    <w:uiPriority w:val="1"/>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2"/>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3"/>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4"/>
    <w:unhideWhenUsed/>
    <w:qFormat/>
    <w:rsid w:val="008F5707"/>
    <w:pPr>
      <w:keepNext/>
      <w:keepLines/>
      <w:jc w:val="left"/>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13791"/>
    <w:pPr>
      <w:keepNext/>
      <w:keepLines/>
      <w:spacing w:before="40" w:line="259" w:lineRule="auto"/>
      <w:ind w:left="1008" w:hanging="1008"/>
      <w:jc w:val="left"/>
      <w:outlineLvl w:val="4"/>
    </w:pPr>
    <w:rPr>
      <w:rFonts w:asciiTheme="majorHAnsi" w:eastAsiaTheme="majorEastAsia" w:hAnsiTheme="majorHAnsi" w:cstheme="majorBidi"/>
      <w:color w:val="2E74B5" w:themeColor="accent1" w:themeShade="BF"/>
      <w:szCs w:val="22"/>
      <w:lang w:val="x-none"/>
    </w:rPr>
  </w:style>
  <w:style w:type="paragraph" w:styleId="Heading6">
    <w:name w:val="heading 6"/>
    <w:basedOn w:val="Normal"/>
    <w:next w:val="Normal"/>
    <w:link w:val="Heading6Char"/>
    <w:uiPriority w:val="9"/>
    <w:semiHidden/>
    <w:unhideWhenUsed/>
    <w:qFormat/>
    <w:rsid w:val="00313791"/>
    <w:pPr>
      <w:keepNext/>
      <w:keepLines/>
      <w:spacing w:before="40" w:line="259" w:lineRule="auto"/>
      <w:ind w:left="1152" w:hanging="1152"/>
      <w:jc w:val="left"/>
      <w:outlineLvl w:val="5"/>
    </w:pPr>
    <w:rPr>
      <w:rFonts w:asciiTheme="majorHAnsi" w:eastAsiaTheme="majorEastAsia" w:hAnsiTheme="majorHAnsi" w:cstheme="majorBidi"/>
      <w:color w:val="1F4D78" w:themeColor="accent1" w:themeShade="7F"/>
      <w:szCs w:val="22"/>
      <w:lang w:val="x-none"/>
    </w:rPr>
  </w:style>
  <w:style w:type="paragraph" w:styleId="Heading7">
    <w:name w:val="heading 7"/>
    <w:basedOn w:val="Normal"/>
    <w:next w:val="Normal"/>
    <w:link w:val="Heading7Char"/>
    <w:uiPriority w:val="9"/>
    <w:semiHidden/>
    <w:unhideWhenUsed/>
    <w:qFormat/>
    <w:rsid w:val="00313791"/>
    <w:pPr>
      <w:keepNext/>
      <w:keepLines/>
      <w:spacing w:before="40" w:line="259" w:lineRule="auto"/>
      <w:ind w:left="1296" w:hanging="1296"/>
      <w:jc w:val="left"/>
      <w:outlineLvl w:val="6"/>
    </w:pPr>
    <w:rPr>
      <w:rFonts w:asciiTheme="majorHAnsi" w:eastAsiaTheme="majorEastAsia" w:hAnsiTheme="majorHAnsi" w:cstheme="majorBidi"/>
      <w:i/>
      <w:iCs/>
      <w:color w:val="1F4D78" w:themeColor="accent1" w:themeShade="7F"/>
      <w:szCs w:val="22"/>
      <w:lang w:val="x-none"/>
    </w:rPr>
  </w:style>
  <w:style w:type="paragraph" w:styleId="Heading8">
    <w:name w:val="heading 8"/>
    <w:basedOn w:val="Normal"/>
    <w:next w:val="Normal"/>
    <w:link w:val="Heading8Char"/>
    <w:uiPriority w:val="9"/>
    <w:semiHidden/>
    <w:unhideWhenUsed/>
    <w:qFormat/>
    <w:rsid w:val="00313791"/>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x-none"/>
    </w:rPr>
  </w:style>
  <w:style w:type="paragraph" w:styleId="Heading9">
    <w:name w:val="heading 9"/>
    <w:basedOn w:val="Normal"/>
    <w:next w:val="Normal"/>
    <w:link w:val="Heading9Char"/>
    <w:uiPriority w:val="9"/>
    <w:semiHidden/>
    <w:unhideWhenUsed/>
    <w:qFormat/>
    <w:rsid w:val="00313791"/>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2"/>
    <w:rsid w:val="00FC423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E52936"/>
    <w:pPr>
      <w:numPr>
        <w:numId w:val="1"/>
      </w:numPr>
      <w:contextualSpacing/>
    </w:pPr>
  </w:style>
  <w:style w:type="character" w:customStyle="1" w:styleId="Heading3Char">
    <w:name w:val="Heading 3 Char"/>
    <w:basedOn w:val="DefaultParagraphFont"/>
    <w:link w:val="Heading3"/>
    <w:uiPriority w:val="3"/>
    <w:rsid w:val="00FC423A"/>
    <w:rPr>
      <w:rFonts w:ascii="Times New Roman" w:eastAsiaTheme="majorEastAsia" w:hAnsi="Times New Roman" w:cstheme="majorBidi"/>
      <w:sz w:val="28"/>
      <w:szCs w:val="24"/>
      <w:lang w:val="uk-UA"/>
    </w:rPr>
  </w:style>
  <w:style w:type="character" w:customStyle="1" w:styleId="Heading1Char">
    <w:name w:val="Heading 1 Char"/>
    <w:basedOn w:val="DefaultParagraphFont"/>
    <w:link w:val="Heading1"/>
    <w:uiPriority w:val="1"/>
    <w:rsid w:val="00FC423A"/>
    <w:rPr>
      <w:rFonts w:ascii="Times New Roman" w:eastAsiaTheme="majorEastAsia" w:hAnsi="Times New Roman" w:cstheme="majorBidi"/>
      <w:b/>
      <w:caps/>
      <w:sz w:val="28"/>
      <w:szCs w:val="32"/>
      <w:lang w:val="uk-UA"/>
    </w:rPr>
  </w:style>
  <w:style w:type="paragraph" w:styleId="NoSpacing">
    <w:name w:val="No Spacing"/>
    <w:uiPriority w:val="34"/>
    <w:qFormat/>
    <w:rsid w:val="00C256C8"/>
    <w:pPr>
      <w:spacing w:after="0" w:line="360" w:lineRule="auto"/>
      <w:jc w:val="both"/>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9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4"/>
    <w:rsid w:val="00FC423A"/>
    <w:rPr>
      <w:rFonts w:ascii="Times New Roman" w:eastAsiaTheme="majorEastAsia" w:hAnsi="Times New Roman" w:cstheme="majorBidi"/>
      <w:iCs/>
      <w:sz w:val="28"/>
      <w:szCs w:val="28"/>
      <w:lang w:val="uk-UA"/>
    </w:rPr>
  </w:style>
  <w:style w:type="character" w:styleId="UnresolvedMention">
    <w:name w:val="Unresolved Mention"/>
    <w:basedOn w:val="DefaultParagraphFont"/>
    <w:uiPriority w:val="99"/>
    <w:semiHidden/>
    <w:unhideWhenUsed/>
    <w:rsid w:val="00350FD1"/>
    <w:rPr>
      <w:color w:val="605E5C"/>
      <w:shd w:val="clear" w:color="auto" w:fill="E1DFDD"/>
    </w:rPr>
  </w:style>
  <w:style w:type="character" w:customStyle="1" w:styleId="Heading5Char">
    <w:name w:val="Heading 5 Char"/>
    <w:basedOn w:val="DefaultParagraphFont"/>
    <w:link w:val="Heading5"/>
    <w:uiPriority w:val="9"/>
    <w:semiHidden/>
    <w:rsid w:val="00313791"/>
    <w:rPr>
      <w:rFonts w:asciiTheme="majorHAnsi" w:eastAsiaTheme="majorEastAsia" w:hAnsiTheme="majorHAnsi" w:cstheme="majorBidi"/>
      <w:color w:val="2E74B5" w:themeColor="accent1" w:themeShade="BF"/>
      <w:sz w:val="28"/>
      <w:lang w:val="x-none"/>
    </w:rPr>
  </w:style>
  <w:style w:type="character" w:customStyle="1" w:styleId="Heading6Char">
    <w:name w:val="Heading 6 Char"/>
    <w:basedOn w:val="DefaultParagraphFont"/>
    <w:link w:val="Heading6"/>
    <w:uiPriority w:val="9"/>
    <w:semiHidden/>
    <w:rsid w:val="00313791"/>
    <w:rPr>
      <w:rFonts w:asciiTheme="majorHAnsi" w:eastAsiaTheme="majorEastAsia" w:hAnsiTheme="majorHAnsi" w:cstheme="majorBidi"/>
      <w:color w:val="1F4D78" w:themeColor="accent1" w:themeShade="7F"/>
      <w:sz w:val="28"/>
      <w:lang w:val="x-none"/>
    </w:rPr>
  </w:style>
  <w:style w:type="character" w:customStyle="1" w:styleId="Heading7Char">
    <w:name w:val="Heading 7 Char"/>
    <w:basedOn w:val="DefaultParagraphFont"/>
    <w:link w:val="Heading7"/>
    <w:uiPriority w:val="9"/>
    <w:semiHidden/>
    <w:rsid w:val="00313791"/>
    <w:rPr>
      <w:rFonts w:asciiTheme="majorHAnsi" w:eastAsiaTheme="majorEastAsia" w:hAnsiTheme="majorHAnsi" w:cstheme="majorBidi"/>
      <w:i/>
      <w:iCs/>
      <w:color w:val="1F4D78" w:themeColor="accent1" w:themeShade="7F"/>
      <w:sz w:val="28"/>
      <w:lang w:val="x-none"/>
    </w:rPr>
  </w:style>
  <w:style w:type="character" w:customStyle="1" w:styleId="Heading8Char">
    <w:name w:val="Heading 8 Char"/>
    <w:basedOn w:val="DefaultParagraphFont"/>
    <w:link w:val="Heading8"/>
    <w:uiPriority w:val="9"/>
    <w:semiHidden/>
    <w:rsid w:val="00313791"/>
    <w:rPr>
      <w:rFonts w:asciiTheme="majorHAnsi" w:eastAsiaTheme="majorEastAsia" w:hAnsiTheme="majorHAnsi" w:cstheme="majorBidi"/>
      <w:color w:val="272727" w:themeColor="text1" w:themeTint="D8"/>
      <w:sz w:val="21"/>
      <w:szCs w:val="21"/>
      <w:lang w:val="x-none"/>
    </w:rPr>
  </w:style>
  <w:style w:type="character" w:customStyle="1" w:styleId="Heading9Char">
    <w:name w:val="Heading 9 Char"/>
    <w:basedOn w:val="DefaultParagraphFont"/>
    <w:link w:val="Heading9"/>
    <w:uiPriority w:val="9"/>
    <w:semiHidden/>
    <w:rsid w:val="00313791"/>
    <w:rPr>
      <w:rFonts w:asciiTheme="majorHAnsi" w:eastAsiaTheme="majorEastAsia" w:hAnsiTheme="majorHAnsi" w:cstheme="majorBidi"/>
      <w:i/>
      <w:iCs/>
      <w:color w:val="272727" w:themeColor="text1" w:themeTint="D8"/>
      <w:sz w:val="21"/>
      <w:szCs w:val="21"/>
      <w:lang w:val="x-none"/>
    </w:rPr>
  </w:style>
  <w:style w:type="character" w:styleId="PlaceholderText">
    <w:name w:val="Placeholder Text"/>
    <w:basedOn w:val="DefaultParagraphFont"/>
    <w:uiPriority w:val="99"/>
    <w:semiHidden/>
    <w:rsid w:val="00313791"/>
    <w:rPr>
      <w:color w:val="808080"/>
    </w:rPr>
  </w:style>
  <w:style w:type="paragraph" w:customStyle="1" w:styleId="a">
    <w:name w:val="Текст таблиці"/>
    <w:basedOn w:val="Normal"/>
    <w:link w:val="a0"/>
    <w:uiPriority w:val="99"/>
    <w:semiHidden/>
    <w:qFormat/>
    <w:rsid w:val="00313791"/>
    <w:pPr>
      <w:numPr>
        <w:ilvl w:val="12"/>
      </w:numPr>
      <w:spacing w:line="240" w:lineRule="auto"/>
      <w:ind w:firstLine="709"/>
      <w:jc w:val="left"/>
    </w:pPr>
    <w:rPr>
      <w:rFonts w:asciiTheme="minorHAnsi" w:eastAsia="Times New Roman" w:hAnsiTheme="minorHAnsi" w:cs="Bookman Old Style"/>
      <w:sz w:val="24"/>
      <w:szCs w:val="24"/>
      <w:lang w:eastAsia="ru-RU"/>
    </w:rPr>
  </w:style>
  <w:style w:type="character" w:customStyle="1" w:styleId="a0">
    <w:name w:val="Текст таблиці Знак"/>
    <w:basedOn w:val="DefaultParagraphFont"/>
    <w:link w:val="a"/>
    <w:uiPriority w:val="99"/>
    <w:semiHidden/>
    <w:rsid w:val="00FC423A"/>
    <w:rPr>
      <w:rFonts w:eastAsia="Times New Roman" w:cs="Bookman Old Style"/>
      <w:sz w:val="24"/>
      <w:szCs w:val="24"/>
      <w:lang w:val="uk-UA" w:eastAsia="ru-RU"/>
    </w:rPr>
  </w:style>
  <w:style w:type="paragraph" w:styleId="BalloonText">
    <w:name w:val="Balloon Text"/>
    <w:basedOn w:val="Normal"/>
    <w:link w:val="BalloonTextChar"/>
    <w:uiPriority w:val="99"/>
    <w:semiHidden/>
    <w:unhideWhenUsed/>
    <w:rsid w:val="003568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893"/>
    <w:rPr>
      <w:rFonts w:ascii="Segoe UI" w:hAnsi="Segoe UI" w:cs="Segoe UI"/>
      <w:sz w:val="18"/>
      <w:szCs w:val="18"/>
      <w:lang w:val="uk-UA"/>
    </w:rPr>
  </w:style>
  <w:style w:type="character" w:styleId="CommentReference">
    <w:name w:val="annotation reference"/>
    <w:basedOn w:val="DefaultParagraphFont"/>
    <w:uiPriority w:val="99"/>
    <w:semiHidden/>
    <w:unhideWhenUsed/>
    <w:rsid w:val="005F6B57"/>
    <w:rPr>
      <w:sz w:val="16"/>
      <w:szCs w:val="16"/>
    </w:rPr>
  </w:style>
  <w:style w:type="paragraph" w:styleId="CommentText">
    <w:name w:val="annotation text"/>
    <w:basedOn w:val="Normal"/>
    <w:link w:val="CommentTextChar"/>
    <w:uiPriority w:val="99"/>
    <w:semiHidden/>
    <w:unhideWhenUsed/>
    <w:rsid w:val="005F6B57"/>
    <w:pPr>
      <w:spacing w:line="240" w:lineRule="auto"/>
    </w:pPr>
    <w:rPr>
      <w:sz w:val="20"/>
      <w:szCs w:val="20"/>
    </w:rPr>
  </w:style>
  <w:style w:type="character" w:customStyle="1" w:styleId="CommentTextChar">
    <w:name w:val="Comment Text Char"/>
    <w:basedOn w:val="DefaultParagraphFont"/>
    <w:link w:val="CommentText"/>
    <w:uiPriority w:val="99"/>
    <w:semiHidden/>
    <w:rsid w:val="005F6B57"/>
    <w:rPr>
      <w:rFonts w:ascii="Times New Roman" w:hAnsi="Times New Roman" w:cs="Times New Roman"/>
      <w:sz w:val="20"/>
      <w:szCs w:val="20"/>
      <w:lang w:val="uk-UA"/>
    </w:rPr>
  </w:style>
  <w:style w:type="paragraph" w:styleId="CommentSubject">
    <w:name w:val="annotation subject"/>
    <w:basedOn w:val="CommentText"/>
    <w:next w:val="CommentText"/>
    <w:link w:val="CommentSubjectChar"/>
    <w:uiPriority w:val="99"/>
    <w:semiHidden/>
    <w:unhideWhenUsed/>
    <w:rsid w:val="005F6B57"/>
    <w:rPr>
      <w:b/>
      <w:bCs/>
    </w:rPr>
  </w:style>
  <w:style w:type="character" w:customStyle="1" w:styleId="CommentSubjectChar">
    <w:name w:val="Comment Subject Char"/>
    <w:basedOn w:val="CommentTextChar"/>
    <w:link w:val="CommentSubject"/>
    <w:uiPriority w:val="99"/>
    <w:semiHidden/>
    <w:rsid w:val="005F6B57"/>
    <w:rPr>
      <w:rFonts w:ascii="Times New Roman" w:hAnsi="Times New Roman" w:cs="Times New Roman"/>
      <w:b/>
      <w:bCs/>
      <w:sz w:val="20"/>
      <w:szCs w:val="20"/>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26634156">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57115720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07357555">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239557528">
      <w:bodyDiv w:val="1"/>
      <w:marLeft w:val="0"/>
      <w:marRight w:val="0"/>
      <w:marTop w:val="0"/>
      <w:marBottom w:val="0"/>
      <w:divBdr>
        <w:top w:val="none" w:sz="0" w:space="0" w:color="auto"/>
        <w:left w:val="none" w:sz="0" w:space="0" w:color="auto"/>
        <w:bottom w:val="none" w:sz="0" w:space="0" w:color="auto"/>
        <w:right w:val="none" w:sz="0" w:space="0" w:color="auto"/>
      </w:divBdr>
    </w:div>
    <w:div w:id="1271860248">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515025788">
      <w:bodyDiv w:val="1"/>
      <w:marLeft w:val="0"/>
      <w:marRight w:val="0"/>
      <w:marTop w:val="0"/>
      <w:marBottom w:val="0"/>
      <w:divBdr>
        <w:top w:val="none" w:sz="0" w:space="0" w:color="auto"/>
        <w:left w:val="none" w:sz="0" w:space="0" w:color="auto"/>
        <w:bottom w:val="none" w:sz="0" w:space="0" w:color="auto"/>
        <w:right w:val="none" w:sz="0" w:space="0" w:color="auto"/>
      </w:divBdr>
    </w:div>
    <w:div w:id="1596014697">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713918536">
      <w:bodyDiv w:val="1"/>
      <w:marLeft w:val="0"/>
      <w:marRight w:val="0"/>
      <w:marTop w:val="0"/>
      <w:marBottom w:val="0"/>
      <w:divBdr>
        <w:top w:val="none" w:sz="0" w:space="0" w:color="auto"/>
        <w:left w:val="none" w:sz="0" w:space="0" w:color="auto"/>
        <w:bottom w:val="none" w:sz="0" w:space="0" w:color="auto"/>
        <w:right w:val="none" w:sz="0" w:space="0" w:color="auto"/>
      </w:divBdr>
    </w:div>
    <w:div w:id="1779370789">
      <w:bodyDiv w:val="1"/>
      <w:marLeft w:val="0"/>
      <w:marRight w:val="0"/>
      <w:marTop w:val="0"/>
      <w:marBottom w:val="0"/>
      <w:divBdr>
        <w:top w:val="none" w:sz="0" w:space="0" w:color="auto"/>
        <w:left w:val="none" w:sz="0" w:space="0" w:color="auto"/>
        <w:bottom w:val="none" w:sz="0" w:space="0" w:color="auto"/>
        <w:right w:val="none" w:sz="0" w:space="0" w:color="auto"/>
      </w:divBdr>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uk.wikipedia.org/wiki/%D0%9C%D0%B5%D1%80%D0%B5%D0%B6%D0%B5%D0%B2%D0%B8%D0%B9_%D0%BF%D1%80%D0%BE%D1%82%D0%BE%D0%BA%D0%BE%D0%BB"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comments" Target="comments.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svg"/><Relationship Id="rId50" Type="http://schemas.openxmlformats.org/officeDocument/2006/relationships/hyperlink" Target="https://www.entrepreneur.com/article/288561" TargetMode="External"/><Relationship Id="rId55" Type="http://schemas.openxmlformats.org/officeDocument/2006/relationships/hyperlink" Target="https://www.bournetocode.com/projects/AQA_AS_Theory/pages/img/pen-type-reader.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s://barcode-labels.com/technical-support/barcode-white-papers/2d-barcodes/" TargetMode="External"/><Relationship Id="rId58" Type="http://schemas.microsoft.com/office/2011/relationships/people" Target="people.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gi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6.gif"/><Relationship Id="rId48" Type="http://schemas.openxmlformats.org/officeDocument/2006/relationships/image" Target="media/image31.png"/><Relationship Id="rId56"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apnews.com/61904f62798e4065a041dc9f17759ea4"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29.png"/><Relationship Id="rId59" Type="http://schemas.openxmlformats.org/officeDocument/2006/relationships/theme" Target="theme/theme1.xml"/><Relationship Id="rId20" Type="http://schemas.microsoft.com/office/2016/09/relationships/commentsIds" Target="commentsIds.xml"/><Relationship Id="rId41" Type="http://schemas.openxmlformats.org/officeDocument/2006/relationships/hyperlink" Target="http://192.168.4.1" TargetMode="External"/><Relationship Id="rId54" Type="http://schemas.openxmlformats.org/officeDocument/2006/relationships/hyperlink" Target="https://web.archive.org/web/20130129064920/http://www.qrcode.com/en/qrfeatur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plantoeat.com/tour/automated-grocery-list-maker/"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www.adams1.com/hi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890C6-6764-4EE6-B863-C7B03B147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129</Pages>
  <Words>28975</Words>
  <Characters>165164</Characters>
  <Application>Microsoft Office Word</Application>
  <DocSecurity>0</DocSecurity>
  <Lines>1376</Lines>
  <Paragraphs>387</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193752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 Kharabet</cp:lastModifiedBy>
  <cp:revision>26</cp:revision>
  <cp:lastPrinted>2019-11-29T11:00:00Z</cp:lastPrinted>
  <dcterms:created xsi:type="dcterms:W3CDTF">2019-11-29T11:04:00Z</dcterms:created>
  <dcterms:modified xsi:type="dcterms:W3CDTF">2019-12-06T01:55:00Z</dcterms:modified>
</cp:coreProperties>
</file>